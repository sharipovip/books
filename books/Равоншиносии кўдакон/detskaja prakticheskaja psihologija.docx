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28.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26.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58.xml" ContentType="application/vnd.openxmlformats-officedocument.wordprocessingml.footer+xml"/>
  <Override PartName="/word/footer21.xml" ContentType="application/vnd.openxmlformats-officedocument.wordprocessingml.footer+xml"/>
  <Override PartName="/word/footer60.xml" ContentType="application/vnd.openxmlformats-officedocument.wordprocessingml.footer+xml"/>
  <Override PartName="/word/embeddings/oleObject1.bin" ContentType="application/vnd.openxmlformats-officedocument.oleObject"/>
  <Override PartName="/word/footer59.xml" ContentType="application/vnd.openxmlformats-officedocument.wordprocessingml.footer+xml"/>
  <Override PartName="/word/footer22.xml" ContentType="application/vnd.openxmlformats-officedocument.wordprocessingml.footer+xml"/>
  <Override PartName="/word/footer61.xml" ContentType="application/vnd.openxmlformats-officedocument.wordprocessingml.footer+xml"/>
  <Override PartName="/word/footer25.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30.xml" ContentType="application/vnd.openxmlformats-officedocument.wordprocessingml.footer+xml"/>
  <Override PartName="/word/fontTable.xml" ContentType="application/vnd.openxmlformats-officedocument.wordprocessingml.fontTable+xml"/>
  <Override PartName="/word/footer72.xml" ContentType="application/vnd.openxmlformats-officedocument.wordprocessingml.footer+xml"/>
  <Override PartName="/word/footer85.xml" ContentType="application/vnd.openxmlformats-officedocument.wordprocessingml.footer+xml"/>
  <Override PartName="/word/footer73.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endnotes.xml" ContentType="application/vnd.openxmlformats-officedocument.wordprocessingml.endnotes+xml"/>
  <Override PartName="/word/footer19.xml" ContentType="application/vnd.openxmlformats-officedocument.wordprocessingml.footer+xml"/>
  <Override PartName="/word/footer84.xml" ContentType="application/vnd.openxmlformats-officedocument.wordprocessingml.footer+xml"/>
  <Override PartName="/word/footer77.xml" ContentType="application/vnd.openxmlformats-officedocument.wordprocessingml.footer+xml"/>
  <Override PartName="/word/footer76.xml" ContentType="application/vnd.openxmlformats-officedocument.wordprocessingml.footer+xml"/>
  <Override PartName="/word/footer75.xml" ContentType="application/vnd.openxmlformats-officedocument.wordprocessingml.footer+xml"/>
  <Override PartName="/word/footer74.xml" ContentType="application/vnd.openxmlformats-officedocument.wordprocessingml.footer+xml"/>
  <Override PartName="/word/styles.xml" ContentType="application/vnd.openxmlformats-officedocument.wordprocessingml.styles+xml"/>
  <Override PartName="/word/footnotes.xml" ContentType="application/vnd.openxmlformats-officedocument.wordprocessingml.footnotes+xml"/>
  <Override PartName="/word/footer69.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footer32.xml" ContentType="application/vnd.openxmlformats-officedocument.wordprocessingml.footer+xml"/>
  <Override PartName="/word/footer71.xml" ContentType="application/vnd.openxmlformats-officedocument.wordprocessingml.footer+xml"/>
  <Override PartName="/word/footer68.xml" ContentType="application/vnd.openxmlformats-officedocument.wordprocessingml.footer+xml"/>
  <Override PartName="/word/footer31.xml" ContentType="application/vnd.openxmlformats-officedocument.wordprocessingml.footer+xml"/>
  <Override PartName="/word/footer70.xml" ContentType="application/vnd.openxmlformats-officedocument.wordprocessingml.footer+xml"/>
  <Override PartName="/word/footer24.xml" ContentType="application/vnd.openxmlformats-officedocument.wordprocessingml.footer+xml"/>
  <Override PartName="/word/footer23.xml" ContentType="application/vnd.openxmlformats-officedocument.wordprocessingml.footer+xml"/>
  <Override PartName="/word/footer18.xml" ContentType="application/vnd.openxmlformats-officedocument.wordprocessingml.footer+xml"/>
  <Override PartName="/word/footer83.xml" ContentType="application/vnd.openxmlformats-officedocument.wordprocessingml.footer+xml"/>
  <Override PartName="/word/document.xml" ContentType="application/vnd.openxmlformats-officedocument.wordprocessingml.document.main+xml"/>
  <Override PartName="/word/footer82.xml" ContentType="application/vnd.openxmlformats-officedocument.wordprocessingml.footer+xml"/>
  <Override PartName="/word/footer17.xml" ContentType="application/vnd.openxmlformats-officedocument.wordprocessingml.footer+xml"/>
  <Override PartName="/word/footer81.xml" ContentType="application/vnd.openxmlformats-officedocument.wordprocessingml.footer+xml"/>
  <Override PartName="/word/footer16.xml" ContentType="application/vnd.openxmlformats-officedocument.wordprocessingml.footer+xml"/>
  <Override PartName="/word/footer80.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49.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720" w:end="0"/>
        <w:jc w:val="center"/>
        <w:rPr>
          <w:b/>
          <w:sz w:val="26"/>
          <w:lang w:val="en-US"/>
        </w:rPr>
      </w:pPr>
      <w:r>
        <w:rPr>
          <w:b/>
          <w:sz w:val="26"/>
          <w:lang w:val="en-US"/>
        </w:rPr>
        <w:t>___________________________________</w:t>
      </w:r>
    </w:p>
    <w:p>
      <w:pPr>
        <w:pStyle w:val="Normal"/>
        <w:spacing w:lineRule="auto" w:line="240"/>
        <w:ind w:firstLine="720" w:end="0"/>
        <w:jc w:val="center"/>
        <w:rPr>
          <w:b/>
          <w:sz w:val="26"/>
        </w:rPr>
      </w:pPr>
      <w:r>
        <w:rPr>
          <w:b/>
          <w:sz w:val="26"/>
        </w:rPr>
        <w:t>ДЕТСКАЯ</w:t>
      </w:r>
    </w:p>
    <w:p>
      <w:pPr>
        <w:pStyle w:val="Normal"/>
        <w:spacing w:lineRule="auto" w:line="240"/>
        <w:ind w:firstLine="720" w:end="0"/>
        <w:jc w:val="center"/>
        <w:rPr>
          <w:b/>
          <w:sz w:val="26"/>
          <w:ins w:id="0" w:author="ORPM" w:date="2001-03-22T14:38:00Z"/>
        </w:rPr>
      </w:pPr>
      <w:r>
        <w:rPr>
          <w:b/>
          <w:sz w:val="26"/>
        </w:rPr>
        <w:t xml:space="preserve">ПРАКТИЧЕСКАЯ </w:t>
      </w:r>
    </w:p>
    <w:p>
      <w:pPr>
        <w:pStyle w:val="Normal"/>
        <w:spacing w:lineRule="auto" w:line="240"/>
        <w:ind w:firstLine="720" w:end="0"/>
        <w:jc w:val="center"/>
        <w:rPr>
          <w:b/>
          <w:sz w:val="26"/>
        </w:rPr>
      </w:pPr>
      <w:r>
        <w:rPr>
          <w:b/>
          <w:sz w:val="26"/>
        </w:rPr>
        <w:t>ПСИХОЛОГИЯ</w:t>
      </w:r>
    </w:p>
    <w:p>
      <w:pPr>
        <w:pStyle w:val="Normal"/>
        <w:spacing w:lineRule="auto" w:line="240"/>
        <w:ind w:firstLine="720" w:end="0"/>
        <w:jc w:val="center"/>
        <w:rPr>
          <w:sz w:val="24"/>
          <w:lang w:val="en-US"/>
        </w:rPr>
      </w:pPr>
      <w:r>
        <w:rPr>
          <w:sz w:val="24"/>
          <w:lang w:val="en-US"/>
        </w:rPr>
        <w:t>_______________________________________</w:t>
      </w:r>
    </w:p>
    <w:p>
      <w:pPr>
        <w:pStyle w:val="Normal"/>
        <w:spacing w:lineRule="auto" w:line="240"/>
        <w:ind w:firstLine="720" w:end="0"/>
        <w:jc w:val="center"/>
        <w:rPr>
          <w:sz w:val="24"/>
          <w:lang w:val="en-US"/>
        </w:rPr>
      </w:pPr>
      <w:r>
        <w:rPr>
          <w:sz w:val="24"/>
          <w:lang w:val="en-US"/>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ins w:id="1" w:author="ORPM" w:date="2001-03-22T14:38:00Z"/>
        </w:rPr>
      </w:pPr>
      <w:r>
        <w:rPr>
          <w:sz w:val="24"/>
        </w:rPr>
        <w:t xml:space="preserve">под редакцией </w:t>
      </w:r>
    </w:p>
    <w:p>
      <w:pPr>
        <w:pStyle w:val="Normal"/>
        <w:spacing w:lineRule="auto" w:line="240"/>
        <w:ind w:firstLine="720" w:end="0"/>
        <w:jc w:val="center"/>
        <w:rPr>
          <w:sz w:val="24"/>
          <w:lang w:val="en-US"/>
        </w:rPr>
      </w:pPr>
      <w:r>
        <w:rPr>
          <w:sz w:val="24"/>
        </w:rPr>
        <w:t>профессора Т.Д.</w:t>
      </w:r>
      <w:ins w:id="2" w:author="ORPM" w:date="2001-03-22T14:38:00Z">
        <w:r>
          <w:rPr>
            <w:sz w:val="24"/>
          </w:rPr>
          <w:t xml:space="preserve"> </w:t>
        </w:r>
      </w:ins>
      <w:r>
        <w:rPr>
          <w:sz w:val="24"/>
        </w:rPr>
        <w:t>Марцинковской</w:t>
      </w:r>
    </w:p>
    <w:p>
      <w:pPr>
        <w:pStyle w:val="Normal"/>
        <w:spacing w:lineRule="auto" w:line="240"/>
        <w:ind w:firstLine="720" w:end="0"/>
        <w:jc w:val="center"/>
        <w:rPr>
          <w:sz w:val="24"/>
          <w:lang w:val="en-US"/>
        </w:rPr>
      </w:pPr>
      <w:r>
        <w:rPr>
          <w:sz w:val="24"/>
          <w:lang w:val="en-US"/>
        </w:rPr>
        <w:t>______________________________________</w:t>
      </w:r>
    </w:p>
    <w:p>
      <w:pPr>
        <w:pStyle w:val="BodyTextIndent"/>
        <w:spacing w:lineRule="auto" w:line="240"/>
        <w:jc w:val="center"/>
        <w:rPr>
          <w:sz w:val="24"/>
          <w:lang w:val="en-US"/>
        </w:rPr>
      </w:pPr>
      <w:r>
        <w:rPr>
          <w:sz w:val="24"/>
          <w:lang w:val="en-US"/>
        </w:rPr>
      </w:r>
    </w:p>
    <w:p>
      <w:pPr>
        <w:pStyle w:val="BodyTextIndent"/>
        <w:spacing w:lineRule="auto" w:line="240"/>
        <w:jc w:val="center"/>
        <w:rPr/>
      </w:pPr>
      <w:r>
        <w:rPr/>
      </w:r>
    </w:p>
    <w:p>
      <w:pPr>
        <w:pStyle w:val="BodyTextIndent"/>
        <w:spacing w:lineRule="auto" w:line="240"/>
        <w:jc w:val="center"/>
        <w:rPr/>
      </w:pPr>
      <w:r>
        <w:rPr/>
      </w:r>
    </w:p>
    <w:p>
      <w:pPr>
        <w:pStyle w:val="BodyTextIndent"/>
        <w:spacing w:lineRule="auto" w:line="240"/>
        <w:jc w:val="center"/>
        <w:rPr/>
      </w:pPr>
      <w:r>
        <w:rPr/>
      </w:r>
    </w:p>
    <w:p>
      <w:pPr>
        <w:pStyle w:val="BodyTextIndent"/>
        <w:spacing w:lineRule="auto" w:line="240"/>
        <w:jc w:val="center"/>
        <w:rPr>
          <w:ins w:id="3" w:author="ORPM" w:date="2001-03-22T14:39:00Z"/>
        </w:rPr>
      </w:pPr>
      <w:r>
        <w:rPr/>
        <w:t xml:space="preserve">Рекомендовано Министерством </w:t>
      </w:r>
    </w:p>
    <w:p>
      <w:pPr>
        <w:pStyle w:val="BodyTextIndent"/>
        <w:spacing w:lineRule="auto" w:line="240"/>
        <w:jc w:val="center"/>
        <w:rPr>
          <w:ins w:id="4" w:author="ORPM" w:date="2001-03-22T14:39:00Z"/>
        </w:rPr>
      </w:pPr>
      <w:r>
        <w:rPr/>
        <w:t xml:space="preserve">образования Российской Федерации </w:t>
      </w:r>
    </w:p>
    <w:p>
      <w:pPr>
        <w:pStyle w:val="BodyTextIndent"/>
        <w:spacing w:lineRule="auto" w:line="240"/>
        <w:jc w:val="center"/>
        <w:rPr>
          <w:ins w:id="5" w:author="ORPM" w:date="2001-03-22T14:39:00Z"/>
        </w:rPr>
      </w:pPr>
      <w:r>
        <w:rPr/>
        <w:t>в качестве учебника для студентов</w:t>
      </w:r>
    </w:p>
    <w:p>
      <w:pPr>
        <w:pStyle w:val="BodyTextIndent"/>
        <w:spacing w:lineRule="auto" w:line="240"/>
        <w:jc w:val="center"/>
        <w:rPr>
          <w:ins w:id="6" w:author="ORPM" w:date="2001-03-22T14:39:00Z"/>
        </w:rPr>
      </w:pPr>
      <w:r>
        <w:rPr/>
        <w:t xml:space="preserve"> </w:t>
      </w:r>
      <w:r>
        <w:rPr/>
        <w:t xml:space="preserve">высших учебных заведений, обучающихся </w:t>
      </w:r>
    </w:p>
    <w:p>
      <w:pPr>
        <w:pStyle w:val="BodyTextIndent"/>
        <w:spacing w:lineRule="auto" w:line="240"/>
        <w:jc w:val="center"/>
        <w:rPr/>
      </w:pPr>
      <w:r>
        <w:rPr/>
        <w:t>по педагогическим специальностям</w:t>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rPr>
      </w:pPr>
      <w:r>
        <w:rPr>
          <w:sz w:val="24"/>
        </w:rPr>
      </w:r>
    </w:p>
    <w:p>
      <w:pPr>
        <w:pStyle w:val="Normal"/>
        <w:spacing w:lineRule="auto" w:line="240"/>
        <w:ind w:firstLine="720" w:end="0"/>
        <w:jc w:val="center"/>
        <w:rPr>
          <w:sz w:val="24"/>
          <w:ins w:id="7" w:author="ORPM" w:date="2001-03-22T14:39:00Z"/>
        </w:rPr>
      </w:pPr>
      <w:r>
        <w:rPr>
          <w:sz w:val="24"/>
        </w:rPr>
        <w:t xml:space="preserve">МОСКВА </w:t>
      </w:r>
    </w:p>
    <w:p>
      <w:pPr>
        <w:sectPr>
          <w:footerReference w:type="default" r:id="rId2"/>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jc w:val="center"/>
        <w:rPr>
          <w:sz w:val="24"/>
        </w:rPr>
      </w:pPr>
      <w:r>
        <w:rPr>
          <w:sz w:val="24"/>
        </w:rPr>
        <w:t>2000</w:t>
      </w:r>
    </w:p>
    <w:p>
      <w:pPr>
        <w:pStyle w:val="Normal"/>
        <w:spacing w:lineRule="auto" w:line="240"/>
        <w:ind w:firstLine="720" w:end="0"/>
        <w:rPr>
          <w:sz w:val="24"/>
        </w:rPr>
      </w:pPr>
      <w:r>
        <w:rPr>
          <w:sz w:val="24"/>
        </w:rPr>
        <w:t>УДК 159.922.7 (075.8)</w:t>
      </w:r>
    </w:p>
    <w:p>
      <w:pPr>
        <w:pStyle w:val="Normal"/>
        <w:spacing w:lineRule="auto" w:line="240"/>
        <w:ind w:firstLine="720" w:end="0"/>
        <w:rPr>
          <w:sz w:val="24"/>
          <w:ins w:id="8" w:author="ORPM" w:date="2001-03-22T14:40:00Z"/>
        </w:rPr>
      </w:pPr>
      <w:r>
        <w:rPr>
          <w:sz w:val="24"/>
        </w:rPr>
        <w:t>ББК88.8</w:t>
      </w:r>
    </w:p>
    <w:p>
      <w:pPr>
        <w:pStyle w:val="Normal"/>
        <w:spacing w:lineRule="auto" w:line="240"/>
        <w:ind w:firstLine="720" w:end="0"/>
        <w:rPr>
          <w:sz w:val="24"/>
        </w:rPr>
      </w:pPr>
      <w:ins w:id="9" w:author="ORPM" w:date="2001-03-22T14:40:00Z">
        <w:r>
          <w:rPr>
            <w:sz w:val="24"/>
          </w:rPr>
          <w:t>Д 38</w:t>
        </w:r>
      </w:ins>
    </w:p>
    <w:p>
      <w:pPr>
        <w:pStyle w:val="Heading1"/>
        <w:keepNext w:val="false"/>
        <w:spacing w:lineRule="auto" w:line="240"/>
        <w:rPr/>
      </w:pPr>
      <w:del w:id="10" w:author="ORPM" w:date="2001-02-16T17:19:00Z">
        <w:r>
          <w:rPr/>
          <w:delText>Д38</w:delText>
        </w:r>
      </w:del>
    </w:p>
    <w:p>
      <w:pPr>
        <w:pStyle w:val="Normal"/>
        <w:spacing w:lineRule="auto" w:line="240"/>
        <w:ind w:firstLine="720" w:end="0"/>
        <w:jc w:val="center"/>
        <w:rPr>
          <w:sz w:val="24"/>
        </w:rPr>
      </w:pPr>
      <w:r>
        <w:rPr>
          <w:sz w:val="24"/>
        </w:rPr>
        <w:t>Рецензенты:</w:t>
      </w:r>
    </w:p>
    <w:p>
      <w:pPr>
        <w:pStyle w:val="Normal"/>
        <w:spacing w:lineRule="auto" w:line="240"/>
        <w:ind w:firstLine="720" w:end="0"/>
        <w:jc w:val="center"/>
        <w:rPr>
          <w:ins w:id="12" w:author="ORPM" w:date="2001-03-22T14:40:00Z"/>
        </w:rPr>
      </w:pPr>
      <w:r>
        <w:rPr>
          <w:sz w:val="24"/>
        </w:rPr>
        <w:t xml:space="preserve">доктор психологических наук член-корреспондент РАО </w:t>
      </w:r>
      <w:r>
        <w:rPr>
          <w:i/>
          <w:sz w:val="24"/>
        </w:rPr>
        <w:t>И.В. Дубровина</w:t>
      </w:r>
      <w:ins w:id="11" w:author="ORPM" w:date="2001-03-22T14:40:00Z">
        <w:r>
          <w:rPr>
            <w:i/>
            <w:sz w:val="24"/>
          </w:rPr>
          <w:t>;</w:t>
        </w:r>
      </w:ins>
    </w:p>
    <w:p>
      <w:pPr>
        <w:pStyle w:val="Normal"/>
        <w:spacing w:lineRule="auto" w:line="240"/>
        <w:ind w:firstLine="720" w:end="0"/>
        <w:jc w:val="center"/>
        <w:rPr>
          <w:sz w:val="24"/>
        </w:rPr>
      </w:pPr>
      <w:del w:id="13" w:author="ORPM" w:date="2001-03-22T14:41:00Z">
        <w:r>
          <w:rPr>
            <w:i/>
            <w:sz w:val="24"/>
          </w:rPr>
          <w:delText xml:space="preserve">, </w:delText>
        </w:r>
      </w:del>
      <w:r>
        <w:rPr>
          <w:sz w:val="24"/>
        </w:rPr>
        <w:t xml:space="preserve">доктор психологических наук член-корреспондент РАО </w:t>
      </w:r>
      <w:r>
        <w:rPr>
          <w:i/>
          <w:sz w:val="24"/>
        </w:rPr>
        <w:t>М.Ю. Кондратьев</w:t>
      </w:r>
    </w:p>
    <w:p>
      <w:pPr>
        <w:pStyle w:val="Normal"/>
        <w:spacing w:lineRule="auto" w:line="240"/>
        <w:ind w:firstLine="720" w:end="0"/>
        <w:rPr>
          <w:sz w:val="24"/>
          <w:ins w:id="15" w:author="ORPM" w:date="2001-03-22T14:41:00Z"/>
        </w:rPr>
      </w:pPr>
      <w:ins w:id="14" w:author="ORPM" w:date="2001-03-22T14:41:00Z">
        <w:r>
          <w:rPr>
            <w:sz w:val="24"/>
          </w:rPr>
        </w:r>
      </w:ins>
    </w:p>
    <w:p>
      <w:pPr>
        <w:pStyle w:val="Normal"/>
        <w:spacing w:lineRule="auto" w:line="240"/>
        <w:ind w:firstLine="720" w:end="0"/>
        <w:rPr>
          <w:sz w:val="24"/>
          <w:ins w:id="17" w:author="ORPM" w:date="2001-03-22T14:41:00Z"/>
        </w:rPr>
      </w:pPr>
      <w:ins w:id="16" w:author="ORPM" w:date="2001-03-22T14:41:00Z">
        <w:r>
          <w:rPr>
            <w:sz w:val="24"/>
          </w:rPr>
        </w:r>
      </w:ins>
    </w:p>
    <w:p>
      <w:pPr>
        <w:pStyle w:val="Normal"/>
        <w:spacing w:lineRule="auto" w:line="240"/>
        <w:ind w:firstLine="720" w:end="0"/>
        <w:jc w:val="center"/>
        <w:rPr>
          <w:sz w:val="24"/>
        </w:rPr>
      </w:pPr>
      <w:r>
        <w:rPr>
          <w:sz w:val="24"/>
        </w:rPr>
        <w:t>Коллектив авторов:</w:t>
      </w:r>
    </w:p>
    <w:p>
      <w:pPr>
        <w:pStyle w:val="Normal"/>
        <w:spacing w:lineRule="auto" w:line="240"/>
        <w:ind w:firstLine="720" w:end="0"/>
        <w:jc w:val="center"/>
        <w:rPr/>
      </w:pPr>
      <w:r>
        <w:rPr>
          <w:sz w:val="24"/>
        </w:rPr>
        <w:t xml:space="preserve">доктор психологических наук профессор </w:t>
      </w:r>
      <w:r>
        <w:rPr>
          <w:i/>
          <w:sz w:val="24"/>
        </w:rPr>
        <w:t>Т.Д. Марцинковская</w:t>
      </w:r>
      <w:del w:id="18" w:author="ORPM" w:date="2001-03-22T14:41:00Z">
        <w:r>
          <w:rPr>
            <w:i/>
            <w:sz w:val="24"/>
          </w:rPr>
          <w:delText>,</w:delText>
        </w:r>
      </w:del>
      <w:ins w:id="19" w:author="ORPM" w:date="2001-03-22T14:41:00Z">
        <w:r>
          <w:rPr>
            <w:i/>
            <w:sz w:val="24"/>
          </w:rPr>
          <w:t xml:space="preserve"> </w:t>
        </w:r>
      </w:ins>
      <w:r>
        <w:rPr>
          <w:i/>
          <w:sz w:val="24"/>
        </w:rPr>
        <w:t>— гл.</w:t>
      </w:r>
      <w:r>
        <w:rPr>
          <w:sz w:val="24"/>
        </w:rPr>
        <w:t xml:space="preserve"> 1, 3;</w:t>
      </w:r>
    </w:p>
    <w:p>
      <w:pPr>
        <w:pStyle w:val="Normal"/>
        <w:spacing w:lineRule="auto" w:line="240"/>
        <w:ind w:firstLine="720" w:end="0"/>
        <w:jc w:val="center"/>
        <w:rPr/>
      </w:pPr>
      <w:r>
        <w:rPr>
          <w:sz w:val="24"/>
        </w:rPr>
        <w:t xml:space="preserve">кандидат психологических наук доцент </w:t>
      </w:r>
      <w:r>
        <w:rPr>
          <w:i/>
          <w:sz w:val="24"/>
        </w:rPr>
        <w:t>Е.И. Изотова —</w:t>
      </w:r>
      <w:r>
        <w:rPr>
          <w:sz w:val="24"/>
        </w:rPr>
        <w:t xml:space="preserve"> гл. 2, 4;</w:t>
      </w:r>
    </w:p>
    <w:p>
      <w:pPr>
        <w:pStyle w:val="Normal"/>
        <w:spacing w:lineRule="auto" w:line="240"/>
        <w:ind w:firstLine="720" w:end="0"/>
        <w:jc w:val="center"/>
        <w:rPr/>
      </w:pPr>
      <w:r>
        <w:rPr>
          <w:sz w:val="24"/>
        </w:rPr>
        <w:t xml:space="preserve">кандидат психологических наук профессор </w:t>
      </w:r>
      <w:r>
        <w:rPr>
          <w:i/>
          <w:sz w:val="24"/>
        </w:rPr>
        <w:t>Т.Н. Счастная</w:t>
      </w:r>
      <w:ins w:id="20" w:author="ORPM" w:date="2001-03-22T14:41:00Z">
        <w:r>
          <w:rPr>
            <w:i/>
            <w:sz w:val="24"/>
          </w:rPr>
          <w:t xml:space="preserve"> </w:t>
        </w:r>
      </w:ins>
      <w:r>
        <w:rPr>
          <w:i/>
          <w:sz w:val="24"/>
        </w:rPr>
        <w:t>—</w:t>
      </w:r>
      <w:r>
        <w:rPr>
          <w:sz w:val="24"/>
        </w:rPr>
        <w:t xml:space="preserve"> гл. 5;</w:t>
      </w:r>
    </w:p>
    <w:p>
      <w:pPr>
        <w:pStyle w:val="Normal"/>
        <w:spacing w:lineRule="auto" w:line="240"/>
        <w:ind w:firstLine="720" w:end="0"/>
        <w:jc w:val="center"/>
        <w:rPr>
          <w:i/>
          <w:i/>
          <w:sz w:val="24"/>
          <w:ins w:id="23" w:author="ORPM" w:date="2001-03-22T14:41:00Z"/>
        </w:rPr>
      </w:pPr>
      <w:r>
        <w:rPr>
          <w:sz w:val="24"/>
        </w:rPr>
        <w:t xml:space="preserve">кандидат психологических наук </w:t>
      </w:r>
      <w:r>
        <w:rPr>
          <w:i/>
          <w:sz w:val="24"/>
        </w:rPr>
        <w:t>Е.А. Калягина</w:t>
      </w:r>
      <w:ins w:id="21" w:author="ORPM" w:date="2001-03-22T14:41:00Z">
        <w:r>
          <w:rPr>
            <w:i/>
            <w:sz w:val="24"/>
          </w:rPr>
          <w:t>;</w:t>
        </w:r>
      </w:ins>
      <w:del w:id="22" w:author="ORPM" w:date="2001-03-22T14:41:00Z">
        <w:r>
          <w:rPr>
            <w:i/>
            <w:sz w:val="24"/>
          </w:rPr>
          <w:delText>,</w:delText>
        </w:r>
      </w:del>
    </w:p>
    <w:p>
      <w:pPr>
        <w:pStyle w:val="Normal"/>
        <w:spacing w:lineRule="auto" w:line="240"/>
        <w:ind w:firstLine="720" w:end="0"/>
        <w:jc w:val="center"/>
        <w:rPr/>
      </w:pPr>
      <w:r>
        <w:rPr>
          <w:sz w:val="24"/>
        </w:rPr>
        <w:t xml:space="preserve">доктор психологических наук профессор </w:t>
      </w:r>
      <w:r>
        <w:rPr>
          <w:i/>
          <w:sz w:val="24"/>
        </w:rPr>
        <w:t>Е.О. Смирнова</w:t>
      </w:r>
      <w:ins w:id="24" w:author="ORPM" w:date="2001-03-22T14:41:00Z">
        <w:r>
          <w:rPr>
            <w:i/>
            <w:sz w:val="24"/>
          </w:rPr>
          <w:t xml:space="preserve"> </w:t>
        </w:r>
      </w:ins>
      <w:r>
        <w:rPr>
          <w:i/>
          <w:sz w:val="24"/>
        </w:rPr>
        <w:t>—</w:t>
      </w:r>
      <w:r>
        <w:rPr>
          <w:sz w:val="24"/>
        </w:rPr>
        <w:t xml:space="preserve"> гл. 6</w:t>
      </w:r>
    </w:p>
    <w:p>
      <w:pPr>
        <w:pStyle w:val="Normal"/>
        <w:spacing w:lineRule="auto" w:line="240"/>
        <w:ind w:firstLine="720" w:end="0"/>
        <w:jc w:val="center"/>
        <w:rPr>
          <w:sz w:val="24"/>
          <w:ins w:id="26" w:author="ORPM" w:date="2001-03-22T14:42:00Z"/>
        </w:rPr>
      </w:pPr>
      <w:ins w:id="25" w:author="ORPM" w:date="2001-03-22T14:42:00Z">
        <w:r>
          <w:rPr>
            <w:sz w:val="24"/>
          </w:rPr>
        </w:r>
      </w:ins>
    </w:p>
    <w:p>
      <w:pPr>
        <w:pStyle w:val="Normal"/>
        <w:spacing w:lineRule="auto" w:line="240"/>
        <w:ind w:firstLine="720" w:end="0"/>
        <w:jc w:val="center"/>
        <w:rPr>
          <w:sz w:val="24"/>
          <w:ins w:id="28" w:author="ORPM" w:date="2001-03-22T14:42:00Z"/>
        </w:rPr>
      </w:pPr>
      <w:ins w:id="27" w:author="ORPM" w:date="2001-03-22T14:42:00Z">
        <w:r>
          <w:rPr>
            <w:sz w:val="24"/>
          </w:rPr>
        </w:r>
      </w:ins>
    </w:p>
    <w:p>
      <w:pPr>
        <w:pStyle w:val="Normal"/>
        <w:spacing w:lineRule="auto" w:line="240"/>
        <w:ind w:firstLine="720" w:end="0"/>
        <w:jc w:val="center"/>
        <w:rPr>
          <w:sz w:val="24"/>
          <w:ins w:id="30" w:author="ORPM" w:date="2001-03-22T14:42:00Z"/>
        </w:rPr>
      </w:pPr>
      <w:ins w:id="29" w:author="ORPM" w:date="2001-03-22T14:42:00Z">
        <w:r>
          <w:rPr>
            <w:sz w:val="24"/>
          </w:rPr>
        </w:r>
      </w:ins>
    </w:p>
    <w:p>
      <w:pPr>
        <w:pStyle w:val="Normal"/>
        <w:spacing w:lineRule="auto" w:line="240"/>
        <w:ind w:firstLine="720" w:end="0"/>
        <w:jc w:val="center"/>
        <w:rPr>
          <w:sz w:val="24"/>
          <w:ins w:id="32" w:author="ORPM" w:date="2001-03-22T14:42:00Z"/>
        </w:rPr>
      </w:pPr>
      <w:ins w:id="31" w:author="ORPM" w:date="2001-03-22T14:42:00Z">
        <w:r>
          <w:rPr>
            <w:sz w:val="24"/>
          </w:rPr>
        </w:r>
      </w:ins>
    </w:p>
    <w:p>
      <w:pPr>
        <w:pStyle w:val="Normal"/>
        <w:spacing w:lineRule="auto" w:line="240"/>
        <w:ind w:firstLine="720" w:end="0"/>
        <w:jc w:val="center"/>
        <w:rPr>
          <w:sz w:val="24"/>
          <w:ins w:id="34" w:author="ORPM" w:date="2001-03-22T14:42:00Z"/>
        </w:rPr>
      </w:pPr>
      <w:r>
        <w:rPr>
          <w:b/>
          <w:sz w:val="24"/>
          <w:rPrChange w:id="0" w:author="ORPM" w:date="2001-03-22T14:42:00Z"/>
        </w:rPr>
        <w:t>Детская</w:t>
      </w:r>
      <w:r>
        <w:rPr>
          <w:sz w:val="24"/>
        </w:rPr>
        <w:t xml:space="preserve"> практическая психология: Учебник / Под ред. </w:t>
      </w:r>
    </w:p>
    <w:p>
      <w:pPr>
        <w:pStyle w:val="Normal"/>
        <w:spacing w:lineRule="auto" w:line="240"/>
        <w:ind w:firstLine="720" w:end="0"/>
        <w:jc w:val="start"/>
        <w:rPr/>
      </w:pPr>
      <w:r>
        <w:rPr>
          <w:sz w:val="24"/>
        </w:rPr>
        <w:t xml:space="preserve">Д38 </w:t>
      </w:r>
      <w:r>
        <w:rPr>
          <w:sz w:val="24"/>
          <w:lang w:val="en-US"/>
        </w:rPr>
        <w:tab/>
        <w:tab/>
        <w:tab/>
      </w:r>
      <w:r>
        <w:rPr>
          <w:sz w:val="24"/>
        </w:rPr>
        <w:t>проф. Т.Д. Марцинковской. — М.: Гардарики, 2000. — 255 с.</w:t>
      </w:r>
    </w:p>
    <w:p>
      <w:pPr>
        <w:pStyle w:val="Normal"/>
        <w:spacing w:lineRule="auto" w:line="240"/>
        <w:ind w:firstLine="720" w:end="0"/>
        <w:rPr/>
      </w:pPr>
      <w:r>
        <w:rPr>
          <w:sz w:val="24"/>
          <w:lang w:val="en-US"/>
        </w:rPr>
        <w:t xml:space="preserve"> </w:t>
      </w:r>
      <w:r>
        <w:rPr>
          <w:sz w:val="24"/>
          <w:lang w:val="en-US"/>
        </w:rPr>
        <w:t>ISBN</w:t>
      </w:r>
      <w:r>
        <w:rPr>
          <w:sz w:val="24"/>
        </w:rPr>
        <w:t xml:space="preserve"> 5-8297-0038-7</w:t>
      </w:r>
    </w:p>
    <w:p>
      <w:pPr>
        <w:pStyle w:val="Normal"/>
        <w:spacing w:lineRule="auto" w:line="240"/>
        <w:ind w:firstLine="720" w:end="0"/>
        <w:rPr>
          <w:sz w:val="24"/>
          <w:ins w:id="36" w:author="ORPM" w:date="2001-03-22T14:43:00Z"/>
        </w:rPr>
      </w:pPr>
      <w:ins w:id="35" w:author="ORPM" w:date="2001-03-22T14:43:00Z">
        <w:r>
          <w:rPr>
            <w:sz w:val="24"/>
          </w:rPr>
        </w:r>
      </w:ins>
    </w:p>
    <w:p>
      <w:pPr>
        <w:pStyle w:val="Normal"/>
        <w:spacing w:lineRule="auto" w:line="240"/>
        <w:ind w:firstLine="720" w:end="0"/>
        <w:rPr>
          <w:sz w:val="24"/>
        </w:rPr>
      </w:pPr>
      <w:r>
        <w:rPr>
          <w:sz w:val="24"/>
        </w:rPr>
        <w:t>В соответствии с государственным образовательным стандартом высше</w:t>
        <w:softHyphen/>
        <w:t>го профессионального образования рассматриваются история детской прак</w:t>
        <w:softHyphen/>
        <w:t>тической психологии, организация психологической службы в детском до</w:t>
        <w:softHyphen/>
        <w:t>школьном учреждении, особенности психического развития детей дошколь</w:t>
        <w:softHyphen/>
        <w:t>ного возраста. Отражены разные стороны работы детских психологов: диа</w:t>
        <w:softHyphen/>
        <w:t>гностика и коррекция психического развития детей, общение с педагогами и родителями, оформление документации и рабочего места.</w:t>
      </w:r>
    </w:p>
    <w:p>
      <w:pPr>
        <w:pStyle w:val="Normal"/>
        <w:spacing w:lineRule="auto" w:line="240"/>
        <w:ind w:firstLine="720" w:end="0"/>
        <w:rPr/>
      </w:pPr>
      <w:r>
        <w:rPr>
          <w:sz w:val="24"/>
        </w:rPr>
        <w:t>Для студентов психолого-педагогических вузов и колледжей</w:t>
      </w:r>
      <w:r>
        <w:rPr>
          <w:sz w:val="24"/>
          <w:rPrChange w:id="0" w:author="ORPM" w:date="2001-02-16T17:19:00Z"/>
        </w:rPr>
        <w:t>, практичес</w:t>
        <w:softHyphen/>
        <w:t>ких</w:t>
      </w:r>
      <w:r>
        <w:rPr>
          <w:sz w:val="24"/>
        </w:rPr>
        <w:t xml:space="preserve"> психологов, работающих в образовательных учреждениях.</w:t>
      </w:r>
    </w:p>
    <w:p>
      <w:pPr>
        <w:pStyle w:val="Normal"/>
        <w:spacing w:lineRule="auto" w:line="240"/>
        <w:ind w:firstLine="720" w:end="0"/>
        <w:jc w:val="end"/>
        <w:rPr>
          <w:b/>
          <w:sz w:val="24"/>
        </w:rPr>
      </w:pPr>
      <w:r>
        <w:rPr>
          <w:b/>
          <w:sz w:val="24"/>
          <w:rPrChange w:id="0" w:author="ORPM" w:date="2001-03-22T14:43:00Z"/>
        </w:rPr>
        <w:t xml:space="preserve">УДК 159.922.7 (075.8) </w:t>
      </w:r>
    </w:p>
    <w:p>
      <w:pPr>
        <w:pStyle w:val="Normal"/>
        <w:spacing w:lineRule="auto" w:line="240"/>
        <w:ind w:firstLine="720" w:end="0"/>
        <w:jc w:val="end"/>
        <w:rPr>
          <w:b/>
          <w:sz w:val="24"/>
        </w:rPr>
      </w:pPr>
      <w:r>
        <w:rPr>
          <w:b/>
          <w:sz w:val="24"/>
          <w:rPrChange w:id="0" w:author="ORPM" w:date="2001-03-22T14:43:00Z"/>
        </w:rPr>
        <w:t>ББК88.8</w:t>
      </w:r>
    </w:p>
    <w:p>
      <w:pPr>
        <w:pStyle w:val="Normal"/>
        <w:spacing w:lineRule="auto" w:line="240"/>
        <w:ind w:firstLine="720" w:end="0"/>
        <w:jc w:val="center"/>
        <w:rPr>
          <w:sz w:val="24"/>
          <w:ins w:id="40" w:author="ORPM" w:date="2001-03-22T14:44:00Z"/>
        </w:rPr>
      </w:pPr>
      <w:r>
        <w:rPr>
          <w:sz w:val="24"/>
        </w:rPr>
        <w:t xml:space="preserve">В оформлении обложки использован фрагмент картины </w:t>
      </w:r>
    </w:p>
    <w:p>
      <w:pPr>
        <w:pStyle w:val="Normal"/>
        <w:spacing w:lineRule="auto" w:line="240"/>
        <w:ind w:firstLine="720" w:end="0"/>
        <w:jc w:val="center"/>
        <w:rPr>
          <w:sz w:val="24"/>
        </w:rPr>
      </w:pPr>
      <w:r>
        <w:rPr>
          <w:sz w:val="24"/>
        </w:rPr>
        <w:t>Бальтуса «Дети»</w:t>
      </w:r>
      <w:r>
        <w:rPr>
          <w:sz w:val="24"/>
          <w:lang w:val="en-US"/>
        </w:rPr>
        <w:t xml:space="preserve"> (19</w:t>
      </w:r>
      <w:del w:id="41" w:author="ORPM" w:date="2001-03-22T14:44:00Z">
        <w:r>
          <w:rPr>
            <w:sz w:val="24"/>
            <w:lang w:val="en-US"/>
          </w:rPr>
          <w:delText>S</w:delText>
        </w:r>
      </w:del>
      <w:ins w:id="42" w:author="ORPM" w:date="2001-03-22T14:44:00Z">
        <w:r>
          <w:rPr>
            <w:sz w:val="24"/>
            <w:lang w:val="en-US"/>
          </w:rPr>
          <w:t>3</w:t>
        </w:r>
      </w:ins>
      <w:r>
        <w:rPr>
          <w:sz w:val="24"/>
          <w:lang w:val="en-US"/>
        </w:rPr>
        <w:t>7)</w:t>
      </w:r>
    </w:p>
    <w:p>
      <w:pPr>
        <w:pStyle w:val="Normal"/>
        <w:spacing w:lineRule="auto" w:line="240"/>
        <w:ind w:firstLine="720" w:end="0"/>
        <w:rPr>
          <w:sz w:val="24"/>
        </w:rPr>
      </w:pPr>
      <w:r>
        <w:rPr>
          <w:b/>
          <w:sz w:val="24"/>
          <w:lang w:val="en-US"/>
          <w:rPrChange w:id="0" w:author="ORPM" w:date="2001-03-22T14:45:00Z"/>
        </w:rPr>
        <w:t>ISBN</w:t>
      </w:r>
      <w:r>
        <w:rPr>
          <w:b/>
          <w:sz w:val="24"/>
          <w:rPrChange w:id="0" w:author="ORPM" w:date="2001-03-22T14:45:00Z"/>
        </w:rPr>
        <w:t xml:space="preserve"> 5-8297-0038-7</w:t>
      </w:r>
      <w:r>
        <w:rPr>
          <w:b/>
          <w:i/>
          <w:sz w:val="24"/>
          <w:lang w:val="en-US"/>
        </w:rPr>
        <w:t xml:space="preserve">       </w:t>
        <w:tab/>
        <w:tab/>
        <w:tab/>
        <w:tab/>
        <w:tab/>
      </w:r>
      <w:del w:id="45" w:author="ORPM" w:date="2001-03-22T14:44:00Z">
        <w:r>
          <w:rPr>
            <w:sz w:val="24"/>
          </w:rPr>
          <w:delText xml:space="preserve">              </w:delText>
        </w:r>
      </w:del>
      <w:r>
        <w:rPr>
          <w:sz w:val="24"/>
          <w:rPrChange w:id="0" w:author="ORPM" w:date="2001-03-22T14:44:00Z"/>
        </w:rPr>
        <w:t xml:space="preserve"> © «Гардарики», 2000</w:t>
      </w:r>
    </w:p>
    <w:p>
      <w:pPr>
        <w:sectPr>
          <w:footerReference w:type="default" r:id="rId3"/>
          <w:footerReference w:type="first" r:id="rId4"/>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pPr>
      <w:r>
        <w:rPr>
          <w:i/>
          <w:sz w:val="24"/>
        </w:rPr>
        <w:t xml:space="preserve">                   </w:t>
      </w:r>
      <w:r>
        <w:rPr>
          <w:i/>
          <w:sz w:val="24"/>
          <w:lang w:val="en-US"/>
        </w:rPr>
        <w:tab/>
        <w:tab/>
        <w:tab/>
        <w:tab/>
        <w:tab/>
        <w:tab/>
        <w:tab/>
      </w:r>
      <w:r>
        <w:rPr>
          <w:sz w:val="24"/>
          <w:rPrChange w:id="0" w:author="ORPM" w:date="2001-03-22T14:45:00Z"/>
        </w:rPr>
        <w:t xml:space="preserve"> © Коллектив авторов, 2000</w:t>
        <w:rPrChange w:id="0" w:author="ORPM" w:date="2001-03-22T14:45:00Z"/>
      </w:r>
    </w:p>
    <w:p>
      <w:pPr>
        <w:pStyle w:val="Normal"/>
        <w:jc w:val="center"/>
        <w:rPr>
          <w:b/>
          <w:sz w:val="24"/>
          <w:lang w:val="en-US"/>
          <w:ins w:id="49" w:author="ORPM" w:date="2001-02-16T17:20:00Z"/>
        </w:rPr>
      </w:pPr>
      <w:r>
        <w:rPr>
          <w:b/>
          <w:sz w:val="24"/>
          <w:rPrChange w:id="0" w:author="ORPM" w:date="2001-02-16T17:20:00Z"/>
        </w:rPr>
        <w:t>ОГЛАВЛЕНИЕ</w:t>
      </w:r>
    </w:p>
    <w:p>
      <w:pPr>
        <w:pStyle w:val="Normal"/>
        <w:jc w:val="center"/>
        <w:rPr>
          <w:b/>
          <w:sz w:val="24"/>
          <w:lang w:val="en-US"/>
        </w:rPr>
      </w:pPr>
      <w:r>
        <w:rPr>
          <w:b/>
          <w:sz w:val="24"/>
          <w:lang w:val="en-US"/>
        </w:rPr>
      </w:r>
    </w:p>
    <w:sdt>
      <w:sdtPr>
        <w:docPartObj>
          <w:docPartGallery w:val="Table of Contents"/>
          <w:docPartUnique w:val="true"/>
        </w:docPartObj>
      </w:sdtPr>
      <w:sdtContent>
        <w:p>
          <w:pPr>
            <w:pStyle w:val="TOC1"/>
            <w:tabs>
              <w:tab w:val="clear" w:pos="680"/>
              <w:tab w:val="right" w:pos="10189" w:leader="dot"/>
            </w:tabs>
            <w:rPr>
              <w:lang w:val="en-US" w:eastAsia="en-US"/>
            </w:rPr>
          </w:pPr>
          <w:r>
            <w:fldChar w:fldCharType="begin"/>
          </w:r>
          <w:r>
            <w:rPr>
              <w:b w:val="false"/>
              <w:lang w:val="en-US" w:eastAsia="en-US"/>
            </w:rPr>
            <w:instrText xml:space="preserve"> TOC \o "1-2" </w:instrText>
          </w:r>
          <w:r>
            <w:rPr>
              <w:b w:val="false"/>
              <w:lang w:val="en-US" w:eastAsia="en-US"/>
            </w:rPr>
            <w:fldChar w:fldCharType="separate"/>
          </w:r>
          <w:r>
            <w:rPr>
              <w:b w:val="false"/>
              <w:lang w:val="en-US" w:eastAsia="en-US"/>
            </w:rPr>
            <w:t>ПРЕДИСЛОВИЕ</w:t>
            <w:tab/>
          </w:r>
          <w:hyperlink w:anchor="__RefHeading___Toc511554704">
            <w:r>
              <w:rPr>
                <w:rStyle w:val="IndexLink"/>
                <w:b w:val="false"/>
                <w:lang w:val="en-US" w:eastAsia="en-US"/>
              </w:rPr>
              <w:t>6</w:t>
            </w:r>
          </w:hyperlink>
        </w:p>
        <w:p>
          <w:pPr>
            <w:pStyle w:val="TOC1"/>
            <w:tabs>
              <w:tab w:val="clear" w:pos="680"/>
              <w:tab w:val="right" w:pos="10189" w:leader="dot"/>
            </w:tabs>
            <w:rPr>
              <w:lang w:val="en-US" w:eastAsia="en-US"/>
            </w:rPr>
          </w:pPr>
          <w:r>
            <w:rPr>
              <w:lang w:val="en-US" w:eastAsia="en-US"/>
            </w:rPr>
            <w:t>ИСТОРИЯ ДЕТСКОЙ ПРАКТИЧЕСКОЙ ПСИХОЛОГИИ</w:t>
            <w:tab/>
          </w:r>
          <w:hyperlink w:anchor="__RefHeading___Toc511554705">
            <w:r>
              <w:rPr>
                <w:rStyle w:val="IndexLink"/>
                <w:lang w:val="en-US" w:eastAsia="en-US"/>
              </w:rPr>
              <w:t>7</w:t>
            </w:r>
          </w:hyperlink>
        </w:p>
        <w:p>
          <w:pPr>
            <w:pStyle w:val="TOC1"/>
            <w:tabs>
              <w:tab w:val="clear" w:pos="680"/>
              <w:tab w:val="right" w:pos="10189" w:leader="dot"/>
            </w:tabs>
            <w:rPr>
              <w:lang w:val="en-US" w:eastAsia="en-US"/>
            </w:rPr>
          </w:pPr>
          <w:r>
            <w:rPr>
              <w:lang w:val="en-US" w:eastAsia="en-US"/>
            </w:rPr>
            <w:t>ГЛАВА 1</w:t>
            <w:tab/>
          </w:r>
          <w:hyperlink w:anchor="__RefHeading___Toc511554706">
            <w:r>
              <w:rPr>
                <w:rStyle w:val="IndexLink"/>
                <w:lang w:val="en-US" w:eastAsia="en-US"/>
              </w:rPr>
              <w:t>7</w:t>
            </w:r>
          </w:hyperlink>
        </w:p>
        <w:p>
          <w:pPr>
            <w:pStyle w:val="TOC2"/>
            <w:tabs>
              <w:tab w:val="clear" w:pos="680"/>
              <w:tab w:val="right" w:pos="10189" w:leader="dot"/>
            </w:tabs>
            <w:rPr>
              <w:lang w:val="en-US" w:eastAsia="en-US"/>
            </w:rPr>
          </w:pPr>
          <w:r>
            <w:rPr>
              <w:lang w:val="en-US" w:eastAsia="en-US"/>
            </w:rPr>
            <w:t>1.1. Становление детской практической психологии и педологии</w:t>
            <w:tab/>
          </w:r>
          <w:hyperlink w:anchor="__RefHeading___Toc511554707">
            <w:r>
              <w:rPr>
                <w:rStyle w:val="IndexLink"/>
                <w:lang w:val="en-US" w:eastAsia="en-US"/>
              </w:rPr>
              <w:t>7</w:t>
            </w:r>
          </w:hyperlink>
        </w:p>
        <w:p>
          <w:pPr>
            <w:pStyle w:val="TOC2"/>
            <w:tabs>
              <w:tab w:val="clear" w:pos="680"/>
              <w:tab w:val="right" w:pos="10189" w:leader="dot"/>
            </w:tabs>
            <w:rPr>
              <w:lang w:val="en-US" w:eastAsia="en-US"/>
            </w:rPr>
          </w:pPr>
          <w:r>
            <w:rPr>
              <w:lang w:val="en-US" w:eastAsia="en-US"/>
            </w:rPr>
            <w:t>1.2. Становление детской</w:t>
          </w:r>
          <w:r>
            <w:rPr>
              <w:i/>
              <w:lang w:val="en-US" w:eastAsia="en-US"/>
            </w:rPr>
            <w:t xml:space="preserve"> </w:t>
          </w:r>
          <w:r>
            <w:rPr>
              <w:lang w:val="en-US" w:eastAsia="en-US"/>
            </w:rPr>
            <w:t>практической</w:t>
          </w:r>
          <w:r>
            <w:rPr>
              <w:i/>
              <w:lang w:val="en-US" w:eastAsia="en-US"/>
            </w:rPr>
            <w:t xml:space="preserve"> </w:t>
          </w:r>
          <w:r>
            <w:rPr>
              <w:lang w:val="en-US" w:eastAsia="en-US"/>
            </w:rPr>
            <w:t>психологии в России</w:t>
            <w:tab/>
          </w:r>
          <w:hyperlink w:anchor="__RefHeading___Toc511554708">
            <w:r>
              <w:rPr>
                <w:rStyle w:val="IndexLink"/>
                <w:lang w:val="en-US" w:eastAsia="en-US"/>
              </w:rPr>
              <w:t>12</w:t>
            </w:r>
          </w:hyperlink>
        </w:p>
        <w:p>
          <w:pPr>
            <w:pStyle w:val="TOC2"/>
            <w:tabs>
              <w:tab w:val="clear" w:pos="680"/>
              <w:tab w:val="right" w:pos="10189" w:leader="dot"/>
            </w:tabs>
            <w:rPr>
              <w:lang w:val="en-US" w:eastAsia="en-US"/>
            </w:rPr>
          </w:pPr>
          <w:r>
            <w:rPr>
              <w:lang w:val="en-US" w:eastAsia="en-US"/>
            </w:rPr>
            <w:t>1.3. Развитие практической психологии и педологии в 20—30-е гг.</w:t>
            <w:tab/>
          </w:r>
          <w:hyperlink w:anchor="__RefHeading___Toc511554709">
            <w:r>
              <w:rPr>
                <w:rStyle w:val="IndexLink"/>
                <w:lang w:val="en-US" w:eastAsia="en-US"/>
              </w:rPr>
              <w:t>15</w:t>
            </w:r>
          </w:hyperlink>
        </w:p>
        <w:p>
          <w:pPr>
            <w:pStyle w:val="TOC2"/>
            <w:tabs>
              <w:tab w:val="clear" w:pos="680"/>
              <w:tab w:val="right" w:pos="10189" w:leader="dot"/>
            </w:tabs>
            <w:rPr>
              <w:lang w:val="en-US" w:eastAsia="en-US"/>
            </w:rPr>
          </w:pPr>
          <w:r>
            <w:rPr>
              <w:lang w:val="en-US" w:eastAsia="en-US"/>
            </w:rPr>
            <w:t xml:space="preserve">• </w:t>
          </w:r>
          <w:r>
            <w:rPr>
              <w:lang w:val="en-US" w:eastAsia="en-US"/>
            </w:rPr>
            <w:t>Вопросы и задания</w:t>
            <w:tab/>
          </w:r>
          <w:hyperlink w:anchor="__RefHeading___Toc511554710">
            <w:r>
              <w:rPr>
                <w:rStyle w:val="IndexLink"/>
                <w:lang w:val="en-US" w:eastAsia="en-US"/>
              </w:rPr>
              <w:t>21</w:t>
            </w:r>
          </w:hyperlink>
        </w:p>
        <w:p>
          <w:pPr>
            <w:pStyle w:val="TOC1"/>
            <w:tabs>
              <w:tab w:val="clear" w:pos="680"/>
              <w:tab w:val="right" w:pos="10189" w:leader="dot"/>
            </w:tabs>
            <w:rPr>
              <w:lang w:val="en-US" w:eastAsia="en-US"/>
            </w:rPr>
          </w:pPr>
          <w:r>
            <w:rPr>
              <w:lang w:val="en-US" w:eastAsia="en-US"/>
            </w:rPr>
            <w:t>ОРГАНИЗАЦИЯ ПСИХОЛОГИЧЕСКОЙ СЛУЖБЫ</w:t>
            <w:tab/>
          </w:r>
          <w:hyperlink w:anchor="__RefHeading___Toc511554711">
            <w:r>
              <w:rPr>
                <w:rStyle w:val="IndexLink"/>
                <w:lang w:val="en-US" w:eastAsia="en-US"/>
              </w:rPr>
              <w:t>23</w:t>
            </w:r>
          </w:hyperlink>
        </w:p>
        <w:p>
          <w:pPr>
            <w:pStyle w:val="TOC1"/>
            <w:tabs>
              <w:tab w:val="clear" w:pos="680"/>
              <w:tab w:val="right" w:pos="10189" w:leader="dot"/>
            </w:tabs>
            <w:rPr>
              <w:lang w:val="en-US" w:eastAsia="en-US"/>
            </w:rPr>
          </w:pPr>
          <w:r>
            <w:rPr>
              <w:lang w:val="en-US" w:eastAsia="en-US"/>
            </w:rPr>
            <w:t>В ДЕТСКОМ ДОШКОЛЬНОМ УЧРЕЖДЕНИИ</w:t>
            <w:tab/>
          </w:r>
          <w:hyperlink w:anchor="__RefHeading___Toc511554712">
            <w:r>
              <w:rPr>
                <w:rStyle w:val="IndexLink"/>
                <w:lang w:val="en-US" w:eastAsia="en-US"/>
              </w:rPr>
              <w:t>23</w:t>
            </w:r>
          </w:hyperlink>
        </w:p>
        <w:p>
          <w:pPr>
            <w:pStyle w:val="TOC1"/>
            <w:tabs>
              <w:tab w:val="clear" w:pos="680"/>
              <w:tab w:val="right" w:pos="10189" w:leader="dot"/>
            </w:tabs>
            <w:rPr>
              <w:lang w:val="en-US" w:eastAsia="en-US"/>
            </w:rPr>
          </w:pPr>
          <w:r>
            <w:rPr>
              <w:lang w:val="en-US" w:eastAsia="en-US"/>
            </w:rPr>
            <w:t>ГЛАВА 2</w:t>
            <w:tab/>
          </w:r>
          <w:hyperlink w:anchor="__RefHeading___Toc511554713">
            <w:r>
              <w:rPr>
                <w:rStyle w:val="IndexLink"/>
                <w:lang w:val="en-US" w:eastAsia="en-US"/>
              </w:rPr>
              <w:t>23</w:t>
            </w:r>
          </w:hyperlink>
        </w:p>
        <w:p>
          <w:pPr>
            <w:pStyle w:val="TOC2"/>
            <w:tabs>
              <w:tab w:val="clear" w:pos="680"/>
              <w:tab w:val="right" w:pos="10189" w:leader="dot"/>
            </w:tabs>
            <w:rPr>
              <w:lang w:val="en-US" w:eastAsia="en-US"/>
            </w:rPr>
          </w:pPr>
          <w:r>
            <w:rPr>
              <w:lang w:val="en-US" w:eastAsia="en-US"/>
            </w:rPr>
            <w:t>2</w:t>
          </w:r>
          <w:r>
            <w:rPr>
              <w:i/>
              <w:lang w:val="en-US" w:eastAsia="en-US"/>
            </w:rPr>
            <w:t>.</w:t>
          </w:r>
          <w:r>
            <w:rPr>
              <w:lang w:val="en-US" w:eastAsia="en-US"/>
            </w:rPr>
            <w:t>1. Психологический</w:t>
          </w:r>
          <w:r>
            <w:rPr>
              <w:i/>
              <w:lang w:val="en-US" w:eastAsia="en-US"/>
            </w:rPr>
            <w:t xml:space="preserve"> </w:t>
          </w:r>
          <w:r>
            <w:rPr>
              <w:lang w:val="en-US" w:eastAsia="en-US"/>
            </w:rPr>
            <w:t>кабинет</w:t>
            <w:tab/>
          </w:r>
          <w:hyperlink w:anchor="__RefHeading___Toc511554714">
            <w:r>
              <w:rPr>
                <w:rStyle w:val="IndexLink"/>
                <w:lang w:val="en-US" w:eastAsia="en-US"/>
              </w:rPr>
              <w:t>23</w:t>
            </w:r>
          </w:hyperlink>
        </w:p>
        <w:p>
          <w:pPr>
            <w:pStyle w:val="TOC2"/>
            <w:tabs>
              <w:tab w:val="clear" w:pos="680"/>
              <w:tab w:val="right" w:pos="10189" w:leader="dot"/>
            </w:tabs>
            <w:rPr>
              <w:lang w:val="en-US" w:eastAsia="en-US"/>
            </w:rPr>
          </w:pPr>
          <w:r>
            <w:rPr>
              <w:lang w:val="en-US" w:eastAsia="en-US"/>
            </w:rPr>
            <w:t>2.2</w:t>
          </w:r>
          <w:r>
            <w:rPr>
              <w:i/>
              <w:lang w:val="en-US" w:eastAsia="en-US"/>
            </w:rPr>
            <w:t xml:space="preserve">. </w:t>
          </w:r>
          <w:r>
            <w:rPr>
              <w:lang w:val="en-US" w:eastAsia="en-US"/>
            </w:rPr>
            <w:t>Психологический инструментарий</w:t>
            <w:tab/>
          </w:r>
          <w:hyperlink w:anchor="__RefHeading___Toc511554715">
            <w:r>
              <w:rPr>
                <w:rStyle w:val="IndexLink"/>
                <w:lang w:val="en-US" w:eastAsia="en-US"/>
              </w:rPr>
              <w:t>25</w:t>
            </w:r>
          </w:hyperlink>
        </w:p>
        <w:p>
          <w:pPr>
            <w:pStyle w:val="TOC2"/>
            <w:tabs>
              <w:tab w:val="clear" w:pos="680"/>
              <w:tab w:val="right" w:pos="10189" w:leader="dot"/>
            </w:tabs>
            <w:rPr>
              <w:lang w:val="en-US" w:eastAsia="en-US"/>
            </w:rPr>
          </w:pPr>
          <w:r>
            <w:rPr>
              <w:lang w:val="en-US" w:eastAsia="en-US"/>
            </w:rPr>
            <w:t>2.3. Нормативная</w:t>
          </w:r>
          <w:r>
            <w:rPr>
              <w:i/>
              <w:lang w:val="en-US" w:eastAsia="en-US"/>
            </w:rPr>
            <w:t xml:space="preserve"> </w:t>
          </w:r>
          <w:r>
            <w:rPr>
              <w:lang w:val="en-US" w:eastAsia="en-US"/>
            </w:rPr>
            <w:t>документация</w:t>
          </w:r>
          <w:r>
            <w:rPr>
              <w:i/>
              <w:lang w:val="en-US" w:eastAsia="en-US"/>
            </w:rPr>
            <w:t xml:space="preserve"> </w:t>
          </w:r>
          <w:r>
            <w:rPr>
              <w:lang w:val="en-US" w:eastAsia="en-US"/>
            </w:rPr>
            <w:t>детского</w:t>
          </w:r>
          <w:r>
            <w:rPr>
              <w:i/>
              <w:lang w:val="en-US" w:eastAsia="en-US"/>
            </w:rPr>
            <w:t xml:space="preserve"> </w:t>
          </w:r>
          <w:r>
            <w:rPr>
              <w:lang w:val="en-US" w:eastAsia="en-US"/>
            </w:rPr>
            <w:t>практического</w:t>
          </w:r>
          <w:r>
            <w:rPr>
              <w:i/>
              <w:lang w:val="en-US" w:eastAsia="en-US"/>
            </w:rPr>
            <w:t xml:space="preserve"> </w:t>
          </w:r>
          <w:r>
            <w:rPr>
              <w:lang w:val="en-US" w:eastAsia="en-US"/>
            </w:rPr>
            <w:t>психолога</w:t>
            <w:tab/>
          </w:r>
          <w:hyperlink w:anchor="__RefHeading___Toc511554716">
            <w:r>
              <w:rPr>
                <w:rStyle w:val="IndexLink"/>
                <w:lang w:val="en-US" w:eastAsia="en-US"/>
              </w:rPr>
              <w:t>28</w:t>
            </w:r>
          </w:hyperlink>
        </w:p>
        <w:p>
          <w:pPr>
            <w:pStyle w:val="TOC2"/>
            <w:tabs>
              <w:tab w:val="clear" w:pos="680"/>
              <w:tab w:val="right" w:pos="10189" w:leader="dot"/>
            </w:tabs>
            <w:rPr>
              <w:lang w:val="en-US" w:eastAsia="en-US"/>
            </w:rPr>
          </w:pPr>
          <w:r>
            <w:rPr>
              <w:lang w:val="en-US" w:eastAsia="en-US"/>
            </w:rPr>
            <w:t>2.4. Специальная документация</w:t>
            <w:tab/>
          </w:r>
          <w:hyperlink w:anchor="__RefHeading___Toc511554717">
            <w:r>
              <w:rPr>
                <w:rStyle w:val="IndexLink"/>
                <w:lang w:val="en-US" w:eastAsia="en-US"/>
              </w:rPr>
              <w:t>29</w:t>
            </w:r>
          </w:hyperlink>
        </w:p>
        <w:p>
          <w:pPr>
            <w:pStyle w:val="TOC2"/>
            <w:tabs>
              <w:tab w:val="clear" w:pos="680"/>
              <w:tab w:val="right" w:pos="10189" w:leader="dot"/>
            </w:tabs>
            <w:rPr>
              <w:lang w:val="en-US" w:eastAsia="en-US"/>
            </w:rPr>
          </w:pPr>
          <w:r>
            <w:rPr>
              <w:lang w:val="en-US" w:eastAsia="en-US"/>
            </w:rPr>
            <w:t>2.5. Opганизaциoннo-мeтoдичecкaя докумeнтация</w:t>
            <w:tab/>
          </w:r>
          <w:hyperlink w:anchor="__RefHeading___Toc511554718">
            <w:r>
              <w:rPr>
                <w:rStyle w:val="IndexLink"/>
                <w:lang w:val="en-US" w:eastAsia="en-US"/>
              </w:rPr>
              <w:t>32</w:t>
            </w:r>
          </w:hyperlink>
        </w:p>
        <w:p>
          <w:pPr>
            <w:pStyle w:val="TOC2"/>
            <w:tabs>
              <w:tab w:val="clear" w:pos="680"/>
              <w:tab w:val="right" w:pos="10189" w:leader="dot"/>
            </w:tabs>
            <w:rPr>
              <w:lang w:val="en-US" w:eastAsia="en-US"/>
            </w:rPr>
          </w:pPr>
          <w:r>
            <w:rPr>
              <w:lang w:val="en-US" w:eastAsia="en-US"/>
            </w:rPr>
            <w:t xml:space="preserve">• </w:t>
          </w:r>
          <w:r>
            <w:rPr>
              <w:lang w:val="en-US" w:eastAsia="en-US"/>
            </w:rPr>
            <w:t>Вопросы и задания</w:t>
            <w:tab/>
          </w:r>
          <w:hyperlink w:anchor="__RefHeading___Toc511554719">
            <w:r>
              <w:rPr>
                <w:rStyle w:val="IndexLink"/>
                <w:lang w:val="en-US" w:eastAsia="en-US"/>
              </w:rPr>
              <w:t>35</w:t>
            </w:r>
          </w:hyperlink>
        </w:p>
        <w:p>
          <w:pPr>
            <w:pStyle w:val="TOC1"/>
            <w:tabs>
              <w:tab w:val="clear" w:pos="680"/>
              <w:tab w:val="right" w:pos="10189" w:leader="dot"/>
            </w:tabs>
            <w:rPr>
              <w:lang w:val="en-US" w:eastAsia="en-US"/>
            </w:rPr>
          </w:pPr>
          <w:r>
            <w:rPr>
              <w:lang w:val="en-US" w:eastAsia="en-US"/>
            </w:rPr>
            <w:t>Особенности психического развития детей дошкольного возраста</w:t>
            <w:tab/>
          </w:r>
          <w:hyperlink w:anchor="__RefHeading___Toc511554720">
            <w:r>
              <w:rPr>
                <w:rStyle w:val="IndexLink"/>
                <w:lang w:val="en-US" w:eastAsia="en-US"/>
              </w:rPr>
              <w:t>35</w:t>
            </w:r>
          </w:hyperlink>
        </w:p>
        <w:p>
          <w:pPr>
            <w:pStyle w:val="TOC1"/>
            <w:tabs>
              <w:tab w:val="clear" w:pos="680"/>
              <w:tab w:val="right" w:pos="10189" w:leader="dot"/>
            </w:tabs>
            <w:rPr>
              <w:lang w:val="en-US" w:eastAsia="en-US"/>
            </w:rPr>
          </w:pPr>
          <w:r>
            <w:rPr>
              <w:lang w:val="en-US" w:eastAsia="en-US"/>
            </w:rPr>
            <w:t>Глава 3</w:t>
            <w:tab/>
          </w:r>
          <w:hyperlink w:anchor="__RefHeading___Toc511554721">
            <w:r>
              <w:rPr>
                <w:rStyle w:val="IndexLink"/>
                <w:lang w:val="en-US" w:eastAsia="en-US"/>
              </w:rPr>
              <w:t>35</w:t>
            </w:r>
          </w:hyperlink>
        </w:p>
        <w:p>
          <w:pPr>
            <w:pStyle w:val="TOC2"/>
            <w:tabs>
              <w:tab w:val="clear" w:pos="680"/>
              <w:tab w:val="right" w:pos="10189" w:leader="dot"/>
            </w:tabs>
            <w:rPr>
              <w:lang w:val="en-US" w:eastAsia="en-US"/>
            </w:rPr>
          </w:pPr>
          <w:r>
            <w:rPr>
              <w:lang w:val="en-US" w:eastAsia="en-US"/>
            </w:rPr>
            <w:t>3.1. Психические особенности детей в период новорожденности и младенчества</w:t>
            <w:tab/>
          </w:r>
          <w:hyperlink w:anchor="__RefHeading___Toc511554722">
            <w:r>
              <w:rPr>
                <w:rStyle w:val="IndexLink"/>
                <w:lang w:val="en-US" w:eastAsia="en-US"/>
              </w:rPr>
              <w:t>35</w:t>
            </w:r>
          </w:hyperlink>
        </w:p>
        <w:p>
          <w:pPr>
            <w:pStyle w:val="TOC2"/>
            <w:tabs>
              <w:tab w:val="clear" w:pos="680"/>
              <w:tab w:val="right" w:pos="10189" w:leader="dot"/>
            </w:tabs>
            <w:rPr>
              <w:lang w:val="en-US" w:eastAsia="en-US"/>
            </w:rPr>
          </w:pPr>
          <w:r>
            <w:rPr>
              <w:lang w:val="en-US" w:eastAsia="en-US"/>
            </w:rPr>
            <w:t>3.2. Психические особенности детей раннего возраста</w:t>
            <w:tab/>
          </w:r>
          <w:hyperlink w:anchor="__RefHeading___Toc511554723">
            <w:r>
              <w:rPr>
                <w:rStyle w:val="IndexLink"/>
                <w:lang w:val="en-US" w:eastAsia="en-US"/>
              </w:rPr>
              <w:t>39</w:t>
            </w:r>
          </w:hyperlink>
        </w:p>
        <w:p>
          <w:pPr>
            <w:pStyle w:val="TOC2"/>
            <w:tabs>
              <w:tab w:val="clear" w:pos="680"/>
              <w:tab w:val="right" w:pos="10189" w:leader="dot"/>
            </w:tabs>
            <w:rPr>
              <w:lang w:val="en-US" w:eastAsia="en-US"/>
            </w:rPr>
          </w:pPr>
          <w:r>
            <w:rPr>
              <w:lang w:val="en-US" w:eastAsia="en-US"/>
            </w:rPr>
            <w:t>3.3. Особенности</w:t>
          </w:r>
          <w:r>
            <w:rPr>
              <w:i/>
              <w:lang w:val="en-US" w:eastAsia="en-US"/>
            </w:rPr>
            <w:t xml:space="preserve"> </w:t>
          </w:r>
          <w:r>
            <w:rPr>
              <w:lang w:val="en-US" w:eastAsia="en-US"/>
            </w:rPr>
            <w:t>психического</w:t>
          </w:r>
          <w:r>
            <w:rPr>
              <w:i/>
              <w:lang w:val="en-US" w:eastAsia="en-US"/>
            </w:rPr>
            <w:t xml:space="preserve"> </w:t>
          </w:r>
          <w:r>
            <w:rPr>
              <w:lang w:val="en-US" w:eastAsia="en-US"/>
            </w:rPr>
            <w:t>развития в дошкольном возрасте</w:t>
            <w:tab/>
          </w:r>
          <w:hyperlink w:anchor="__RefHeading___Toc511554724">
            <w:r>
              <w:rPr>
                <w:rStyle w:val="IndexLink"/>
                <w:lang w:val="en-US" w:eastAsia="en-US"/>
              </w:rPr>
              <w:t>41</w:t>
            </w:r>
          </w:hyperlink>
        </w:p>
        <w:p>
          <w:pPr>
            <w:pStyle w:val="TOC2"/>
            <w:tabs>
              <w:tab w:val="clear" w:pos="680"/>
              <w:tab w:val="right" w:pos="10189" w:leader="dot"/>
            </w:tabs>
            <w:rPr>
              <w:lang w:val="en-US" w:eastAsia="en-US"/>
            </w:rPr>
          </w:pPr>
          <w:r>
            <w:rPr>
              <w:lang w:val="en-US" w:eastAsia="en-US"/>
            </w:rPr>
            <w:t>3.4. Общие подходы к диагностике психического</w:t>
          </w:r>
          <w:r>
            <w:rPr>
              <w:i/>
              <w:lang w:val="en-US" w:eastAsia="en-US"/>
            </w:rPr>
            <w:t xml:space="preserve"> </w:t>
          </w:r>
          <w:r>
            <w:rPr>
              <w:lang w:val="en-US" w:eastAsia="en-US"/>
            </w:rPr>
            <w:t>развития детей</w:t>
            <w:tab/>
          </w:r>
          <w:hyperlink w:anchor="__RefHeading___Toc511554725">
            <w:r>
              <w:rPr>
                <w:rStyle w:val="IndexLink"/>
                <w:lang w:val="en-US" w:eastAsia="en-US"/>
              </w:rPr>
              <w:t>48</w:t>
            </w:r>
          </w:hyperlink>
        </w:p>
        <w:p>
          <w:pPr>
            <w:pStyle w:val="TOC2"/>
            <w:tabs>
              <w:tab w:val="clear" w:pos="680"/>
              <w:tab w:val="right" w:pos="10189" w:leader="dot"/>
            </w:tabs>
            <w:rPr>
              <w:lang w:val="en-US" w:eastAsia="en-US"/>
            </w:rPr>
          </w:pPr>
          <w:r>
            <w:rPr>
              <w:i/>
              <w:lang w:val="en-US" w:eastAsia="en-US"/>
            </w:rPr>
            <w:t xml:space="preserve">• </w:t>
          </w:r>
          <w:r>
            <w:rPr>
              <w:lang w:val="en-US" w:eastAsia="en-US"/>
            </w:rPr>
            <w:t>Вопросы и задания</w:t>
            <w:tab/>
          </w:r>
          <w:hyperlink w:anchor="__RefHeading___Toc511554726">
            <w:r>
              <w:rPr>
                <w:rStyle w:val="IndexLink"/>
                <w:lang w:val="en-US" w:eastAsia="en-US"/>
              </w:rPr>
              <w:t>50</w:t>
            </w:r>
          </w:hyperlink>
        </w:p>
        <w:p>
          <w:pPr>
            <w:pStyle w:val="TOC1"/>
            <w:tabs>
              <w:tab w:val="clear" w:pos="680"/>
              <w:tab w:val="right" w:pos="10189" w:leader="dot"/>
            </w:tabs>
            <w:rPr>
              <w:lang w:val="en-US" w:eastAsia="en-US"/>
            </w:rPr>
          </w:pPr>
          <w:r>
            <w:rPr>
              <w:lang w:val="en-US" w:eastAsia="en-US"/>
            </w:rPr>
            <w:t>НАПРАВЛЕНИЯ ПРОФЕССИОНАЛЬНОЙ ДЕЯТЕЛЬНОСТИ ПРАКТИЧЕСКОГО ПСИХОЛОГА В УСЛОВИЯХ ДЕТСКОГО ДОШКОЛЬНОГО УЧРЕЖДЕНИЯ</w:t>
            <w:tab/>
          </w:r>
          <w:hyperlink w:anchor="__RefHeading___Toc511554727">
            <w:r>
              <w:rPr>
                <w:rStyle w:val="IndexLink"/>
                <w:lang w:val="en-US" w:eastAsia="en-US"/>
              </w:rPr>
              <w:t>50</w:t>
            </w:r>
          </w:hyperlink>
        </w:p>
        <w:p>
          <w:pPr>
            <w:pStyle w:val="TOC1"/>
            <w:tabs>
              <w:tab w:val="clear" w:pos="680"/>
              <w:tab w:val="right" w:pos="10189" w:leader="dot"/>
            </w:tabs>
            <w:rPr>
              <w:lang w:val="en-US" w:eastAsia="en-US"/>
            </w:rPr>
          </w:pPr>
          <w:r>
            <w:rPr>
              <w:lang w:val="en-US" w:eastAsia="en-US"/>
            </w:rPr>
            <w:t>ГЛАВА</w:t>
          </w:r>
          <w:r>
            <w:rPr>
              <w:i/>
              <w:lang w:val="en-US" w:eastAsia="en-US"/>
            </w:rPr>
            <w:t xml:space="preserve"> </w:t>
          </w:r>
          <w:r>
            <w:rPr>
              <w:lang w:val="en-US" w:eastAsia="en-US"/>
            </w:rPr>
            <w:t>4</w:t>
            <w:tab/>
          </w:r>
          <w:hyperlink w:anchor="__RefHeading___Toc511554728">
            <w:r>
              <w:rPr>
                <w:rStyle w:val="IndexLink"/>
                <w:lang w:val="en-US" w:eastAsia="en-US"/>
              </w:rPr>
              <w:t>50</w:t>
            </w:r>
          </w:hyperlink>
        </w:p>
        <w:p>
          <w:pPr>
            <w:pStyle w:val="TOC2"/>
            <w:tabs>
              <w:tab w:val="clear" w:pos="680"/>
              <w:tab w:val="right" w:pos="10189" w:leader="dot"/>
            </w:tabs>
            <w:rPr>
              <w:lang w:val="en-US" w:eastAsia="en-US"/>
            </w:rPr>
          </w:pPr>
          <w:r>
            <w:rPr>
              <w:lang w:val="en-US" w:eastAsia="en-US"/>
            </w:rPr>
            <w:t>4.1. Психодиагностика</w:t>
            <w:tab/>
          </w:r>
          <w:hyperlink w:anchor="__RefHeading___Toc511554729">
            <w:r>
              <w:rPr>
                <w:rStyle w:val="IndexLink"/>
                <w:lang w:val="en-US" w:eastAsia="en-US"/>
              </w:rPr>
              <w:t>50</w:t>
            </w:r>
          </w:hyperlink>
        </w:p>
        <w:p>
          <w:pPr>
            <w:pStyle w:val="TOC2"/>
            <w:tabs>
              <w:tab w:val="clear" w:pos="680"/>
              <w:tab w:val="right" w:pos="10189" w:leader="dot"/>
            </w:tabs>
            <w:rPr>
              <w:lang w:val="en-US" w:eastAsia="en-US"/>
            </w:rPr>
          </w:pPr>
          <w:r>
            <w:rPr>
              <w:lang w:val="en-US" w:eastAsia="en-US"/>
            </w:rPr>
            <w:t>4.2. Пcиxoкoppeкция и психопрофилактика отклонений и нарушений в развитии ребенка</w:t>
            <w:tab/>
          </w:r>
          <w:hyperlink w:anchor="__RefHeading___Toc511554730">
            <w:r>
              <w:rPr>
                <w:rStyle w:val="IndexLink"/>
                <w:lang w:val="en-US" w:eastAsia="en-US"/>
              </w:rPr>
              <w:t>60</w:t>
            </w:r>
          </w:hyperlink>
        </w:p>
        <w:p>
          <w:pPr>
            <w:pStyle w:val="TOC2"/>
            <w:tabs>
              <w:tab w:val="clear" w:pos="680"/>
              <w:tab w:val="right" w:pos="10189" w:leader="dot"/>
            </w:tabs>
            <w:rPr>
              <w:lang w:val="en-US" w:eastAsia="en-US"/>
            </w:rPr>
          </w:pPr>
          <w:r>
            <w:rPr>
              <w:lang w:val="en-US" w:eastAsia="en-US"/>
            </w:rPr>
            <w:t>4.3.</w:t>
          </w:r>
          <w:r>
            <w:rPr>
              <w:i/>
              <w:lang w:val="en-US" w:eastAsia="en-US"/>
            </w:rPr>
            <w:t xml:space="preserve"> </w:t>
          </w:r>
          <w:r>
            <w:rPr>
              <w:lang w:val="en-US" w:eastAsia="en-US"/>
            </w:rPr>
            <w:t>Психологическое</w:t>
          </w:r>
          <w:r>
            <w:rPr>
              <w:i/>
              <w:lang w:val="en-US" w:eastAsia="en-US"/>
            </w:rPr>
            <w:t xml:space="preserve"> </w:t>
          </w:r>
          <w:r>
            <w:rPr>
              <w:lang w:val="en-US" w:eastAsia="en-US"/>
            </w:rPr>
            <w:t>консультирование и просвещение</w:t>
            <w:tab/>
          </w:r>
          <w:hyperlink w:anchor="__RefHeading___Toc511554731">
            <w:r>
              <w:rPr>
                <w:rStyle w:val="IndexLink"/>
                <w:lang w:val="en-US" w:eastAsia="en-US"/>
              </w:rPr>
              <w:t>63</w:t>
            </w:r>
          </w:hyperlink>
        </w:p>
        <w:p>
          <w:pPr>
            <w:pStyle w:val="TOC2"/>
            <w:tabs>
              <w:tab w:val="clear" w:pos="680"/>
              <w:tab w:val="right" w:pos="10189" w:leader="dot"/>
            </w:tabs>
            <w:rPr>
              <w:lang w:val="en-US" w:eastAsia="en-US"/>
            </w:rPr>
          </w:pPr>
          <w:r>
            <w:rPr>
              <w:lang w:val="en-US" w:eastAsia="en-US"/>
            </w:rPr>
            <w:t>4.4. Психологическое обеспечение педагогического процесса</w:t>
            <w:tab/>
          </w:r>
          <w:hyperlink w:anchor="__RefHeading___Toc511554732">
            <w:r>
              <w:rPr>
                <w:rStyle w:val="IndexLink"/>
                <w:lang w:val="en-US" w:eastAsia="en-US"/>
              </w:rPr>
              <w:t>65</w:t>
            </w:r>
          </w:hyperlink>
        </w:p>
        <w:p>
          <w:pPr>
            <w:pStyle w:val="TOC2"/>
            <w:tabs>
              <w:tab w:val="clear" w:pos="680"/>
              <w:tab w:val="right" w:pos="10189" w:leader="dot"/>
            </w:tabs>
            <w:rPr>
              <w:lang w:val="en-US" w:eastAsia="en-US"/>
            </w:rPr>
          </w:pPr>
          <w:r>
            <w:rPr>
              <w:i/>
              <w:lang w:val="en-US" w:eastAsia="en-US"/>
            </w:rPr>
            <w:t xml:space="preserve">• </w:t>
          </w:r>
          <w:r>
            <w:rPr>
              <w:lang w:val="en-US" w:eastAsia="en-US"/>
            </w:rPr>
            <w:t>Вопросы и задания</w:t>
            <w:tab/>
          </w:r>
          <w:hyperlink w:anchor="__RefHeading___Toc511554733">
            <w:r>
              <w:rPr>
                <w:rStyle w:val="IndexLink"/>
                <w:lang w:val="en-US" w:eastAsia="en-US"/>
              </w:rPr>
              <w:t>69</w:t>
            </w:r>
          </w:hyperlink>
        </w:p>
        <w:p>
          <w:pPr>
            <w:pStyle w:val="TOC1"/>
            <w:tabs>
              <w:tab w:val="clear" w:pos="680"/>
              <w:tab w:val="right" w:pos="10189" w:leader="dot"/>
            </w:tabs>
            <w:rPr>
              <w:lang w:val="en-US" w:eastAsia="en-US"/>
            </w:rPr>
          </w:pPr>
          <w:r>
            <w:rPr>
              <w:lang w:val="en-US" w:eastAsia="en-US"/>
            </w:rPr>
            <w:t>ПСИХИЧЕСКАЯ ДЕПРИВАЦИЯ И ЕЕ ВЛИЯНИЕ НА РАЗВИТИЕ ДЕТЕЙ В ПЕРВЫЕ ГОДЫ ЖИЗНИ</w:t>
            <w:tab/>
          </w:r>
          <w:hyperlink w:anchor="__RefHeading___Toc511554734">
            <w:r>
              <w:rPr>
                <w:rStyle w:val="IndexLink"/>
                <w:lang w:val="en-US" w:eastAsia="en-US"/>
              </w:rPr>
              <w:t>71</w:t>
            </w:r>
          </w:hyperlink>
        </w:p>
        <w:p>
          <w:pPr>
            <w:pStyle w:val="TOC1"/>
            <w:tabs>
              <w:tab w:val="clear" w:pos="680"/>
              <w:tab w:val="right" w:pos="10189" w:leader="dot"/>
            </w:tabs>
            <w:rPr>
              <w:lang w:val="en-US" w:eastAsia="en-US"/>
            </w:rPr>
          </w:pPr>
          <w:r>
            <w:rPr>
              <w:lang w:val="en-US" w:eastAsia="en-US"/>
            </w:rPr>
            <w:t>ГЛАВА 5</w:t>
            <w:tab/>
          </w:r>
          <w:hyperlink w:anchor="__RefHeading___Toc511554735">
            <w:r>
              <w:rPr>
                <w:rStyle w:val="IndexLink"/>
                <w:lang w:val="en-US" w:eastAsia="en-US"/>
              </w:rPr>
              <w:t>72</w:t>
            </w:r>
          </w:hyperlink>
        </w:p>
        <w:p>
          <w:pPr>
            <w:pStyle w:val="TOC2"/>
            <w:tabs>
              <w:tab w:val="clear" w:pos="680"/>
              <w:tab w:val="right" w:pos="10189" w:leader="dot"/>
            </w:tabs>
            <w:rPr>
              <w:lang w:val="en-US" w:eastAsia="en-US"/>
            </w:rPr>
          </w:pPr>
          <w:r>
            <w:rPr>
              <w:lang w:val="en-US" w:eastAsia="en-US"/>
            </w:rPr>
            <w:t>5.1. Терминология</w:t>
            <w:tab/>
          </w:r>
          <w:hyperlink w:anchor="__RefHeading___Toc511554736">
            <w:r>
              <w:rPr>
                <w:rStyle w:val="IndexLink"/>
                <w:lang w:val="en-US" w:eastAsia="en-US"/>
              </w:rPr>
              <w:t>72</w:t>
            </w:r>
          </w:hyperlink>
        </w:p>
        <w:p>
          <w:pPr>
            <w:pStyle w:val="TOC2"/>
            <w:tabs>
              <w:tab w:val="clear" w:pos="680"/>
              <w:tab w:val="right" w:pos="10189" w:leader="dot"/>
            </w:tabs>
            <w:rPr>
              <w:lang w:val="en-US" w:eastAsia="en-US"/>
            </w:rPr>
          </w:pPr>
          <w:r>
            <w:rPr>
              <w:lang w:val="en-US" w:eastAsia="en-US"/>
            </w:rPr>
            <w:t>5.2. Особенности депривации психического развития в младенчестве</w:t>
            <w:tab/>
          </w:r>
          <w:hyperlink w:anchor="__RefHeading___Toc511554737">
            <w:r>
              <w:rPr>
                <w:rStyle w:val="IndexLink"/>
                <w:lang w:val="en-US" w:eastAsia="en-US"/>
              </w:rPr>
              <w:t>72</w:t>
            </w:r>
          </w:hyperlink>
        </w:p>
        <w:p>
          <w:pPr>
            <w:pStyle w:val="TOC2"/>
            <w:tabs>
              <w:tab w:val="clear" w:pos="680"/>
              <w:tab w:val="right" w:pos="10189" w:leader="dot"/>
            </w:tabs>
            <w:rPr>
              <w:lang w:val="en-US" w:eastAsia="en-US"/>
            </w:rPr>
          </w:pPr>
          <w:r>
            <w:rPr>
              <w:lang w:val="en-US" w:eastAsia="en-US"/>
            </w:rPr>
            <w:t>5.3. Особенности депривации психического развития в раннем возрасте</w:t>
            <w:tab/>
          </w:r>
          <w:hyperlink w:anchor="__RefHeading___Toc511554738">
            <w:r>
              <w:rPr>
                <w:rStyle w:val="IndexLink"/>
                <w:lang w:val="en-US" w:eastAsia="en-US"/>
              </w:rPr>
              <w:t>75</w:t>
            </w:r>
          </w:hyperlink>
        </w:p>
        <w:p>
          <w:pPr>
            <w:pStyle w:val="TOC2"/>
            <w:tabs>
              <w:tab w:val="clear" w:pos="680"/>
              <w:tab w:val="right" w:pos="10189" w:leader="dot"/>
            </w:tabs>
            <w:rPr>
              <w:lang w:val="en-US" w:eastAsia="en-US"/>
            </w:rPr>
          </w:pPr>
          <w:r>
            <w:rPr>
              <w:lang w:val="en-US" w:eastAsia="en-US"/>
            </w:rPr>
            <w:t>5.4</w:t>
          </w:r>
          <w:r>
            <w:rPr>
              <w:i/>
              <w:lang w:val="en-US" w:eastAsia="en-US"/>
            </w:rPr>
            <w:t xml:space="preserve">. </w:t>
          </w:r>
          <w:r>
            <w:rPr>
              <w:lang w:val="en-US" w:eastAsia="en-US"/>
            </w:rPr>
            <w:t>Особенности депривации</w:t>
          </w:r>
          <w:r>
            <w:rPr>
              <w:i/>
              <w:lang w:val="en-US" w:eastAsia="en-US"/>
            </w:rPr>
            <w:t xml:space="preserve"> </w:t>
          </w:r>
          <w:r>
            <w:rPr>
              <w:lang w:val="en-US" w:eastAsia="en-US"/>
            </w:rPr>
            <w:t>психологического</w:t>
          </w:r>
          <w:r>
            <w:rPr>
              <w:i/>
              <w:lang w:val="en-US" w:eastAsia="en-US"/>
            </w:rPr>
            <w:t xml:space="preserve"> </w:t>
          </w:r>
          <w:r>
            <w:rPr>
              <w:lang w:val="en-US" w:eastAsia="en-US"/>
            </w:rPr>
            <w:t>развития в дошкольном возрасте</w:t>
            <w:tab/>
          </w:r>
          <w:hyperlink w:anchor="__RefHeading___Toc511554739">
            <w:r>
              <w:rPr>
                <w:rStyle w:val="IndexLink"/>
                <w:lang w:val="en-US" w:eastAsia="en-US"/>
              </w:rPr>
              <w:t>79</w:t>
            </w:r>
          </w:hyperlink>
        </w:p>
        <w:p>
          <w:pPr>
            <w:pStyle w:val="TOC2"/>
            <w:tabs>
              <w:tab w:val="clear" w:pos="680"/>
              <w:tab w:val="right" w:pos="10189" w:leader="dot"/>
            </w:tabs>
            <w:rPr>
              <w:lang w:val="en-US" w:eastAsia="en-US"/>
            </w:rPr>
          </w:pPr>
          <w:r>
            <w:rPr>
              <w:lang w:val="en-US" w:eastAsia="en-US"/>
            </w:rPr>
            <w:t xml:space="preserve">• </w:t>
          </w:r>
          <w:r>
            <w:rPr>
              <w:lang w:val="en-US" w:eastAsia="en-US"/>
            </w:rPr>
            <w:t>Вопросы и задания</w:t>
            <w:tab/>
          </w:r>
          <w:hyperlink w:anchor="__RefHeading___Toc511554740">
            <w:r>
              <w:rPr>
                <w:rStyle w:val="IndexLink"/>
                <w:lang w:val="en-US" w:eastAsia="en-US"/>
              </w:rPr>
              <w:t>84</w:t>
            </w:r>
          </w:hyperlink>
        </w:p>
        <w:p>
          <w:pPr>
            <w:pStyle w:val="TOC1"/>
            <w:tabs>
              <w:tab w:val="clear" w:pos="680"/>
              <w:tab w:val="right" w:pos="10189" w:leader="dot"/>
            </w:tabs>
            <w:rPr>
              <w:lang w:val="en-US" w:eastAsia="en-US"/>
            </w:rPr>
          </w:pPr>
          <w:r>
            <w:rPr>
              <w:lang w:val="en-US" w:eastAsia="en-US"/>
            </w:rPr>
            <w:t>КОРРЕКЦИОННЫЕ ИГРЫ И ЗАНЯТИЯ ДЛЯ ДЕТЕЙ С ТРУДНОСТЯМИ В ОБЩЕНИИ</w:t>
            <w:tab/>
          </w:r>
          <w:hyperlink w:anchor="__RefHeading___Toc511554741">
            <w:r>
              <w:rPr>
                <w:rStyle w:val="IndexLink"/>
                <w:lang w:val="en-US" w:eastAsia="en-US"/>
              </w:rPr>
              <w:t>84</w:t>
            </w:r>
          </w:hyperlink>
        </w:p>
        <w:p>
          <w:pPr>
            <w:pStyle w:val="TOC1"/>
            <w:tabs>
              <w:tab w:val="clear" w:pos="680"/>
              <w:tab w:val="right" w:pos="10189" w:leader="dot"/>
            </w:tabs>
            <w:rPr>
              <w:lang w:val="en-US" w:eastAsia="en-US"/>
            </w:rPr>
          </w:pPr>
          <w:r>
            <w:rPr>
              <w:lang w:val="en-US" w:eastAsia="en-US"/>
            </w:rPr>
            <w:t>ГЛАВА 6.</w:t>
            <w:tab/>
          </w:r>
          <w:hyperlink w:anchor="__RefHeading___Toc511554742">
            <w:r>
              <w:rPr>
                <w:rStyle w:val="IndexLink"/>
                <w:lang w:val="en-US" w:eastAsia="en-US"/>
              </w:rPr>
              <w:t>84</w:t>
            </w:r>
          </w:hyperlink>
        </w:p>
        <w:p>
          <w:pPr>
            <w:pStyle w:val="TOC2"/>
            <w:tabs>
              <w:tab w:val="clear" w:pos="680"/>
              <w:tab w:val="right" w:pos="10189" w:leader="dot"/>
            </w:tabs>
            <w:rPr>
              <w:lang w:val="en-US" w:eastAsia="en-US"/>
            </w:rPr>
          </w:pPr>
          <w:r>
            <w:rPr>
              <w:i/>
              <w:lang w:val="en-US" w:eastAsia="en-US"/>
            </w:rPr>
            <w:t xml:space="preserve">• </w:t>
          </w:r>
          <w:r>
            <w:rPr>
              <w:lang w:val="en-US" w:eastAsia="en-US"/>
            </w:rPr>
            <w:t>Вопросы и задания</w:t>
            <w:tab/>
          </w:r>
          <w:hyperlink w:anchor="__RefHeading___Toc511554743">
            <w:r>
              <w:rPr>
                <w:rStyle w:val="IndexLink"/>
                <w:lang w:val="en-US" w:eastAsia="en-US"/>
              </w:rPr>
              <w:t>92</w:t>
            </w:r>
          </w:hyperlink>
        </w:p>
        <w:p>
          <w:pPr>
            <w:pStyle w:val="TOC1"/>
            <w:tabs>
              <w:tab w:val="clear" w:pos="680"/>
              <w:tab w:val="right" w:pos="10189" w:leader="dot"/>
            </w:tabs>
            <w:rPr>
              <w:lang w:val="en-US" w:eastAsia="en-US"/>
            </w:rPr>
          </w:pPr>
          <w:r>
            <w:rPr>
              <w:lang w:val="en-US" w:eastAsia="en-US"/>
            </w:rPr>
            <w:t>ЛИТЕРАТУРА</w:t>
            <w:tab/>
          </w:r>
          <w:hyperlink w:anchor="__RefHeading___Toc511554744">
            <w:r>
              <w:rPr>
                <w:rStyle w:val="IndexLink"/>
                <w:lang w:val="en-US" w:eastAsia="en-US"/>
              </w:rPr>
              <w:t>92</w:t>
            </w:r>
          </w:hyperlink>
        </w:p>
        <w:p>
          <w:pPr>
            <w:pStyle w:val="TOC1"/>
            <w:tabs>
              <w:tab w:val="clear" w:pos="680"/>
              <w:tab w:val="right" w:pos="10189" w:leader="dot"/>
            </w:tabs>
            <w:rPr>
              <w:lang w:val="en-US" w:eastAsia="en-US"/>
            </w:rPr>
          </w:pPr>
          <w:r>
            <w:rPr>
              <w:lang w:val="en-US" w:eastAsia="en-US"/>
            </w:rPr>
            <w:t>СЛОВАРЬ ТЕРМИНОВ</w:t>
            <w:tab/>
          </w:r>
          <w:hyperlink w:anchor="__RefHeading___Toc511554745">
            <w:r>
              <w:rPr>
                <w:rStyle w:val="IndexLink"/>
                <w:lang w:val="en-US" w:eastAsia="en-US"/>
              </w:rPr>
              <w:t>97</w:t>
            </w:r>
          </w:hyperlink>
        </w:p>
        <w:p>
          <w:pPr>
            <w:pStyle w:val="TOC1"/>
            <w:tabs>
              <w:tab w:val="clear" w:pos="680"/>
              <w:tab w:val="right" w:pos="10189" w:leader="dot"/>
            </w:tabs>
            <w:rPr>
              <w:lang w:val="en-US" w:eastAsia="en-US"/>
            </w:rPr>
          </w:pPr>
          <w:r>
            <w:rPr>
              <w:lang w:val="en-US" w:eastAsia="en-US"/>
            </w:rPr>
            <w:t>ПРИЛОЖЕНИЯ</w:t>
            <w:tab/>
          </w:r>
          <w:hyperlink w:anchor="__RefHeading___Toc511554746">
            <w:r>
              <w:rPr>
                <w:rStyle w:val="IndexLink"/>
                <w:lang w:val="en-US" w:eastAsia="en-US"/>
              </w:rPr>
              <w:t>99</w:t>
            </w:r>
          </w:hyperlink>
        </w:p>
        <w:p>
          <w:pPr>
            <w:pStyle w:val="TOC2"/>
            <w:tabs>
              <w:tab w:val="clear" w:pos="680"/>
              <w:tab w:val="right" w:pos="10189" w:leader="dot"/>
            </w:tabs>
            <w:rPr>
              <w:lang w:val="en-US" w:eastAsia="en-US"/>
            </w:rPr>
          </w:pPr>
          <w:r>
            <w:rPr>
              <w:lang w:val="en-US" w:eastAsia="en-US"/>
            </w:rPr>
            <w:t>Приложение 1</w:t>
            <w:tab/>
          </w:r>
          <w:hyperlink w:anchor="__RefHeading___Toc511554747">
            <w:r>
              <w:rPr>
                <w:rStyle w:val="IndexLink"/>
                <w:lang w:val="en-US" w:eastAsia="en-US"/>
              </w:rPr>
              <w:t>100</w:t>
            </w:r>
          </w:hyperlink>
        </w:p>
        <w:p>
          <w:pPr>
            <w:pStyle w:val="TOC2"/>
            <w:tabs>
              <w:tab w:val="clear" w:pos="680"/>
              <w:tab w:val="right" w:pos="10189" w:leader="dot"/>
            </w:tabs>
            <w:rPr>
              <w:lang w:val="en-US" w:eastAsia="en-US"/>
            </w:rPr>
          </w:pPr>
          <w:r>
            <w:rPr>
              <w:lang w:val="en-US" w:eastAsia="en-US"/>
            </w:rPr>
            <w:t>Бланки психологических заключений</w:t>
            <w:tab/>
          </w:r>
          <w:hyperlink w:anchor="__RefHeading___Toc511554748">
            <w:r>
              <w:rPr>
                <w:rStyle w:val="IndexLink"/>
                <w:lang w:val="en-US" w:eastAsia="en-US"/>
              </w:rPr>
              <w:t>100</w:t>
            </w:r>
          </w:hyperlink>
        </w:p>
        <w:p>
          <w:pPr>
            <w:pStyle w:val="TOC2"/>
            <w:tabs>
              <w:tab w:val="clear" w:pos="680"/>
              <w:tab w:val="right" w:pos="10189" w:leader="dot"/>
            </w:tabs>
            <w:rPr>
              <w:lang w:val="en-US" w:eastAsia="en-US"/>
            </w:rPr>
          </w:pPr>
          <w:r>
            <w:rPr>
              <w:lang w:val="en-US" w:eastAsia="en-US"/>
            </w:rPr>
            <w:t>Приложение 2</w:t>
            <w:tab/>
          </w:r>
          <w:hyperlink w:anchor="__RefHeading___Toc511554749">
            <w:r>
              <w:rPr>
                <w:rStyle w:val="IndexLink"/>
                <w:lang w:val="en-US" w:eastAsia="en-US"/>
              </w:rPr>
              <w:t>104</w:t>
            </w:r>
          </w:hyperlink>
        </w:p>
        <w:p>
          <w:pPr>
            <w:pStyle w:val="TOC2"/>
            <w:tabs>
              <w:tab w:val="clear" w:pos="680"/>
              <w:tab w:val="right" w:pos="10189" w:leader="dot"/>
            </w:tabs>
            <w:rPr>
              <w:lang w:val="en-US" w:eastAsia="en-US"/>
            </w:rPr>
          </w:pPr>
          <w:r>
            <w:rPr>
              <w:lang w:val="en-US" w:eastAsia="en-US"/>
            </w:rPr>
            <w:t>Протоколы коррекционно-диагностических</w:t>
            <w:tab/>
          </w:r>
          <w:hyperlink w:anchor="__RefHeading___Toc511554750">
            <w:r>
              <w:rPr>
                <w:rStyle w:val="IndexLink"/>
                <w:lang w:val="en-US" w:eastAsia="en-US"/>
              </w:rPr>
              <w:t>104</w:t>
            </w:r>
          </w:hyperlink>
        </w:p>
        <w:p>
          <w:pPr>
            <w:pStyle w:val="TOC2"/>
            <w:tabs>
              <w:tab w:val="clear" w:pos="680"/>
              <w:tab w:val="right" w:pos="10189" w:leader="dot"/>
            </w:tabs>
            <w:rPr>
              <w:lang w:val="en-US" w:eastAsia="en-US"/>
            </w:rPr>
          </w:pPr>
          <w:r>
            <w:rPr>
              <w:lang w:val="en-US" w:eastAsia="en-US"/>
            </w:rPr>
            <w:t>мероприятий</w:t>
            <w:tab/>
          </w:r>
          <w:hyperlink w:anchor="__RefHeading___Toc511554751">
            <w:r>
              <w:rPr>
                <w:rStyle w:val="IndexLink"/>
                <w:lang w:val="en-US" w:eastAsia="en-US"/>
              </w:rPr>
              <w:t>104</w:t>
            </w:r>
          </w:hyperlink>
        </w:p>
        <w:p>
          <w:pPr>
            <w:pStyle w:val="TOC2"/>
            <w:tabs>
              <w:tab w:val="clear" w:pos="680"/>
              <w:tab w:val="right" w:pos="10189" w:leader="dot"/>
            </w:tabs>
            <w:rPr>
              <w:lang w:val="en-US" w:eastAsia="en-US"/>
            </w:rPr>
          </w:pPr>
          <w:r>
            <w:rPr>
              <w:lang w:val="en-US" w:eastAsia="en-US"/>
            </w:rPr>
            <w:t>Приложение 3</w:t>
            <w:tab/>
          </w:r>
          <w:hyperlink w:anchor="__RefHeading___Toc511554752">
            <w:r>
              <w:rPr>
                <w:rStyle w:val="IndexLink"/>
                <w:lang w:val="en-US" w:eastAsia="en-US"/>
              </w:rPr>
              <w:t>106</w:t>
            </w:r>
          </w:hyperlink>
        </w:p>
        <w:p>
          <w:pPr>
            <w:pStyle w:val="TOC2"/>
            <w:tabs>
              <w:tab w:val="clear" w:pos="680"/>
              <w:tab w:val="right" w:pos="10189" w:leader="dot"/>
            </w:tabs>
            <w:rPr>
              <w:lang w:val="en-US" w:eastAsia="en-US"/>
            </w:rPr>
          </w:pPr>
          <w:r>
            <w:rPr>
              <w:lang w:val="en-US" w:eastAsia="en-US"/>
            </w:rPr>
            <w:t>Журнал психологических запросов</w:t>
            <w:tab/>
          </w:r>
          <w:hyperlink w:anchor="__RefHeading___Toc511554753">
            <w:r>
              <w:rPr>
                <w:rStyle w:val="IndexLink"/>
                <w:lang w:val="en-US" w:eastAsia="en-US"/>
              </w:rPr>
              <w:t>106</w:t>
            </w:r>
          </w:hyperlink>
        </w:p>
        <w:p>
          <w:pPr>
            <w:pStyle w:val="TOC2"/>
            <w:tabs>
              <w:tab w:val="clear" w:pos="680"/>
              <w:tab w:val="right" w:pos="10189" w:leader="dot"/>
            </w:tabs>
            <w:rPr>
              <w:lang w:val="en-US" w:eastAsia="en-US"/>
            </w:rPr>
          </w:pPr>
          <w:r>
            <w:rPr>
              <w:lang w:val="en-US" w:eastAsia="en-US"/>
            </w:rPr>
            <w:t>Приложение 4</w:t>
            <w:tab/>
          </w:r>
          <w:hyperlink w:anchor="__RefHeading___Toc511554754">
            <w:r>
              <w:rPr>
                <w:rStyle w:val="IndexLink"/>
                <w:lang w:val="en-US" w:eastAsia="en-US"/>
              </w:rPr>
              <w:t>106</w:t>
            </w:r>
          </w:hyperlink>
        </w:p>
        <w:p>
          <w:pPr>
            <w:pStyle w:val="TOC2"/>
            <w:tabs>
              <w:tab w:val="clear" w:pos="680"/>
              <w:tab w:val="right" w:pos="10189" w:leader="dot"/>
            </w:tabs>
            <w:rPr>
              <w:lang w:val="en-US" w:eastAsia="en-US"/>
            </w:rPr>
          </w:pPr>
          <w:r>
            <w:rPr>
              <w:lang w:val="en-US" w:eastAsia="en-US"/>
            </w:rPr>
            <w:t>Бланк психологического запроса</w:t>
            <w:tab/>
          </w:r>
          <w:hyperlink w:anchor="__RefHeading___Toc511554755">
            <w:r>
              <w:rPr>
                <w:rStyle w:val="IndexLink"/>
                <w:lang w:val="en-US" w:eastAsia="en-US"/>
              </w:rPr>
              <w:t>106</w:t>
            </w:r>
          </w:hyperlink>
        </w:p>
        <w:p>
          <w:pPr>
            <w:pStyle w:val="TOC2"/>
            <w:tabs>
              <w:tab w:val="clear" w:pos="680"/>
              <w:tab w:val="right" w:pos="10189" w:leader="dot"/>
            </w:tabs>
            <w:rPr>
              <w:lang w:val="en-US" w:eastAsia="en-US"/>
            </w:rPr>
          </w:pPr>
          <w:r>
            <w:rPr>
              <w:lang w:val="en-US" w:eastAsia="en-US"/>
            </w:rPr>
            <w:t>Приложение 5</w:t>
            <w:tab/>
          </w:r>
          <w:hyperlink w:anchor="__RefHeading___Toc511554756">
            <w:r>
              <w:rPr>
                <w:rStyle w:val="IndexLink"/>
                <w:lang w:val="en-US" w:eastAsia="en-US"/>
              </w:rPr>
              <w:t>107</w:t>
            </w:r>
          </w:hyperlink>
        </w:p>
        <w:p>
          <w:pPr>
            <w:pStyle w:val="TOC2"/>
            <w:tabs>
              <w:tab w:val="clear" w:pos="680"/>
              <w:tab w:val="right" w:pos="10189" w:leader="dot"/>
            </w:tabs>
            <w:rPr>
              <w:lang w:val="en-US" w:eastAsia="en-US"/>
            </w:rPr>
          </w:pPr>
          <w:r>
            <w:rPr>
              <w:lang w:val="en-US" w:eastAsia="en-US"/>
            </w:rPr>
            <w:t>План работы практического психолога в дошкольном учреждении</w:t>
            <w:tab/>
          </w:r>
          <w:hyperlink w:anchor="__RefHeading___Toc511554757">
            <w:r>
              <w:rPr>
                <w:rStyle w:val="IndexLink"/>
                <w:lang w:val="en-US" w:eastAsia="en-US"/>
              </w:rPr>
              <w:t>107</w:t>
            </w:r>
          </w:hyperlink>
        </w:p>
        <w:p>
          <w:pPr>
            <w:pStyle w:val="TOC2"/>
            <w:tabs>
              <w:tab w:val="clear" w:pos="680"/>
              <w:tab w:val="right" w:pos="10189" w:leader="dot"/>
            </w:tabs>
            <w:rPr>
              <w:lang w:val="en-US" w:eastAsia="en-US"/>
            </w:rPr>
          </w:pPr>
          <w:r>
            <w:rPr>
              <w:lang w:val="en-US" w:eastAsia="en-US"/>
            </w:rPr>
            <w:t>Приложение 6</w:t>
            <w:tab/>
          </w:r>
          <w:hyperlink w:anchor="__RefHeading___Toc511554758">
            <w:r>
              <w:rPr>
                <w:rStyle w:val="IndexLink"/>
                <w:lang w:val="en-US" w:eastAsia="en-US"/>
              </w:rPr>
              <w:t>109</w:t>
            </w:r>
          </w:hyperlink>
        </w:p>
        <w:p>
          <w:pPr>
            <w:pStyle w:val="TOC2"/>
            <w:tabs>
              <w:tab w:val="clear" w:pos="680"/>
              <w:tab w:val="right" w:pos="10189" w:leader="dot"/>
            </w:tabs>
            <w:rPr>
              <w:lang w:val="en-US" w:eastAsia="en-US"/>
            </w:rPr>
          </w:pPr>
          <w:r>
            <w:rPr>
              <w:lang w:val="en-US" w:eastAsia="en-US"/>
            </w:rPr>
            <w:t>Набор диагностических методик для детей 3—4 лет</w:t>
            <w:tab/>
          </w:r>
          <w:hyperlink w:anchor="__RefHeading___Toc511554759">
            <w:r>
              <w:rPr>
                <w:rStyle w:val="IndexLink"/>
                <w:lang w:val="en-US" w:eastAsia="en-US"/>
              </w:rPr>
              <w:t>109</w:t>
            </w:r>
          </w:hyperlink>
        </w:p>
        <w:p>
          <w:pPr>
            <w:pStyle w:val="TOC2"/>
            <w:tabs>
              <w:tab w:val="clear" w:pos="680"/>
              <w:tab w:val="right" w:pos="10189" w:leader="dot"/>
            </w:tabs>
            <w:rPr>
              <w:lang w:val="en-US" w:eastAsia="en-US"/>
            </w:rPr>
          </w:pPr>
          <w:r>
            <w:rPr>
              <w:lang w:val="en-US" w:eastAsia="en-US"/>
            </w:rPr>
            <w:t>Приложение 7</w:t>
            <w:tab/>
          </w:r>
          <w:hyperlink w:anchor="__RefHeading___Toc511554760">
            <w:r>
              <w:rPr>
                <w:rStyle w:val="IndexLink"/>
                <w:lang w:val="en-US" w:eastAsia="en-US"/>
              </w:rPr>
              <w:t>109</w:t>
            </w:r>
          </w:hyperlink>
        </w:p>
        <w:p>
          <w:pPr>
            <w:pStyle w:val="TOC2"/>
            <w:tabs>
              <w:tab w:val="clear" w:pos="680"/>
              <w:tab w:val="right" w:pos="10189" w:leader="dot"/>
            </w:tabs>
            <w:rPr>
              <w:lang w:val="en-US" w:eastAsia="en-US"/>
            </w:rPr>
          </w:pPr>
          <w:r>
            <w:rPr>
              <w:lang w:val="en-US" w:eastAsia="en-US"/>
            </w:rPr>
            <w:t>Набор диагностических методик для детей 4—7 лет</w:t>
            <w:tab/>
          </w:r>
          <w:hyperlink w:anchor="__RefHeading___Toc511554761">
            <w:r>
              <w:rPr>
                <w:rStyle w:val="IndexLink"/>
                <w:lang w:val="en-US" w:eastAsia="en-US"/>
              </w:rPr>
              <w:t>109</w:t>
            </w:r>
          </w:hyperlink>
        </w:p>
        <w:p>
          <w:pPr>
            <w:pStyle w:val="TOC2"/>
            <w:tabs>
              <w:tab w:val="clear" w:pos="680"/>
              <w:tab w:val="right" w:pos="10189" w:leader="dot"/>
            </w:tabs>
            <w:rPr>
              <w:lang w:val="en-US" w:eastAsia="en-US"/>
            </w:rPr>
          </w:pPr>
          <w:r>
            <w:rPr>
              <w:lang w:val="en-US" w:eastAsia="en-US"/>
            </w:rPr>
            <w:t>Приложение 8</w:t>
            <w:tab/>
          </w:r>
          <w:hyperlink w:anchor="__RefHeading___Toc511554762">
            <w:r>
              <w:rPr>
                <w:rStyle w:val="IndexLink"/>
                <w:lang w:val="en-US" w:eastAsia="en-US"/>
              </w:rPr>
              <w:t>110</w:t>
            </w:r>
          </w:hyperlink>
        </w:p>
        <w:p>
          <w:pPr>
            <w:pStyle w:val="TOC2"/>
            <w:tabs>
              <w:tab w:val="clear" w:pos="680"/>
              <w:tab w:val="right" w:pos="10189" w:leader="dot"/>
            </w:tabs>
            <w:rPr>
              <w:lang w:val="en-US" w:eastAsia="en-US"/>
            </w:rPr>
          </w:pPr>
          <w:r>
            <w:rPr>
              <w:lang w:val="en-US" w:eastAsia="en-US"/>
            </w:rPr>
            <w:t>Haбор диагностических методик для детей 7— 12 лет</w:t>
            <w:tab/>
          </w:r>
          <w:hyperlink w:anchor="__RefHeading___Toc511554763">
            <w:r>
              <w:rPr>
                <w:rStyle w:val="IndexLink"/>
                <w:lang w:val="en-US" w:eastAsia="en-US"/>
              </w:rPr>
              <w:t>110</w:t>
            </w:r>
          </w:hyperlink>
        </w:p>
        <w:p>
          <w:pPr>
            <w:pStyle w:val="TOC2"/>
            <w:tabs>
              <w:tab w:val="clear" w:pos="680"/>
              <w:tab w:val="right" w:pos="10189" w:leader="dot"/>
            </w:tabs>
            <w:rPr>
              <w:lang w:val="en-US" w:eastAsia="en-US"/>
            </w:rPr>
          </w:pPr>
          <w:r>
            <w:rPr>
              <w:lang w:val="en-US" w:eastAsia="en-US"/>
            </w:rPr>
            <w:t>Приложение 9</w:t>
            <w:tab/>
          </w:r>
          <w:hyperlink w:anchor="__RefHeading___Toc511554764">
            <w:r>
              <w:rPr>
                <w:rStyle w:val="IndexLink"/>
                <w:lang w:val="en-US" w:eastAsia="en-US"/>
              </w:rPr>
              <w:t>110</w:t>
            </w:r>
          </w:hyperlink>
        </w:p>
        <w:p>
          <w:pPr>
            <w:pStyle w:val="TOC2"/>
            <w:tabs>
              <w:tab w:val="clear" w:pos="680"/>
              <w:tab w:val="right" w:pos="10189" w:leader="dot"/>
            </w:tabs>
            <w:rPr>
              <w:lang w:val="en-US" w:eastAsia="en-US"/>
            </w:rPr>
          </w:pPr>
          <w:r>
            <w:rPr>
              <w:lang w:val="en-US" w:eastAsia="en-US"/>
            </w:rPr>
            <w:t>Набор диагностических методик для детей 12—18 лет</w:t>
            <w:tab/>
          </w:r>
          <w:hyperlink w:anchor="__RefHeading___Toc511554765">
            <w:r>
              <w:rPr>
                <w:rStyle w:val="IndexLink"/>
                <w:lang w:val="en-US" w:eastAsia="en-US"/>
              </w:rPr>
              <w:t>110</w:t>
            </w:r>
          </w:hyperlink>
        </w:p>
        <w:p>
          <w:pPr>
            <w:pStyle w:val="TOC2"/>
            <w:tabs>
              <w:tab w:val="clear" w:pos="680"/>
              <w:tab w:val="right" w:pos="10189" w:leader="dot"/>
            </w:tabs>
            <w:rPr>
              <w:lang w:val="en-US" w:eastAsia="en-US"/>
            </w:rPr>
          </w:pPr>
          <w:r>
            <w:rPr>
              <w:lang w:val="en-US" w:eastAsia="en-US"/>
            </w:rPr>
            <w:t>Приложение 10</w:t>
            <w:tab/>
          </w:r>
          <w:hyperlink w:anchor="__RefHeading___Toc511554766">
            <w:r>
              <w:rPr>
                <w:rStyle w:val="IndexLink"/>
                <w:lang w:val="en-US" w:eastAsia="en-US"/>
              </w:rPr>
              <w:t>111</w:t>
            </w:r>
          </w:hyperlink>
        </w:p>
        <w:p>
          <w:pPr>
            <w:pStyle w:val="TOC2"/>
            <w:tabs>
              <w:tab w:val="clear" w:pos="680"/>
              <w:tab w:val="right" w:pos="10189" w:leader="dot"/>
            </w:tabs>
            <w:rPr>
              <w:lang w:val="en-US" w:eastAsia="en-US"/>
            </w:rPr>
          </w:pPr>
          <w:r>
            <w:rPr>
              <w:lang w:val="en-US" w:eastAsia="en-US"/>
            </w:rPr>
            <w:t>Диагностика готовности к школе</w:t>
            <w:tab/>
          </w:r>
          <w:hyperlink w:anchor="__RefHeading___Toc511554767">
            <w:r>
              <w:rPr>
                <w:rStyle w:val="IndexLink"/>
                <w:lang w:val="en-US" w:eastAsia="en-US"/>
              </w:rPr>
              <w:t>111</w:t>
            </w:r>
          </w:hyperlink>
        </w:p>
        <w:p>
          <w:pPr>
            <w:pStyle w:val="TOC2"/>
            <w:tabs>
              <w:tab w:val="clear" w:pos="680"/>
              <w:tab w:val="right" w:pos="10189" w:leader="dot"/>
            </w:tabs>
            <w:rPr>
              <w:lang w:val="en-US" w:eastAsia="en-US"/>
            </w:rPr>
          </w:pPr>
          <w:r>
            <w:rPr>
              <w:lang w:val="en-US" w:eastAsia="en-US"/>
            </w:rPr>
            <w:t>Приложение 11</w:t>
            <w:tab/>
          </w:r>
          <w:hyperlink w:anchor="__RefHeading___Toc511554768">
            <w:r>
              <w:rPr>
                <w:rStyle w:val="IndexLink"/>
                <w:lang w:val="en-US" w:eastAsia="en-US"/>
              </w:rPr>
              <w:t>111</w:t>
            </w:r>
          </w:hyperlink>
        </w:p>
        <w:p>
          <w:pPr>
            <w:pStyle w:val="TOC2"/>
            <w:tabs>
              <w:tab w:val="clear" w:pos="680"/>
              <w:tab w:val="right" w:pos="10189" w:leader="dot"/>
            </w:tabs>
            <w:rPr>
              <w:lang w:val="en-US" w:eastAsia="en-US"/>
            </w:rPr>
          </w:pPr>
          <w:r>
            <w:rPr>
              <w:lang w:val="en-US" w:eastAsia="en-US"/>
            </w:rPr>
            <w:t>Дополнительные методики</w:t>
            <w:tab/>
          </w:r>
          <w:hyperlink w:anchor="__RefHeading___Toc511554769">
            <w:r>
              <w:rPr>
                <w:rStyle w:val="IndexLink"/>
                <w:lang w:val="en-US" w:eastAsia="en-US"/>
              </w:rPr>
              <w:t>111</w:t>
            </w:r>
          </w:hyperlink>
        </w:p>
        <w:p>
          <w:pPr>
            <w:pStyle w:val="TOC2"/>
            <w:tabs>
              <w:tab w:val="clear" w:pos="680"/>
              <w:tab w:val="right" w:pos="10189" w:leader="dot"/>
            </w:tabs>
            <w:rPr>
              <w:lang w:val="en-US" w:eastAsia="en-US"/>
            </w:rPr>
          </w:pPr>
          <w:r>
            <w:rPr>
              <w:lang w:val="en-US" w:eastAsia="en-US"/>
            </w:rPr>
            <w:t>Приложение 12</w:t>
            <w:tab/>
          </w:r>
          <w:hyperlink w:anchor="__RefHeading___Toc511554770">
            <w:r>
              <w:rPr>
                <w:rStyle w:val="IndexLink"/>
                <w:lang w:val="en-US" w:eastAsia="en-US"/>
              </w:rPr>
              <w:t>112</w:t>
            </w:r>
          </w:hyperlink>
        </w:p>
        <w:p>
          <w:pPr>
            <w:pStyle w:val="TOC2"/>
            <w:tabs>
              <w:tab w:val="clear" w:pos="680"/>
              <w:tab w:val="right" w:pos="10189" w:leader="dot"/>
            </w:tabs>
            <w:rPr>
              <w:lang w:val="en-US" w:eastAsia="en-US"/>
            </w:rPr>
          </w:pPr>
          <w:r>
            <w:rPr>
              <w:lang w:val="en-US" w:eastAsia="en-US"/>
            </w:rPr>
            <w:t>Образцы использования отдельных методик и анализа полученного материала</w:t>
            <w:tab/>
          </w:r>
          <w:hyperlink w:anchor="__RefHeading___Toc511554771">
            <w:r>
              <w:rPr>
                <w:rStyle w:val="IndexLink"/>
                <w:lang w:val="en-US" w:eastAsia="en-US"/>
              </w:rPr>
              <w:t>112</w:t>
            </w:r>
          </w:hyperlink>
        </w:p>
        <w:p>
          <w:pPr>
            <w:pStyle w:val="TOC2"/>
            <w:tabs>
              <w:tab w:val="clear" w:pos="680"/>
              <w:tab w:val="right" w:pos="10189" w:leader="dot"/>
            </w:tabs>
            <w:rPr>
              <w:lang w:val="en-US" w:eastAsia="en-US"/>
            </w:rPr>
          </w:pPr>
          <w:r>
            <w:rPr>
              <w:lang w:val="en-US" w:eastAsia="en-US"/>
            </w:rPr>
            <w:t>Приложение 13</w:t>
            <w:tab/>
          </w:r>
          <w:hyperlink w:anchor="__RefHeading___Toc511554772">
            <w:r>
              <w:rPr>
                <w:rStyle w:val="IndexLink"/>
                <w:lang w:val="en-US" w:eastAsia="en-US"/>
              </w:rPr>
              <w:t>122</w:t>
            </w:r>
          </w:hyperlink>
        </w:p>
        <w:p>
          <w:pPr>
            <w:pStyle w:val="TOC2"/>
            <w:tabs>
              <w:tab w:val="clear" w:pos="680"/>
              <w:tab w:val="right" w:pos="10189" w:leader="dot"/>
            </w:tabs>
            <w:rPr>
              <w:lang w:val="en-US" w:eastAsia="en-US"/>
            </w:rPr>
          </w:pPr>
          <w:r>
            <w:rPr>
              <w:lang w:val="en-US" w:eastAsia="en-US"/>
            </w:rPr>
            <w:t>Aнкетa для воспитателей</w:t>
            <w:tab/>
          </w:r>
          <w:hyperlink w:anchor="__RefHeading___Toc511554773">
            <w:r>
              <w:rPr>
                <w:rStyle w:val="IndexLink"/>
                <w:lang w:val="en-US" w:eastAsia="en-US"/>
              </w:rPr>
              <w:t>122</w:t>
            </w:r>
          </w:hyperlink>
        </w:p>
        <w:p>
          <w:pPr>
            <w:pStyle w:val="TOC2"/>
            <w:tabs>
              <w:tab w:val="clear" w:pos="680"/>
              <w:tab w:val="right" w:pos="10189" w:leader="dot"/>
            </w:tabs>
            <w:rPr>
              <w:lang w:val="en-US" w:eastAsia="en-US"/>
            </w:rPr>
          </w:pPr>
          <w:r>
            <w:rPr>
              <w:lang w:val="en-US" w:eastAsia="en-US"/>
            </w:rPr>
            <w:t>Приложение 14</w:t>
            <w:tab/>
          </w:r>
          <w:hyperlink w:anchor="__RefHeading___Toc511554774">
            <w:r>
              <w:rPr>
                <w:rStyle w:val="IndexLink"/>
                <w:lang w:val="en-US" w:eastAsia="en-US"/>
              </w:rPr>
              <w:t>124</w:t>
            </w:r>
          </w:hyperlink>
        </w:p>
        <w:p>
          <w:pPr>
            <w:pStyle w:val="TOC2"/>
            <w:tabs>
              <w:tab w:val="clear" w:pos="680"/>
              <w:tab w:val="right" w:pos="10189" w:leader="dot"/>
            </w:tabs>
            <w:rPr>
              <w:lang w:val="en-US" w:eastAsia="en-US"/>
            </w:rPr>
          </w:pPr>
          <w:r>
            <w:rPr>
              <w:lang w:val="en-US" w:eastAsia="en-US"/>
            </w:rPr>
            <w:t>Анкета для родителей</w:t>
            <w:tab/>
          </w:r>
          <w:hyperlink w:anchor="__RefHeading___Toc511554775">
            <w:r>
              <w:rPr>
                <w:rStyle w:val="IndexLink"/>
                <w:lang w:val="en-US" w:eastAsia="en-US"/>
              </w:rPr>
              <w:t>124</w:t>
            </w:r>
          </w:hyperlink>
        </w:p>
        <w:p>
          <w:pPr>
            <w:pStyle w:val="TOC2"/>
            <w:tabs>
              <w:tab w:val="clear" w:pos="680"/>
              <w:tab w:val="right" w:pos="10189" w:leader="dot"/>
            </w:tabs>
            <w:rPr>
              <w:lang w:val="en-US" w:eastAsia="en-US"/>
            </w:rPr>
          </w:pPr>
          <w:r>
            <w:rPr>
              <w:lang w:val="en-US" w:eastAsia="en-US"/>
            </w:rPr>
            <w:t>Приложение 15</w:t>
            <w:tab/>
          </w:r>
          <w:hyperlink w:anchor="__RefHeading___Toc511554776">
            <w:r>
              <w:rPr>
                <w:rStyle w:val="IndexLink"/>
                <w:lang w:val="en-US" w:eastAsia="en-US"/>
              </w:rPr>
              <w:t>128</w:t>
            </w:r>
          </w:hyperlink>
        </w:p>
        <w:p>
          <w:pPr>
            <w:pStyle w:val="TOC2"/>
            <w:tabs>
              <w:tab w:val="clear" w:pos="680"/>
              <w:tab w:val="right" w:pos="10189" w:leader="dot"/>
            </w:tabs>
            <w:rPr>
              <w:lang w:val="en-US" w:eastAsia="en-US"/>
            </w:rPr>
          </w:pPr>
          <w:r>
            <w:rPr>
              <w:lang w:val="en-US" w:eastAsia="en-US"/>
            </w:rPr>
            <w:t>Выписка из медицинской карты</w:t>
            <w:tab/>
          </w:r>
          <w:hyperlink w:anchor="__RefHeading___Toc511554777">
            <w:r>
              <w:rPr>
                <w:rStyle w:val="IndexLink"/>
                <w:lang w:val="en-US" w:eastAsia="en-US"/>
              </w:rPr>
              <w:t>128</w:t>
            </w:r>
          </w:hyperlink>
        </w:p>
        <w:p>
          <w:pPr>
            <w:pStyle w:val="TOC2"/>
            <w:tabs>
              <w:tab w:val="clear" w:pos="680"/>
              <w:tab w:val="right" w:pos="10189" w:leader="dot"/>
            </w:tabs>
            <w:rPr>
              <w:lang w:val="en-US" w:eastAsia="en-US"/>
            </w:rPr>
          </w:pPr>
          <w:r>
            <w:rPr>
              <w:lang w:val="en-US" w:eastAsia="en-US"/>
            </w:rPr>
            <w:t>Приложение 16</w:t>
            <w:tab/>
          </w:r>
          <w:hyperlink w:anchor="__RefHeading___Toc511554778">
            <w:r>
              <w:rPr>
                <w:rStyle w:val="IndexLink"/>
                <w:lang w:val="en-US" w:eastAsia="en-US"/>
              </w:rPr>
              <w:t>129</w:t>
            </w:r>
          </w:hyperlink>
        </w:p>
        <w:p>
          <w:pPr>
            <w:pStyle w:val="TOC2"/>
            <w:tabs>
              <w:tab w:val="clear" w:pos="680"/>
              <w:tab w:val="right" w:pos="10189" w:leader="dot"/>
            </w:tabs>
            <w:rPr>
              <w:lang w:val="en-US" w:eastAsia="en-US"/>
            </w:rPr>
          </w:pPr>
          <w:r>
            <w:rPr>
              <w:lang w:val="en-US" w:eastAsia="en-US"/>
            </w:rPr>
            <w:t>Схема беседы с ребенком</w:t>
            <w:tab/>
          </w:r>
          <w:hyperlink w:anchor="__RefHeading___Toc511554779">
            <w:r>
              <w:rPr>
                <w:rStyle w:val="IndexLink"/>
                <w:lang w:val="en-US" w:eastAsia="en-US"/>
              </w:rPr>
              <w:t>129</w:t>
            </w:r>
          </w:hyperlink>
        </w:p>
        <w:p>
          <w:pPr>
            <w:pStyle w:val="TOC2"/>
            <w:tabs>
              <w:tab w:val="clear" w:pos="680"/>
              <w:tab w:val="right" w:pos="10189" w:leader="dot"/>
            </w:tabs>
            <w:rPr>
              <w:lang w:val="en-US" w:eastAsia="en-US"/>
            </w:rPr>
          </w:pPr>
          <w:r>
            <w:rPr>
              <w:lang w:val="en-US" w:eastAsia="en-US"/>
            </w:rPr>
            <w:t>Приложение 17</w:t>
            <w:tab/>
          </w:r>
          <w:hyperlink w:anchor="__RefHeading___Toc511554780">
            <w:r>
              <w:rPr>
                <w:rStyle w:val="IndexLink"/>
                <w:lang w:val="en-US" w:eastAsia="en-US"/>
              </w:rPr>
              <w:t>130</w:t>
            </w:r>
          </w:hyperlink>
        </w:p>
        <w:p>
          <w:pPr>
            <w:pStyle w:val="TOC2"/>
            <w:tabs>
              <w:tab w:val="clear" w:pos="680"/>
              <w:tab w:val="right" w:pos="10189" w:leader="dot"/>
            </w:tabs>
            <w:rPr>
              <w:lang w:val="en-US" w:eastAsia="en-US"/>
            </w:rPr>
          </w:pPr>
          <w:r>
            <w:rPr>
              <w:lang w:val="en-US" w:eastAsia="en-US"/>
            </w:rPr>
            <w:t>Схема беседы с родителями</w:t>
            <w:tab/>
          </w:r>
          <w:hyperlink w:anchor="__RefHeading___Toc511554781">
            <w:r>
              <w:rPr>
                <w:rStyle w:val="IndexLink"/>
                <w:lang w:val="en-US" w:eastAsia="en-US"/>
              </w:rPr>
              <w:t>130</w:t>
            </w:r>
          </w:hyperlink>
        </w:p>
        <w:p>
          <w:pPr>
            <w:pStyle w:val="TOC2"/>
            <w:tabs>
              <w:tab w:val="clear" w:pos="680"/>
              <w:tab w:val="right" w:pos="10189" w:leader="dot"/>
            </w:tabs>
            <w:rPr>
              <w:lang w:val="en-US" w:eastAsia="en-US"/>
            </w:rPr>
          </w:pPr>
          <w:r>
            <w:rPr>
              <w:lang w:val="en-US" w:eastAsia="en-US"/>
            </w:rPr>
            <w:t>Приложение 18</w:t>
            <w:tab/>
          </w:r>
          <w:hyperlink w:anchor="__RefHeading___Toc511554782">
            <w:r>
              <w:rPr>
                <w:rStyle w:val="IndexLink"/>
                <w:lang w:val="en-US" w:eastAsia="en-US"/>
              </w:rPr>
              <w:t>131</w:t>
            </w:r>
          </w:hyperlink>
        </w:p>
        <w:p>
          <w:pPr>
            <w:pStyle w:val="TOC2"/>
            <w:tabs>
              <w:tab w:val="clear" w:pos="680"/>
              <w:tab w:val="right" w:pos="10189" w:leader="dot"/>
            </w:tabs>
            <w:rPr>
              <w:lang w:val="en-US" w:eastAsia="en-US"/>
            </w:rPr>
          </w:pPr>
          <w:r>
            <w:rPr>
              <w:lang w:val="en-US" w:eastAsia="en-US"/>
            </w:rPr>
            <w:t>Конспекты психокоррекционных занятий</w:t>
            <w:tab/>
          </w:r>
          <w:hyperlink w:anchor="__RefHeading___Toc511554783">
            <w:r>
              <w:rPr>
                <w:rStyle w:val="IndexLink"/>
                <w:lang w:val="en-US" w:eastAsia="en-US"/>
              </w:rPr>
              <w:t>131</w:t>
            </w:r>
          </w:hyperlink>
        </w:p>
        <w:p>
          <w:pPr>
            <w:pStyle w:val="TOC2"/>
            <w:tabs>
              <w:tab w:val="clear" w:pos="680"/>
              <w:tab w:val="right" w:pos="10189" w:leader="dot"/>
            </w:tabs>
            <w:rPr>
              <w:lang w:val="en-US" w:eastAsia="en-US"/>
            </w:rPr>
          </w:pPr>
          <w:r>
            <w:rPr>
              <w:lang w:val="en-US" w:eastAsia="en-US"/>
            </w:rPr>
            <w:t>Приложение 19</w:t>
            <w:tab/>
          </w:r>
          <w:hyperlink w:anchor="__RefHeading___Toc511554784">
            <w:r>
              <w:rPr>
                <w:rStyle w:val="IndexLink"/>
                <w:lang w:val="en-US" w:eastAsia="en-US"/>
              </w:rPr>
              <w:t>133</w:t>
            </w:r>
          </w:hyperlink>
        </w:p>
        <w:p>
          <w:pPr>
            <w:pStyle w:val="TOC2"/>
            <w:tabs>
              <w:tab w:val="clear" w:pos="680"/>
              <w:tab w:val="right" w:pos="10189" w:leader="dot"/>
            </w:tabs>
            <w:rPr>
              <w:lang w:val="en-US" w:eastAsia="en-US"/>
            </w:rPr>
          </w:pPr>
          <w:r>
            <w:rPr>
              <w:lang w:val="en-US" w:eastAsia="en-US"/>
            </w:rPr>
            <w:t>Практический материал психопрофилактических воздействий</w:t>
            <w:tab/>
          </w:r>
          <w:hyperlink w:anchor="__RefHeading___Toc511554785">
            <w:r>
              <w:rPr>
                <w:rStyle w:val="IndexLink"/>
                <w:lang w:val="en-US" w:eastAsia="en-US"/>
              </w:rPr>
              <w:t>133</w:t>
            </w:r>
          </w:hyperlink>
        </w:p>
        <w:p>
          <w:pPr>
            <w:pStyle w:val="TOC2"/>
            <w:tabs>
              <w:tab w:val="clear" w:pos="680"/>
              <w:tab w:val="right" w:pos="10189" w:leader="dot"/>
            </w:tabs>
            <w:rPr>
              <w:lang w:val="en-US" w:eastAsia="en-US"/>
            </w:rPr>
          </w:pPr>
          <w:r>
            <w:rPr>
              <w:lang w:val="en-US" w:eastAsia="en-US"/>
              <w:rPrChange w:id="0" w:author="ORPM" w:date="2001-02-16T16:19:00Z"/>
            </w:rPr>
            <w:t>Приложение 20</w:t>
          </w:r>
          <w:r>
            <w:rPr>
              <w:lang w:val="en-US" w:eastAsia="en-US"/>
            </w:rPr>
            <w:tab/>
          </w:r>
          <w:hyperlink w:anchor="__RefHeading___Toc511554786">
            <w:r>
              <w:rPr>
                <w:rStyle w:val="IndexLink"/>
                <w:lang w:val="en-US" w:eastAsia="en-US"/>
              </w:rPr>
              <w:t>135</w:t>
            </w:r>
          </w:hyperlink>
        </w:p>
        <w:p>
          <w:pPr>
            <w:pStyle w:val="TOC2"/>
            <w:tabs>
              <w:tab w:val="clear" w:pos="680"/>
              <w:tab w:val="right" w:pos="10189" w:leader="dot"/>
            </w:tabs>
            <w:rPr>
              <w:lang w:val="en-US" w:eastAsia="en-US"/>
            </w:rPr>
          </w:pPr>
          <w:r>
            <w:rPr>
              <w:lang w:val="en-US" w:eastAsia="en-US"/>
            </w:rPr>
            <w:t>Рекомендации для родителей</w:t>
            <w:tab/>
          </w:r>
          <w:hyperlink w:anchor="__RefHeading___Toc511554787">
            <w:r>
              <w:rPr>
                <w:rStyle w:val="IndexLink"/>
                <w:lang w:val="en-US" w:eastAsia="en-US"/>
              </w:rPr>
              <w:t>135</w:t>
            </w:r>
          </w:hyperlink>
        </w:p>
        <w:p>
          <w:pPr>
            <w:pStyle w:val="TOC2"/>
            <w:tabs>
              <w:tab w:val="clear" w:pos="680"/>
              <w:tab w:val="right" w:pos="10189" w:leader="dot"/>
            </w:tabs>
            <w:rPr>
              <w:lang w:val="en-US" w:eastAsia="en-US"/>
            </w:rPr>
          </w:pPr>
          <w:r>
            <w:rPr>
              <w:lang w:val="en-US" w:eastAsia="en-US"/>
            </w:rPr>
            <w:t>Приложение 21</w:t>
            <w:tab/>
          </w:r>
          <w:hyperlink w:anchor="__RefHeading___Toc511554788">
            <w:r>
              <w:rPr>
                <w:rStyle w:val="IndexLink"/>
                <w:lang w:val="en-US" w:eastAsia="en-US"/>
              </w:rPr>
              <w:t>138</w:t>
            </w:r>
          </w:hyperlink>
        </w:p>
        <w:p>
          <w:pPr>
            <w:pStyle w:val="TOC2"/>
            <w:tabs>
              <w:tab w:val="clear" w:pos="680"/>
              <w:tab w:val="right" w:pos="10189" w:leader="dot"/>
            </w:tabs>
            <w:rPr>
              <w:lang w:val="en-US" w:eastAsia="en-US"/>
            </w:rPr>
          </w:pPr>
          <w:r>
            <w:rPr>
              <w:lang w:val="en-US" w:eastAsia="en-US"/>
            </w:rPr>
            <w:t>Материалы для самооценки родителей</w:t>
            <w:tab/>
          </w:r>
          <w:hyperlink w:anchor="__RefHeading___Toc511554789">
            <w:r>
              <w:rPr>
                <w:rStyle w:val="IndexLink"/>
                <w:lang w:val="en-US" w:eastAsia="en-US"/>
              </w:rPr>
              <w:t>138</w:t>
            </w:r>
          </w:hyperlink>
        </w:p>
        <w:p>
          <w:pPr>
            <w:pStyle w:val="TOC2"/>
            <w:tabs>
              <w:tab w:val="clear" w:pos="680"/>
              <w:tab w:val="right" w:pos="10189" w:leader="dot"/>
            </w:tabs>
            <w:rPr>
              <w:lang w:val="en-US" w:eastAsia="en-US"/>
            </w:rPr>
          </w:pPr>
          <w:r>
            <w:rPr>
              <w:lang w:val="en-US" w:eastAsia="en-US"/>
            </w:rPr>
            <w:t>Приложение 22</w:t>
            <w:tab/>
          </w:r>
          <w:hyperlink w:anchor="__RefHeading___Toc511554790">
            <w:r>
              <w:rPr>
                <w:rStyle w:val="IndexLink"/>
                <w:lang w:val="en-US" w:eastAsia="en-US"/>
              </w:rPr>
              <w:t>140</w:t>
            </w:r>
          </w:hyperlink>
        </w:p>
        <w:p>
          <w:pPr>
            <w:pStyle w:val="TOC2"/>
            <w:tabs>
              <w:tab w:val="clear" w:pos="680"/>
              <w:tab w:val="right" w:pos="10189" w:leader="dot"/>
            </w:tabs>
            <w:rPr>
              <w:lang w:val="en-US" w:eastAsia="en-US"/>
            </w:rPr>
          </w:pPr>
          <w:r>
            <w:rPr>
              <w:lang w:val="en-US" w:eastAsia="en-US"/>
            </w:rPr>
            <w:t>Диагностика нервно-психического развития детей первого года жизни</w:t>
            <w:tab/>
          </w:r>
          <w:hyperlink w:anchor="__RefHeading___Toc511554791">
            <w:r>
              <w:rPr>
                <w:rStyle w:val="IndexLink"/>
                <w:lang w:val="en-US" w:eastAsia="en-US"/>
              </w:rPr>
              <w:t>140</w:t>
            </w:r>
          </w:hyperlink>
        </w:p>
        <w:p>
          <w:pPr>
            <w:pStyle w:val="TOC2"/>
            <w:tabs>
              <w:tab w:val="clear" w:pos="680"/>
              <w:tab w:val="right" w:pos="10189" w:leader="dot"/>
            </w:tabs>
            <w:rPr>
              <w:lang w:val="en-US" w:eastAsia="en-US"/>
            </w:rPr>
          </w:pPr>
          <w:r>
            <w:rPr>
              <w:lang w:val="en-US" w:eastAsia="en-US"/>
            </w:rPr>
            <w:t>Приложение 23</w:t>
            <w:tab/>
          </w:r>
          <w:hyperlink w:anchor="__RefHeading___Toc511554792">
            <w:r>
              <w:rPr>
                <w:rStyle w:val="IndexLink"/>
                <w:lang w:val="en-US" w:eastAsia="en-US"/>
              </w:rPr>
              <w:t>146</w:t>
            </w:r>
          </w:hyperlink>
        </w:p>
        <w:p>
          <w:pPr>
            <w:pStyle w:val="TOC2"/>
            <w:tabs>
              <w:tab w:val="clear" w:pos="680"/>
              <w:tab w:val="right" w:pos="10189" w:leader="dot"/>
            </w:tabs>
            <w:rPr>
              <w:lang w:val="en-US" w:eastAsia="en-US"/>
            </w:rPr>
          </w:pPr>
          <w:r>
            <w:rPr>
              <w:lang w:val="en-US" w:eastAsia="en-US"/>
            </w:rPr>
            <w:t>Диагностика психического развития детей раннего возраста</w:t>
            <w:tab/>
          </w:r>
          <w:hyperlink w:anchor="__RefHeading___Toc511554793">
            <w:r>
              <w:rPr>
                <w:rStyle w:val="IndexLink"/>
                <w:lang w:val="en-US" w:eastAsia="en-US"/>
              </w:rPr>
              <w:t>146</w:t>
            </w:r>
          </w:hyperlink>
        </w:p>
        <w:p>
          <w:pPr>
            <w:pStyle w:val="TOC2"/>
            <w:tabs>
              <w:tab w:val="clear" w:pos="680"/>
              <w:tab w:val="right" w:pos="10189" w:leader="dot"/>
            </w:tabs>
            <w:rPr>
              <w:lang w:val="en-US" w:eastAsia="en-US"/>
            </w:rPr>
          </w:pPr>
          <w:r>
            <w:rPr>
              <w:lang w:val="en-US" w:eastAsia="en-US"/>
            </w:rPr>
            <w:t>Приложение 24</w:t>
            <w:tab/>
          </w:r>
          <w:hyperlink w:anchor="__RefHeading___Toc511554794">
            <w:r>
              <w:rPr>
                <w:rStyle w:val="IndexLink"/>
                <w:lang w:val="en-US" w:eastAsia="en-US"/>
              </w:rPr>
              <w:t>153</w:t>
            </w:r>
          </w:hyperlink>
        </w:p>
        <w:p>
          <w:pPr>
            <w:pStyle w:val="TOC2"/>
            <w:tabs>
              <w:tab w:val="clear" w:pos="680"/>
              <w:tab w:val="right" w:pos="10189" w:leader="dot"/>
            </w:tabs>
            <w:rPr>
              <w:lang w:val="en-US" w:eastAsia="en-US"/>
            </w:rPr>
          </w:pPr>
          <w:r>
            <w:rPr>
              <w:lang w:val="en-US" w:eastAsia="en-US"/>
            </w:rPr>
            <w:t>Диагностика психического развития детей 4—7 лет</w:t>
            <w:tab/>
          </w:r>
          <w:hyperlink w:anchor="__RefHeading___Toc511554795">
            <w:r>
              <w:rPr>
                <w:rStyle w:val="IndexLink"/>
                <w:lang w:val="en-US" w:eastAsia="en-US"/>
              </w:rPr>
              <w:t>153</w:t>
            </w:r>
          </w:hyperlink>
          <w:r>
            <w:rPr>
              <w:rStyle w:val="IndexLink"/>
              <w:lang w:val="en-US" w:eastAsia="en-US"/>
            </w:rPr>
            <w:fldChar w:fldCharType="end"/>
          </w:r>
        </w:p>
      </w:sdtContent>
    </w:sdt>
    <w:p>
      <w:pPr>
        <w:pStyle w:val="Normal"/>
        <w:jc w:val="center"/>
        <w:rPr>
          <w:b/>
          <w:caps/>
          <w:sz w:val="24"/>
          <w:lang w:val="en-US" w:eastAsia="en-US"/>
        </w:rPr>
      </w:pPr>
      <w:r>
        <w:rPr>
          <w:b/>
          <w:caps/>
          <w:sz w:val="24"/>
          <w:lang w:val="en-US" w:eastAsia="en-US"/>
          <w:rPrChange w:id="0" w:author="ORPM" w:date="2001-02-16T17:20:00Z"/>
        </w:rPr>
        <w:rPrChange w:id="0" w:author="ORPM" w:date="2001-02-16T17:20:00Z"/>
      </w:r>
    </w:p>
    <w:p>
      <w:pPr>
        <w:pStyle w:val="Normal"/>
        <w:spacing w:lineRule="auto" w:line="240"/>
        <w:ind w:firstLine="720" w:end="0"/>
        <w:rPr>
          <w:sz w:val="24"/>
          <w:del w:id="53" w:author="ORPM" w:date="2001-02-16T17:20:00Z"/>
        </w:rPr>
      </w:pPr>
      <w:del w:id="52" w:author="ORPM" w:date="2001-02-16T17:20:00Z">
        <w:r>
          <w:rPr>
            <w:sz w:val="24"/>
          </w:rPr>
          <w:delText>Предисловие................................................... 7</w:delText>
        </w:r>
      </w:del>
    </w:p>
    <w:p>
      <w:pPr>
        <w:pStyle w:val="Normal"/>
        <w:spacing w:lineRule="auto" w:line="240"/>
        <w:ind w:firstLine="720" w:end="0"/>
        <w:rPr>
          <w:sz w:val="24"/>
          <w:del w:id="55" w:author="ORPM" w:date="2001-02-16T17:20:00Z"/>
        </w:rPr>
      </w:pPr>
      <w:del w:id="54" w:author="ORPM" w:date="2001-02-16T17:20:00Z">
        <w:r>
          <w:rPr>
            <w:sz w:val="24"/>
          </w:rPr>
          <w:delText>Глава 1. История детской практической психологии ............. 8</w:delText>
        </w:r>
      </w:del>
    </w:p>
    <w:p>
      <w:pPr>
        <w:pStyle w:val="Normal"/>
        <w:spacing w:lineRule="auto" w:line="240"/>
        <w:ind w:firstLine="720" w:end="0"/>
        <w:rPr>
          <w:sz w:val="24"/>
          <w:del w:id="57" w:author="ORPM" w:date="2001-02-16T17:20:00Z"/>
        </w:rPr>
      </w:pPr>
      <w:del w:id="56" w:author="ORPM" w:date="2001-02-16T17:20:00Z">
        <w:r>
          <w:rPr>
            <w:sz w:val="24"/>
          </w:rPr>
          <w:delText>1.1. Становление детской практической психологии</w:delText>
        </w:r>
      </w:del>
    </w:p>
    <w:p>
      <w:pPr>
        <w:pStyle w:val="Normal"/>
        <w:spacing w:lineRule="auto" w:line="240"/>
        <w:ind w:firstLine="720" w:end="0"/>
        <w:rPr>
          <w:sz w:val="24"/>
          <w:del w:id="59" w:author="ORPM" w:date="2001-02-16T17:20:00Z"/>
        </w:rPr>
      </w:pPr>
      <w:del w:id="58" w:author="ORPM" w:date="2001-02-16T17:20:00Z">
        <w:r>
          <w:rPr>
            <w:sz w:val="24"/>
          </w:rPr>
          <w:delText>и педологии ........................................ 8</w:delText>
        </w:r>
      </w:del>
    </w:p>
    <w:p>
      <w:pPr>
        <w:pStyle w:val="Normal"/>
        <w:spacing w:lineRule="auto" w:line="240"/>
        <w:ind w:firstLine="720" w:end="0"/>
        <w:rPr>
          <w:sz w:val="24"/>
          <w:del w:id="61" w:author="ORPM" w:date="2001-02-16T17:20:00Z"/>
        </w:rPr>
      </w:pPr>
      <w:del w:id="60" w:author="ORPM" w:date="2001-02-16T17:20:00Z">
        <w:r>
          <w:rPr>
            <w:sz w:val="24"/>
          </w:rPr>
          <w:delText>1.2. Становление детской практической психологии</w:delText>
        </w:r>
      </w:del>
    </w:p>
    <w:p>
      <w:pPr>
        <w:pStyle w:val="Normal"/>
        <w:spacing w:lineRule="auto" w:line="240"/>
        <w:ind w:firstLine="720" w:end="0"/>
        <w:rPr>
          <w:sz w:val="24"/>
          <w:del w:id="63" w:author="ORPM" w:date="2001-02-16T17:20:00Z"/>
        </w:rPr>
      </w:pPr>
      <w:del w:id="62" w:author="ORPM" w:date="2001-02-16T17:20:00Z">
        <w:r>
          <w:rPr>
            <w:sz w:val="24"/>
          </w:rPr>
          <w:delText>в России .......................................... 17</w:delText>
        </w:r>
      </w:del>
    </w:p>
    <w:p>
      <w:pPr>
        <w:pStyle w:val="Normal"/>
        <w:spacing w:lineRule="auto" w:line="240"/>
        <w:ind w:firstLine="720" w:end="0"/>
        <w:rPr>
          <w:sz w:val="24"/>
          <w:del w:id="65" w:author="ORPM" w:date="2001-02-16T17:20:00Z"/>
        </w:rPr>
      </w:pPr>
      <w:del w:id="64" w:author="ORPM" w:date="2001-02-16T17:20:00Z">
        <w:r>
          <w:rPr>
            <w:sz w:val="24"/>
          </w:rPr>
          <w:delText>1.3. Развитие практической психологии и педологии</w:delText>
        </w:r>
      </w:del>
    </w:p>
    <w:p>
      <w:pPr>
        <w:pStyle w:val="Normal"/>
        <w:spacing w:lineRule="auto" w:line="240"/>
        <w:ind w:firstLine="720" w:end="0"/>
        <w:rPr>
          <w:sz w:val="24"/>
          <w:del w:id="67" w:author="ORPM" w:date="2001-02-16T17:20:00Z"/>
        </w:rPr>
      </w:pPr>
      <w:del w:id="66" w:author="ORPM" w:date="2001-02-16T17:20:00Z">
        <w:r>
          <w:rPr>
            <w:i/>
            <w:sz w:val="24"/>
          </w:rPr>
          <w:delText>в 20-30-е гг. ....................................... 24</w:delText>
        </w:r>
      </w:del>
    </w:p>
    <w:p>
      <w:pPr>
        <w:pStyle w:val="Normal"/>
        <w:spacing w:lineRule="auto" w:line="240"/>
        <w:ind w:firstLine="720" w:end="0"/>
        <w:rPr>
          <w:sz w:val="24"/>
          <w:del w:id="70" w:author="ORPM" w:date="2001-02-16T17:20:00Z"/>
        </w:rPr>
      </w:pPr>
      <w:del w:id="68" w:author="ORPM" w:date="2001-02-16T17:20:00Z">
        <w:r>
          <w:rPr>
            <w:sz w:val="24"/>
          </w:rPr>
          <w:delText>Вопросы и задания</w:delText>
        </w:r>
      </w:del>
      <w:del w:id="69" w:author="ORPM" w:date="2001-02-16T17:20:00Z">
        <w:r>
          <w:rPr>
            <w:i/>
            <w:sz w:val="24"/>
          </w:rPr>
          <w:delText xml:space="preserve"> ...................................... 35</w:delText>
        </w:r>
      </w:del>
    </w:p>
    <w:p>
      <w:pPr>
        <w:pStyle w:val="Normal"/>
        <w:spacing w:lineRule="auto" w:line="240"/>
        <w:ind w:firstLine="720" w:end="0"/>
        <w:rPr>
          <w:sz w:val="24"/>
          <w:del w:id="72" w:author="ORPM" w:date="2001-02-16T17:20:00Z"/>
        </w:rPr>
      </w:pPr>
      <w:del w:id="71" w:author="ORPM" w:date="2001-02-16T17:20:00Z">
        <w:r>
          <w:rPr>
            <w:sz w:val="24"/>
          </w:rPr>
          <w:delText>Глава 2. Организация психологической службы в детском до</w:delText>
          <w:softHyphen/>
          <w:delText>школьном учреждении......................................... 37</w:delText>
        </w:r>
      </w:del>
    </w:p>
    <w:p>
      <w:pPr>
        <w:pStyle w:val="Normal"/>
        <w:spacing w:lineRule="auto" w:line="240"/>
        <w:ind w:firstLine="720" w:end="0"/>
        <w:rPr>
          <w:sz w:val="24"/>
          <w:del w:id="74" w:author="ORPM" w:date="2001-02-16T17:20:00Z"/>
        </w:rPr>
      </w:pPr>
      <w:del w:id="73" w:author="ORPM" w:date="2001-02-16T17:20:00Z">
        <w:r>
          <w:rPr>
            <w:sz w:val="24"/>
          </w:rPr>
          <w:delText>2.1. Психологический кабинет ......................... 37</w:delText>
        </w:r>
      </w:del>
    </w:p>
    <w:p>
      <w:pPr>
        <w:pStyle w:val="Normal"/>
        <w:spacing w:lineRule="auto" w:line="240"/>
        <w:ind w:firstLine="720" w:end="0"/>
        <w:rPr>
          <w:sz w:val="24"/>
          <w:del w:id="76" w:author="ORPM" w:date="2001-02-16T17:20:00Z"/>
        </w:rPr>
      </w:pPr>
      <w:del w:id="75" w:author="ORPM" w:date="2001-02-16T17:20:00Z">
        <w:r>
          <w:rPr>
            <w:sz w:val="24"/>
          </w:rPr>
          <w:delText>2.2. Психологический инструментарий ................. 41</w:delText>
        </w:r>
      </w:del>
    </w:p>
    <w:p>
      <w:pPr>
        <w:pStyle w:val="Normal"/>
        <w:spacing w:lineRule="auto" w:line="240"/>
        <w:ind w:firstLine="720" w:end="0"/>
        <w:rPr>
          <w:sz w:val="24"/>
          <w:del w:id="78" w:author="ORPM" w:date="2001-02-16T17:20:00Z"/>
        </w:rPr>
      </w:pPr>
      <w:del w:id="77" w:author="ORPM" w:date="2001-02-16T17:20:00Z">
        <w:r>
          <w:rPr>
            <w:sz w:val="24"/>
          </w:rPr>
          <w:delText>2.3. Нормативная документация детского практичес</w:delText>
          <w:softHyphen/>
          <w:delText>кого психолога .................................... 45</w:delText>
        </w:r>
      </w:del>
    </w:p>
    <w:p>
      <w:pPr>
        <w:pStyle w:val="Normal"/>
        <w:spacing w:lineRule="auto" w:line="240"/>
        <w:ind w:firstLine="720" w:end="0"/>
        <w:rPr>
          <w:sz w:val="24"/>
          <w:del w:id="80" w:author="ORPM" w:date="2001-02-16T17:20:00Z"/>
        </w:rPr>
      </w:pPr>
      <w:del w:id="79" w:author="ORPM" w:date="2001-02-16T17:20:00Z">
        <w:r>
          <w:rPr>
            <w:sz w:val="24"/>
          </w:rPr>
          <w:delText>2.4. Специальная документация ........................ 45</w:delText>
        </w:r>
      </w:del>
    </w:p>
    <w:p>
      <w:pPr>
        <w:pStyle w:val="Normal"/>
        <w:spacing w:lineRule="auto" w:line="240"/>
        <w:ind w:firstLine="720" w:end="0"/>
        <w:rPr>
          <w:del w:id="82" w:author="ORPM" w:date="2001-02-16T17:20:00Z"/>
        </w:rPr>
      </w:pPr>
      <w:del w:id="81" w:author="ORPM" w:date="2001-02-16T17:20:00Z">
        <w:r>
          <w:rPr>
            <w:sz w:val="24"/>
          </w:rPr>
          <w:delText>2.5. Организационно-методическая документация ....... 51</w:delText>
        </w:r>
      </w:del>
    </w:p>
    <w:p>
      <w:pPr>
        <w:pStyle w:val="Normal"/>
        <w:spacing w:lineRule="auto" w:line="240"/>
        <w:ind w:firstLine="720" w:end="0"/>
        <w:rPr>
          <w:sz w:val="24"/>
          <w:del w:id="86" w:author="ORPM" w:date="2001-02-16T17:20:00Z"/>
        </w:rPr>
      </w:pPr>
      <w:del w:id="83" w:author="ORPM" w:date="2001-02-16T17:20:00Z">
        <w:r>
          <w:rPr>
            <w:i/>
            <w:sz w:val="24"/>
          </w:rPr>
          <w:delText>Вопросы и задания ............</w:delText>
        </w:r>
      </w:del>
      <w:del w:id="84" w:author="ORPM" w:date="2001-02-16T17:20:00Z">
        <w:r>
          <w:rPr>
            <w:sz w:val="24"/>
          </w:rPr>
          <w:delText>..</w:delText>
        </w:r>
      </w:del>
      <w:del w:id="85" w:author="ORPM" w:date="2001-02-16T17:20:00Z">
        <w:r>
          <w:rPr>
            <w:b/>
            <w:sz w:val="24"/>
          </w:rPr>
          <w:delText>......................... 56</w:delText>
        </w:r>
      </w:del>
    </w:p>
    <w:p>
      <w:pPr>
        <w:pStyle w:val="Normal"/>
        <w:spacing w:lineRule="auto" w:line="240"/>
        <w:ind w:firstLine="720" w:end="0"/>
        <w:rPr>
          <w:sz w:val="24"/>
          <w:del w:id="88" w:author="ORPM" w:date="2001-02-16T17:20:00Z"/>
        </w:rPr>
      </w:pPr>
      <w:del w:id="87" w:author="ORPM" w:date="2001-02-16T17:20:00Z">
        <w:r>
          <w:rPr>
            <w:sz w:val="24"/>
          </w:rPr>
          <w:delText>Глава 3. Особенности психического развития детей дошколь</w:delText>
          <w:softHyphen/>
          <w:delText>ного возраста ................................................. 58</w:delText>
        </w:r>
      </w:del>
    </w:p>
    <w:p>
      <w:pPr>
        <w:pStyle w:val="Normal"/>
        <w:spacing w:lineRule="auto" w:line="240"/>
        <w:ind w:firstLine="720" w:end="0"/>
        <w:rPr>
          <w:sz w:val="24"/>
          <w:del w:id="90" w:author="ORPM" w:date="2001-02-16T17:20:00Z"/>
        </w:rPr>
      </w:pPr>
      <w:del w:id="89" w:author="ORPM" w:date="2001-02-16T17:20:00Z">
        <w:r>
          <w:rPr>
            <w:sz w:val="24"/>
          </w:rPr>
          <w:delText>3.1. Психические особенности детей в период ново-</w:delText>
        </w:r>
      </w:del>
    </w:p>
    <w:p>
      <w:pPr>
        <w:pStyle w:val="Normal"/>
        <w:spacing w:lineRule="auto" w:line="240"/>
        <w:ind w:firstLine="720" w:end="0"/>
        <w:rPr>
          <w:sz w:val="24"/>
          <w:del w:id="92" w:author="ORPM" w:date="2001-02-16T17:20:00Z"/>
        </w:rPr>
      </w:pPr>
      <w:del w:id="91" w:author="ORPM" w:date="2001-02-16T17:20:00Z">
        <w:r>
          <w:rPr>
            <w:sz w:val="24"/>
          </w:rPr>
          <w:delText>рожденности и младенчества....................... 58</w:delText>
        </w:r>
      </w:del>
    </w:p>
    <w:p>
      <w:pPr>
        <w:pStyle w:val="Normal"/>
        <w:spacing w:lineRule="auto" w:line="240"/>
        <w:ind w:firstLine="720" w:end="0"/>
        <w:rPr>
          <w:sz w:val="24"/>
          <w:del w:id="94" w:author="ORPM" w:date="2001-02-16T17:20:00Z"/>
        </w:rPr>
      </w:pPr>
      <w:del w:id="93" w:author="ORPM" w:date="2001-02-16T17:20:00Z">
        <w:r>
          <w:rPr>
            <w:sz w:val="24"/>
          </w:rPr>
          <w:delText>3.2. Психические особенности детей раннего воз</w:delText>
          <w:softHyphen/>
          <w:delText>раста. ............................................. 65</w:delText>
        </w:r>
      </w:del>
    </w:p>
    <w:p>
      <w:pPr>
        <w:sectPr>
          <w:footerReference w:type="default" r:id="rId5"/>
          <w:footerReference w:type="first" r:id="rId6"/>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6" w:author="ORPM" w:date="2001-02-16T17:20:00Z"/>
        </w:rPr>
      </w:pPr>
      <w:del w:id="95" w:author="ORPM" w:date="2001-02-16T17:20:00Z">
        <w:r>
          <w:rPr>
            <w:sz w:val="24"/>
          </w:rPr>
          <w:delText>3.3. Особенности психического развития в дошколь</w:delText>
          <w:softHyphen/>
          <w:delText>ном возрасте ...................................... 70</w:delText>
        </w:r>
      </w:del>
    </w:p>
    <w:p>
      <w:pPr>
        <w:pStyle w:val="Normal"/>
        <w:spacing w:lineRule="auto" w:line="240"/>
        <w:ind w:firstLine="720" w:end="0"/>
        <w:rPr>
          <w:sz w:val="24"/>
          <w:del w:id="98" w:author="ORPM" w:date="2001-02-16T17:20:00Z"/>
        </w:rPr>
      </w:pPr>
      <w:del w:id="97" w:author="ORPM" w:date="2001-02-16T17:20:00Z">
        <w:r>
          <w:rPr>
            <w:sz w:val="24"/>
          </w:rPr>
          <w:delText>3.4. Общие подходы к диагностике психического раз</w:delText>
          <w:softHyphen/>
          <w:delText>вития детей....................................... 82</w:delText>
        </w:r>
      </w:del>
    </w:p>
    <w:p>
      <w:pPr>
        <w:pStyle w:val="Normal"/>
        <w:spacing w:lineRule="auto" w:line="240"/>
        <w:ind w:firstLine="720" w:end="0"/>
        <w:rPr>
          <w:sz w:val="24"/>
          <w:del w:id="101" w:author="ORPM" w:date="2001-02-16T17:20:00Z"/>
        </w:rPr>
      </w:pPr>
      <w:del w:id="99" w:author="ORPM" w:date="2001-02-16T17:20:00Z">
        <w:r>
          <w:rPr>
            <w:sz w:val="24"/>
          </w:rPr>
          <w:delText>Вопросы и задания .....................................</w:delText>
        </w:r>
      </w:del>
      <w:del w:id="100" w:author="ORPM" w:date="2001-02-16T17:20:00Z">
        <w:r>
          <w:rPr>
            <w:i/>
            <w:sz w:val="24"/>
          </w:rPr>
          <w:delText xml:space="preserve"> 85</w:delText>
        </w:r>
      </w:del>
    </w:p>
    <w:p>
      <w:pPr>
        <w:pStyle w:val="Normal"/>
        <w:spacing w:lineRule="auto" w:line="240"/>
        <w:ind w:firstLine="720" w:end="0"/>
        <w:rPr>
          <w:sz w:val="24"/>
          <w:del w:id="103" w:author="ORPM" w:date="2001-02-16T17:20:00Z"/>
        </w:rPr>
      </w:pPr>
      <w:del w:id="102" w:author="ORPM" w:date="2001-02-16T17:20:00Z">
        <w:r>
          <w:rPr>
            <w:sz w:val="24"/>
          </w:rPr>
          <w:delText>Глава 4. Направления профессиональной деятельности прак</w:delText>
          <w:softHyphen/>
          <w:delText>тического психолога в условиях детского дошкольного учреж</w:delText>
          <w:softHyphen/>
          <w:delText>дения ........................................................ 86</w:delText>
        </w:r>
      </w:del>
    </w:p>
    <w:p>
      <w:pPr>
        <w:pStyle w:val="Normal"/>
        <w:spacing w:lineRule="auto" w:line="240"/>
        <w:ind w:firstLine="720" w:end="0"/>
        <w:rPr>
          <w:sz w:val="24"/>
          <w:del w:id="105" w:author="ORPM" w:date="2001-02-16T17:20:00Z"/>
        </w:rPr>
      </w:pPr>
      <w:del w:id="104" w:author="ORPM" w:date="2001-02-16T17:20:00Z">
        <w:r>
          <w:rPr>
            <w:sz w:val="24"/>
          </w:rPr>
          <w:delText>4.1. Психодиагностика ................................ 86</w:delText>
        </w:r>
      </w:del>
    </w:p>
    <w:p>
      <w:pPr>
        <w:pStyle w:val="Normal"/>
        <w:spacing w:lineRule="auto" w:line="240"/>
        <w:ind w:firstLine="720" w:end="0"/>
        <w:rPr>
          <w:sz w:val="24"/>
          <w:del w:id="107" w:author="ORPM" w:date="2001-02-16T17:20:00Z"/>
        </w:rPr>
      </w:pPr>
      <w:del w:id="106" w:author="ORPM" w:date="2001-02-16T17:20:00Z">
        <w:r>
          <w:rPr>
            <w:sz w:val="24"/>
          </w:rPr>
          <w:delText>4.2. Психокоррекция и психопрофилактика отклоне</w:delText>
          <w:softHyphen/>
          <w:delText>ний и нарушений в развитии ребенка.............. 101</w:delText>
        </w:r>
      </w:del>
    </w:p>
    <w:p>
      <w:pPr>
        <w:pStyle w:val="Normal"/>
        <w:spacing w:lineRule="auto" w:line="240"/>
        <w:ind w:firstLine="720" w:end="0"/>
        <w:rPr>
          <w:sz w:val="24"/>
          <w:del w:id="109" w:author="ORPM" w:date="2001-02-16T17:20:00Z"/>
        </w:rPr>
      </w:pPr>
      <w:del w:id="108" w:author="ORPM" w:date="2001-02-16T17:20:00Z">
        <w:r>
          <w:rPr>
            <w:sz w:val="24"/>
          </w:rPr>
          <w:delText>4.3. Психологическое консультирование и просвеще</w:delText>
          <w:softHyphen/>
          <w:delText>ние. ............................................. 107</w:delText>
        </w:r>
      </w:del>
    </w:p>
    <w:p>
      <w:pPr>
        <w:pStyle w:val="Normal"/>
        <w:spacing w:lineRule="auto" w:line="240"/>
        <w:ind w:firstLine="720" w:end="0"/>
        <w:rPr>
          <w:sz w:val="24"/>
          <w:del w:id="111" w:author="ORPM" w:date="2001-02-16T17:20:00Z"/>
        </w:rPr>
      </w:pPr>
      <w:del w:id="110" w:author="ORPM" w:date="2001-02-16T17:20:00Z">
        <w:r>
          <w:rPr>
            <w:sz w:val="24"/>
          </w:rPr>
          <w:delText>4.4. Психологическое обеспечение педагогического</w:delText>
        </w:r>
      </w:del>
    </w:p>
    <w:p>
      <w:pPr>
        <w:pStyle w:val="Normal"/>
        <w:spacing w:lineRule="auto" w:line="240"/>
        <w:ind w:firstLine="720" w:end="0"/>
        <w:rPr>
          <w:sz w:val="24"/>
          <w:del w:id="113" w:author="ORPM" w:date="2001-02-16T17:20:00Z"/>
        </w:rPr>
      </w:pPr>
      <w:del w:id="112" w:author="ORPM" w:date="2001-02-16T17:20:00Z">
        <w:r>
          <w:rPr>
            <w:sz w:val="24"/>
          </w:rPr>
          <w:delText>процесса ........................................ 111</w:delText>
        </w:r>
      </w:del>
    </w:p>
    <w:p>
      <w:pPr>
        <w:pStyle w:val="Normal"/>
        <w:spacing w:lineRule="auto" w:line="240"/>
        <w:ind w:firstLine="720" w:end="0"/>
        <w:rPr>
          <w:sz w:val="24"/>
          <w:del w:id="116" w:author="ORPM" w:date="2001-02-16T17:20:00Z"/>
        </w:rPr>
      </w:pPr>
      <w:del w:id="114" w:author="ORPM" w:date="2001-02-16T17:20:00Z">
        <w:r>
          <w:rPr>
            <w:sz w:val="24"/>
          </w:rPr>
          <w:delText>Вопросы и задания ....................................</w:delText>
        </w:r>
      </w:del>
      <w:del w:id="115" w:author="ORPM" w:date="2001-02-16T17:20:00Z">
        <w:r>
          <w:rPr>
            <w:b/>
            <w:i/>
            <w:sz w:val="24"/>
          </w:rPr>
          <w:delText xml:space="preserve"> 119</w:delText>
        </w:r>
      </w:del>
    </w:p>
    <w:p>
      <w:pPr>
        <w:pStyle w:val="Normal"/>
        <w:spacing w:lineRule="auto" w:line="240"/>
        <w:ind w:firstLine="720" w:end="0"/>
        <w:rPr>
          <w:sz w:val="24"/>
          <w:del w:id="118" w:author="ORPM" w:date="2001-02-16T17:20:00Z"/>
        </w:rPr>
      </w:pPr>
      <w:del w:id="117" w:author="ORPM" w:date="2001-02-16T17:20:00Z">
        <w:r>
          <w:rPr>
            <w:sz w:val="24"/>
          </w:rPr>
          <w:delText>Глава 5. Психическая депривация и ее влияние на развитие детей в первые годы жизни................................... 123</w:delText>
        </w:r>
      </w:del>
    </w:p>
    <w:p>
      <w:pPr>
        <w:pStyle w:val="Normal"/>
        <w:spacing w:lineRule="auto" w:line="240"/>
        <w:ind w:firstLine="720" w:end="0"/>
        <w:rPr>
          <w:sz w:val="24"/>
          <w:del w:id="120" w:author="ORPM" w:date="2001-02-16T17:20:00Z"/>
        </w:rPr>
      </w:pPr>
      <w:del w:id="119" w:author="ORPM" w:date="2001-02-16T17:20:00Z">
        <w:r>
          <w:rPr>
            <w:sz w:val="24"/>
          </w:rPr>
          <w:delText>5.1. Терминология .......^........................... 124</w:delText>
        </w:r>
      </w:del>
    </w:p>
    <w:p>
      <w:pPr>
        <w:pStyle w:val="Normal"/>
        <w:spacing w:lineRule="auto" w:line="240"/>
        <w:ind w:firstLine="720" w:end="0"/>
        <w:rPr>
          <w:del w:id="122" w:author="ORPM" w:date="2001-02-16T17:20:00Z"/>
        </w:rPr>
      </w:pPr>
      <w:del w:id="121" w:author="ORPM" w:date="2001-02-16T17:20:00Z">
        <w:r>
          <w:rPr>
            <w:sz w:val="24"/>
          </w:rPr>
          <w:delText>5.2. Особенности депривации психического разви</w:delText>
          <w:softHyphen/>
          <w:delText>тия в младенчестве............................... 125</w:delText>
        </w:r>
      </w:del>
    </w:p>
    <w:p>
      <w:pPr>
        <w:pStyle w:val="Normal"/>
        <w:spacing w:lineRule="auto" w:line="240"/>
        <w:ind w:firstLine="720" w:end="0"/>
        <w:rPr>
          <w:sz w:val="24"/>
          <w:del w:id="124" w:author="ORPM" w:date="2001-02-16T17:20:00Z"/>
        </w:rPr>
      </w:pPr>
      <w:del w:id="123" w:author="ORPM" w:date="2001-02-16T17:20:00Z">
        <w:r>
          <w:rPr>
            <w:sz w:val="24"/>
          </w:rPr>
          <w:delText>5.3. Особенности депривации психического разви</w:delText>
          <w:softHyphen/>
          <w:delText>тия в раннем возрасте ............................ 130</w:delText>
        </w:r>
      </w:del>
    </w:p>
    <w:p>
      <w:pPr>
        <w:pStyle w:val="Normal"/>
        <w:spacing w:lineRule="auto" w:line="240"/>
        <w:ind w:firstLine="720" w:end="0"/>
        <w:rPr>
          <w:sz w:val="24"/>
          <w:del w:id="126" w:author="ORPM" w:date="2001-02-16T17:20:00Z"/>
        </w:rPr>
      </w:pPr>
      <w:del w:id="125" w:author="ORPM" w:date="2001-02-16T17:20:00Z">
        <w:r>
          <w:rPr>
            <w:sz w:val="24"/>
          </w:rPr>
          <w:delText>5.4. Особенности депривации психического разви</w:delText>
          <w:softHyphen/>
          <w:delText>тия в дошкольном возрасте ....................... 137</w:delText>
        </w:r>
      </w:del>
    </w:p>
    <w:p>
      <w:pPr>
        <w:pStyle w:val="Normal"/>
        <w:spacing w:lineRule="auto" w:line="240"/>
        <w:ind w:firstLine="720" w:end="0"/>
        <w:rPr>
          <w:sz w:val="24"/>
          <w:del w:id="130" w:author="ORPM" w:date="2001-02-16T17:20:00Z"/>
        </w:rPr>
      </w:pPr>
      <w:del w:id="127" w:author="ORPM" w:date="2001-02-16T17:20:00Z">
        <w:r>
          <w:rPr>
            <w:sz w:val="24"/>
          </w:rPr>
          <w:delText>Вопросы и задания.</w:delText>
        </w:r>
      </w:del>
      <w:del w:id="128" w:author="ORPM" w:date="2001-02-16T17:20:00Z">
        <w:r>
          <w:rPr>
            <w:b/>
            <w:sz w:val="24"/>
          </w:rPr>
          <w:delText xml:space="preserve"> ....................................</w:delText>
        </w:r>
      </w:del>
      <w:del w:id="129" w:author="ORPM" w:date="2001-02-16T17:20:00Z">
        <w:r>
          <w:rPr>
            <w:b/>
            <w:i/>
            <w:sz w:val="24"/>
          </w:rPr>
          <w:delText xml:space="preserve"> 146</w:delText>
        </w:r>
      </w:del>
    </w:p>
    <w:p>
      <w:pPr>
        <w:pStyle w:val="Normal"/>
        <w:spacing w:lineRule="auto" w:line="240"/>
        <w:ind w:firstLine="720" w:end="0"/>
        <w:rPr>
          <w:sz w:val="24"/>
          <w:del w:id="132" w:author="ORPM" w:date="2001-02-16T17:20:00Z"/>
        </w:rPr>
      </w:pPr>
      <w:del w:id="131" w:author="ORPM" w:date="2001-02-16T17:20:00Z">
        <w:r>
          <w:rPr>
            <w:sz w:val="24"/>
          </w:rPr>
          <w:delText>Глава 6. Коррекционные игры и занятия для детей с трудно</w:delText>
          <w:softHyphen/>
          <w:delText>стями в общении ............................................ 147</w:delText>
        </w:r>
      </w:del>
    </w:p>
    <w:p>
      <w:pPr>
        <w:pStyle w:val="Normal"/>
        <w:spacing w:lineRule="auto" w:line="240"/>
        <w:ind w:firstLine="720" w:end="0"/>
        <w:rPr>
          <w:sz w:val="24"/>
          <w:del w:id="135" w:author="ORPM" w:date="2001-02-16T17:20:00Z"/>
        </w:rPr>
      </w:pPr>
      <w:del w:id="133" w:author="ORPM" w:date="2001-02-16T17:20:00Z">
        <w:r>
          <w:rPr>
            <w:sz w:val="24"/>
          </w:rPr>
          <w:delText>Вопросы и задания ....................................</w:delText>
        </w:r>
      </w:del>
      <w:del w:id="134" w:author="ORPM" w:date="2001-02-16T17:20:00Z">
        <w:r>
          <w:rPr>
            <w:i/>
            <w:sz w:val="24"/>
          </w:rPr>
          <w:delText xml:space="preserve"> 161</w:delText>
        </w:r>
      </w:del>
    </w:p>
    <w:p>
      <w:pPr>
        <w:pStyle w:val="Normal"/>
        <w:spacing w:lineRule="auto" w:line="240"/>
        <w:ind w:firstLine="720" w:end="0"/>
        <w:rPr>
          <w:del w:id="137" w:author="ORPM" w:date="2001-02-16T17:20:00Z"/>
        </w:rPr>
      </w:pPr>
      <w:del w:id="136" w:author="ORPM" w:date="2001-02-16T17:20:00Z">
        <w:r>
          <w:rPr>
            <w:sz w:val="24"/>
          </w:rPr>
          <w:delText>Литература.................................................. 162</w:delText>
        </w:r>
      </w:del>
    </w:p>
    <w:p>
      <w:pPr>
        <w:pStyle w:val="Normal"/>
        <w:spacing w:lineRule="auto" w:line="240"/>
        <w:ind w:firstLine="720" w:end="0"/>
        <w:rPr>
          <w:sz w:val="24"/>
          <w:del w:id="139" w:author="ORPM" w:date="2001-02-16T17:20:00Z"/>
        </w:rPr>
      </w:pPr>
      <w:del w:id="138" w:author="ORPM" w:date="2001-02-16T17:20:00Z">
        <w:r>
          <w:rPr>
            <w:sz w:val="24"/>
          </w:rPr>
          <w:delText>Словарь терминов ........................................... 168</w:delText>
        </w:r>
      </w:del>
    </w:p>
    <w:p>
      <w:pPr>
        <w:sectPr>
          <w:footerReference w:type="default" r:id="rId7"/>
          <w:footerReference w:type="first" r:id="rId8"/>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41" w:author="ORPM" w:date="2001-02-16T17:20:00Z"/>
        </w:rPr>
      </w:pPr>
      <w:del w:id="140" w:author="ORPM" w:date="2001-02-16T17:20:00Z">
        <w:r>
          <w:rPr>
            <w:sz w:val="24"/>
          </w:rPr>
          <w:delText>Приложения ................................................ 173</w:delText>
        </w:r>
      </w:del>
    </w:p>
    <w:p>
      <w:pPr>
        <w:pStyle w:val="Normal"/>
        <w:keepNext w:val="false"/>
        <w:rPr/>
      </w:pPr>
      <w:bookmarkStart w:id="0" w:name="__RefHeading___Toc511554704"/>
      <w:bookmarkEnd w:id="0"/>
      <w:r>
        <w:rPr/>
        <w:t>ПРЕДИСЛОВИЕ</w:t>
      </w:r>
    </w:p>
    <w:p>
      <w:pPr>
        <w:pStyle w:val="Normal"/>
        <w:spacing w:lineRule="auto" w:line="240"/>
        <w:ind w:firstLine="720" w:end="0"/>
        <w:rPr>
          <w:sz w:val="24"/>
          <w:lang w:val="en-US"/>
        </w:rPr>
      </w:pPr>
      <w:r>
        <w:rPr>
          <w:sz w:val="24"/>
          <w:lang w:val="en-US"/>
        </w:rPr>
      </w:r>
    </w:p>
    <w:p>
      <w:pPr>
        <w:pStyle w:val="Normal"/>
        <w:spacing w:lineRule="auto" w:line="240"/>
        <w:ind w:hanging="0" w:end="0"/>
        <w:rPr>
          <w:sz w:val="24"/>
        </w:rPr>
      </w:pPr>
      <w:r>
        <w:rPr>
          <w:sz w:val="24"/>
        </w:rPr>
        <w:t>Данная книга содержит материал, необходимый для работы практи</w:t>
        <w:softHyphen/>
        <w:t>ческих психологов в дошкольных образовательных учреждениях. В ней отражены разные стороны работы психолога, связанные с проведением диагностики и коррекции психического развития детей, общением с педагогами и родителями, оформлением доку</w:t>
        <w:softHyphen/>
        <w:t>ментации и рабочего места психолога.</w:t>
      </w:r>
    </w:p>
    <w:p>
      <w:pPr>
        <w:pStyle w:val="Normal"/>
        <w:spacing w:lineRule="auto" w:line="240"/>
        <w:ind w:firstLine="720" w:end="0"/>
        <w:rPr>
          <w:sz w:val="24"/>
        </w:rPr>
      </w:pPr>
      <w:r>
        <w:rPr>
          <w:sz w:val="24"/>
        </w:rPr>
        <w:t>Отдельные главы посвящены истории детской практической психологии, описанию основных направлений в деятельности прак</w:t>
        <w:softHyphen/>
        <w:t>тического психолога, документов, регламентирующих его статус. Раскрываются общие закономерности психического развития детей в первые годы жизни, описываются подходы к проведению диагнос</w:t>
        <w:softHyphen/>
        <w:t>тической и коррекционной работы с детьми и родителями, показы</w:t>
        <w:softHyphen/>
        <w:t>ваются способы включения полученных при диагностике материа</w:t>
        <w:softHyphen/>
        <w:t>лов в практику коррекционной работы. Большое внимание уделено ознакомлению читателей с проблемой депривации и ее последст</w:t>
        <w:softHyphen/>
        <w:t>вий для детей, а также описанию игр и упражнений, которые дают возможность преодолеть некоторые отклонения в развитии позна</w:t>
        <w:softHyphen/>
        <w:t>вательных процессов и общения детей.</w:t>
      </w:r>
    </w:p>
    <w:p>
      <w:pPr>
        <w:pStyle w:val="Normal"/>
        <w:spacing w:lineRule="auto" w:line="240"/>
        <w:ind w:firstLine="720" w:end="0"/>
        <w:rPr>
          <w:sz w:val="24"/>
        </w:rPr>
      </w:pPr>
      <w:r>
        <w:rPr>
          <w:sz w:val="24"/>
        </w:rPr>
        <w:t>В конце каждой главы читателям предлагается ответить на во</w:t>
        <w:softHyphen/>
        <w:t>просы и выполнить задания, которые помогут проверить себя и перенести в практическую деятельность усвоенный материал.</w:t>
      </w:r>
    </w:p>
    <w:p>
      <w:pPr>
        <w:pStyle w:val="Normal"/>
        <w:spacing w:lineRule="auto" w:line="240"/>
        <w:ind w:firstLine="720" w:end="0"/>
        <w:rPr>
          <w:sz w:val="24"/>
        </w:rPr>
      </w:pPr>
      <w:r>
        <w:rPr>
          <w:sz w:val="24"/>
        </w:rPr>
        <w:t>В книгу включен список литературы и словарь терминов. В при</w:t>
        <w:softHyphen/>
        <w:t>ложениях приводятся образцы документации практического психо</w:t>
        <w:softHyphen/>
        <w:t>лога, а также материалы, которые помогут в работе с детьми — набо</w:t>
        <w:softHyphen/>
        <w:t>ры методик для разного возраста, способы их применения и интер</w:t>
        <w:softHyphen/>
        <w:t>претации полученных данных, а также образцы проведения диа</w:t>
        <w:softHyphen/>
        <w:t>гностики, коррекционных занятий, бесед с родителями.</w:t>
      </w:r>
    </w:p>
    <w:p>
      <w:pPr>
        <w:sectPr>
          <w:footerReference w:type="default" r:id="rId9"/>
          <w:footerReference w:type="first" r:id="rId10"/>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rPr>
      </w:pPr>
      <w:r>
        <w:rPr>
          <w:sz w:val="24"/>
        </w:rPr>
        <w:t>Учебник предназначен для студентов психолого-педагогических вузов и колледжей, а также для практических психологов, работаю</w:t>
        <w:softHyphen/>
        <w:t>щих в образовательных учреждениях.</w:t>
      </w:r>
    </w:p>
    <w:p>
      <w:pPr>
        <w:pStyle w:val="Heading1"/>
        <w:keepNext w:val="false"/>
        <w:rPr/>
      </w:pPr>
      <w:bookmarkStart w:id="1" w:name="__RefHeading___Toc511554705"/>
      <w:bookmarkEnd w:id="1"/>
      <w:r>
        <w:rPr/>
        <w:t>ИСТОРИЯ ДЕТСКОЙ ПРАКТИЧЕСКОЙ ПСИХОЛОГИИ</w:t>
      </w:r>
    </w:p>
    <w:p>
      <w:pPr>
        <w:pStyle w:val="Heading1"/>
        <w:keepNext w:val="false"/>
        <w:rPr>
          <w:sz w:val="24"/>
        </w:rPr>
      </w:pPr>
      <w:r>
        <w:rPr>
          <w:sz w:val="24"/>
        </w:rPr>
      </w:r>
    </w:p>
    <w:p>
      <w:pPr>
        <w:pStyle w:val="Heading1"/>
        <w:keepNext w:val="false"/>
        <w:rPr>
          <w:sz w:val="24"/>
        </w:rPr>
      </w:pPr>
      <w:bookmarkStart w:id="2" w:name="__RefHeading___Toc511554706"/>
      <w:bookmarkEnd w:id="2"/>
      <w:r>
        <w:rPr>
          <w:sz w:val="24"/>
        </w:rPr>
        <w:t>ГЛАВА 1</w:t>
      </w:r>
    </w:p>
    <w:p>
      <w:pPr>
        <w:pStyle w:val="Heading2"/>
        <w:keepNext w:val="false"/>
        <w:rPr>
          <w:sz w:val="24"/>
        </w:rPr>
      </w:pPr>
      <w:r>
        <w:rPr>
          <w:sz w:val="24"/>
        </w:rPr>
      </w:r>
    </w:p>
    <w:p>
      <w:pPr>
        <w:pStyle w:val="Heading2"/>
        <w:keepNext w:val="false"/>
        <w:rPr/>
      </w:pPr>
      <w:bookmarkStart w:id="3" w:name="__RefHeading___Toc511554707"/>
      <w:bookmarkEnd w:id="3"/>
      <w:r>
        <w:rPr/>
        <w:t>1.1. Становление детск</w:t>
      </w:r>
      <w:del w:id="142" w:author="ORPM" w:date="2001-03-22T14:50:00Z">
        <w:r>
          <w:rPr/>
          <w:delText>и</w:delText>
        </w:r>
      </w:del>
      <w:ins w:id="143" w:author="ORPM" w:date="2001-03-22T14:50:00Z">
        <w:r>
          <w:rPr/>
          <w:t>ой</w:t>
        </w:r>
      </w:ins>
      <w:r>
        <w:rPr/>
        <w:t xml:space="preserve"> практической психологии и педологии</w:t>
      </w:r>
    </w:p>
    <w:p>
      <w:pPr>
        <w:pStyle w:val="Normal"/>
        <w:spacing w:lineRule="auto" w:line="240"/>
        <w:ind w:hanging="0" w:end="0"/>
        <w:rPr/>
      </w:pPr>
      <w:r>
        <w:rPr>
          <w:sz w:val="24"/>
        </w:rPr>
        <w:t>Зарождение и развитие детской практической психологии в конце XIX — начале XX в. было тесно связано с педологией, наукой о детях, созданной американским психологом Гренвиллом Стенли Холлом. Холл был учеником В. Вундта, в психологической лаборато</w:t>
        <w:softHyphen/>
        <w:t xml:space="preserve">рии которого он стажировался несколько лет. По возвращении в США он обратился к проблемам детской </w:t>
      </w:r>
      <w:r>
        <w:rPr>
          <w:spacing w:val="-4"/>
          <w:sz w:val="24"/>
        </w:rPr>
        <w:t>психологии, непосредст</w:t>
        <w:softHyphen/>
        <w:t>венно связанным с практическими проблемами школьной жизни. В 1883</w:t>
      </w:r>
      <w:r>
        <w:rPr>
          <w:sz w:val="24"/>
        </w:rPr>
        <w:t xml:space="preserve"> г. Холл организовал при Балтиморском университете первую в США экспериментальную лабораторию, в которой началось изу</w:t>
        <w:softHyphen/>
        <w:t>чение психического развития детей, преимущественно подростков. Холл также был основателем первых журналов, посвященных про</w:t>
        <w:softHyphen/>
        <w:t>блемам возрастной психологии. С 1891 г. под его редакцией начал издаваться журнал «Педагогический семинар и журнал генетичес</w:t>
        <w:softHyphen/>
        <w:t>кой психологии», а с 1910 г. - «Журнал педагогической психоло</w:t>
        <w:softHyphen/>
        <w:t>гии», посвященный тем же проблемам, что и журнал, который был создан Мейнаном.</w:t>
      </w:r>
    </w:p>
    <w:p>
      <w:pPr>
        <w:pStyle w:val="Normal"/>
        <w:spacing w:lineRule="auto" w:line="240"/>
        <w:ind w:firstLine="720" w:end="0"/>
        <w:rPr>
          <w:sz w:val="24"/>
        </w:rPr>
      </w:pPr>
      <w:r>
        <w:rPr>
          <w:sz w:val="24"/>
        </w:rPr>
        <w:t>Холл одним из первых обратил внимание на важность практи</w:t>
        <w:softHyphen/>
        <w:t>ческого изучения процесса становления психики конкретного ре</w:t>
        <w:softHyphen/>
        <w:t>бенка. В своей лаборатории он исследовал подростков, юношей и девушек, разработав для них специальные вопросники, целью кото</w:t>
        <w:softHyphen/>
        <w:t>рых было изучение различных сторон психики молодых людей. Первоначально эти вопросники раздавались учителям для сбора сведений о том, как подростки представляют окружающий мир. Вскоре их содержание расширилось, появились специальные анке</w:t>
        <w:softHyphen/>
        <w:t>ты для подростков, учителей и родителей. Отвечая на вопросы, мо</w:t>
        <w:softHyphen/>
        <w:t>лодые люди должны были рассказать не только о своих знаниях, представлении о мире или отношении к другим людям, но и о своих переживаниях, в частности о своих моральных и религиозных чув</w:t>
        <w:softHyphen/>
        <w:t>ствах, ранних воспоминаниях, о своих радостях и опасениях. Полу</w:t>
        <w:softHyphen/>
        <w:t>ченные ответы статистически обрабатывались, что помогало соста</w:t>
        <w:softHyphen/>
        <w:t>вить целостную картину психологических особенностей детей раз</w:t>
        <w:softHyphen/>
        <w:t>ных возрастов. Материалы, полученные в результате исследования Холла, позволили составить комплексную характеристику подрост</w:t>
        <w:softHyphen/>
        <w:t>ков, проанализировать их проблемы как с точки зрения взрослых, так и с их собственных позиций. Эти данные легли в основу книг «Юность» (1904) и «Проблемы воспитания» (1911).</w:t>
      </w:r>
    </w:p>
    <w:p>
      <w:pPr>
        <w:pStyle w:val="Normal"/>
        <w:spacing w:lineRule="auto" w:line="240"/>
        <w:ind w:firstLine="720" w:end="0"/>
        <w:rPr>
          <w:sz w:val="24"/>
        </w:rPr>
      </w:pPr>
      <w:r>
        <w:rPr>
          <w:sz w:val="24"/>
        </w:rPr>
        <w:t>Холл был также основателем педологии — комплексной науки о ребенке, в основе которой лежит идея педоцентризма, т.е. идея о том, что ребенок является центром исследовательских интересов многих профессионалов — психологов, педагогов, биологов, педиат</w:t>
        <w:softHyphen/>
        <w:t>ров, антропологов, социологов и других специалистов. Из всех этих областей в педологию входит та часть, которая имеет отношение к детям. Таким образом, данная наука как бы объединяет все отрасли знаний, связанные с исследованием детского развития.</w:t>
      </w:r>
    </w:p>
    <w:p>
      <w:pPr>
        <w:pStyle w:val="Normal"/>
        <w:spacing w:lineRule="auto" w:line="240"/>
        <w:ind w:firstLine="720" w:end="0"/>
        <w:rPr>
          <w:sz w:val="24"/>
        </w:rPr>
      </w:pPr>
      <w:r>
        <w:rPr>
          <w:sz w:val="24"/>
        </w:rPr>
        <w:t>Хотя многие положения педологической концепции Холла были довольно скоро пересмотрены, сама наука педология, созданная им, очень быстро завоевала популярность во всем мире и была призна</w:t>
        <w:softHyphen/>
        <w:t>на почти до середины XX в. Популярность педологии объяснялась главным образом ее ориентированностью на практику, т.е. связью с непосредственными нуждами педагогики и практической психоло</w:t>
        <w:softHyphen/>
        <w:t>гии. Действительно, в реальной педагогической практике учителя и воспитатели сталкиваются с целым комплексом проблем, среди ко</w:t>
        <w:softHyphen/>
        <w:t>торых и здоровье детей, и их психические качества, и социальный статус, и образование их родителей. Именно эти задачи и решала педология, развивая комплексный подход к исследованию детей. Такое комплексное, всестороннее изучение ребенка и выдвижение проблемы развития в центр исследовательской работы было цен</w:t>
        <w:softHyphen/>
        <w:t>ным завоеванием педологии, поэтому многие ведущие психологи, изучавшие развитие детской психики, работали в ее русле. Факти</w:t>
        <w:softHyphen/>
        <w:t>чески, именно педология в том виде, как ее рассматривал Холл, яв</w:t>
        <w:softHyphen/>
        <w:t>ляется предтечей современной детской практической психологии.</w:t>
      </w:r>
    </w:p>
    <w:p>
      <w:pPr>
        <w:pStyle w:val="Normal"/>
        <w:spacing w:lineRule="auto" w:line="240"/>
        <w:ind w:firstLine="720" w:end="0"/>
        <w:rPr/>
      </w:pPr>
      <w:r>
        <w:rPr>
          <w:sz w:val="24"/>
        </w:rPr>
        <w:t>Одной из основных целей педологии, по мнению Холла, была разработка</w:t>
      </w:r>
      <w:r>
        <w:rPr>
          <w:b/>
          <w:sz w:val="24"/>
        </w:rPr>
        <w:t xml:space="preserve"> </w:t>
      </w:r>
      <w:r>
        <w:rPr>
          <w:sz w:val="24"/>
        </w:rPr>
        <w:t>рекомендаций</w:t>
      </w:r>
      <w:r>
        <w:rPr>
          <w:b/>
          <w:sz w:val="24"/>
        </w:rPr>
        <w:t xml:space="preserve"> </w:t>
      </w:r>
      <w:r>
        <w:rPr>
          <w:sz w:val="24"/>
        </w:rPr>
        <w:t>для родителей и учителей</w:t>
      </w:r>
      <w:r>
        <w:rPr>
          <w:b/>
          <w:sz w:val="24"/>
        </w:rPr>
        <w:t xml:space="preserve"> </w:t>
      </w:r>
      <w:r>
        <w:rPr>
          <w:sz w:val="24"/>
        </w:rPr>
        <w:t>по обучению и воспитанию ребенка. Исходя</w:t>
      </w:r>
      <w:r>
        <w:rPr>
          <w:b/>
          <w:sz w:val="24"/>
        </w:rPr>
        <w:t xml:space="preserve"> </w:t>
      </w:r>
      <w:r>
        <w:rPr>
          <w:sz w:val="24"/>
        </w:rPr>
        <w:t>из своей теории рекапитуляции,</w:t>
      </w:r>
      <w:r>
        <w:rPr>
          <w:b/>
          <w:sz w:val="24"/>
        </w:rPr>
        <w:t xml:space="preserve"> </w:t>
      </w:r>
      <w:r>
        <w:rPr>
          <w:sz w:val="24"/>
        </w:rPr>
        <w:t>он</w:t>
      </w:r>
      <w:r>
        <w:rPr>
          <w:b/>
          <w:sz w:val="24"/>
        </w:rPr>
        <w:t xml:space="preserve"> </w:t>
      </w:r>
      <w:r>
        <w:rPr>
          <w:sz w:val="24"/>
        </w:rPr>
        <w:t>доказывал, что обучение должно надстраиваться над определенным этапом психического развития, так как созревание организма под</w:t>
        <w:softHyphen/>
        <w:t>готавливает основу для обучения. С его точки зрения прохождение каждой онтогенетической стадии обязательно для нормального раз</w:t>
        <w:softHyphen/>
        <w:t>вития, а фиксация на какой-то из них ведет к появлению отклоне</w:t>
        <w:softHyphen/>
        <w:t>ний и аномалий в психике. Исходя из необходимости для детей про</w:t>
        <w:softHyphen/>
        <w:t>живания всех стадий психического развития человечества</w:t>
      </w:r>
      <w:ins w:id="144" w:author="ORPM" w:date="2001-03-22T14:50:00Z">
        <w:r>
          <w:rPr>
            <w:sz w:val="24"/>
          </w:rPr>
          <w:t>,</w:t>
        </w:r>
      </w:ins>
      <w:del w:id="145" w:author="ORPM" w:date="2001-03-22T14:50:00Z">
        <w:r>
          <w:rPr>
            <w:sz w:val="24"/>
          </w:rPr>
          <w:delText>.</w:delText>
        </w:r>
      </w:del>
      <w:r>
        <w:rPr>
          <w:sz w:val="24"/>
        </w:rPr>
        <w:t xml:space="preserve"> Холл разработал и механизм, который помогает переходу от одной ста</w:t>
        <w:softHyphen/>
        <w:t>дии к другой. Так как реально ребенок не может перенестись в те же ситуации, которые пережило человечество, переход от одной ста</w:t>
        <w:softHyphen/>
        <w:t>дии к другой осуществляется с помощью игры, которая служит спе</w:t>
        <w:softHyphen/>
        <w:t>цифическим механизмом. Так и появляются детские игры в войну, в казаков-разбойников и т.д. Холл подчеркивал, что важно не стес</w:t>
        <w:softHyphen/>
        <w:t>нять ребенка в проявлении его инстинктов, которые таким образом изживаются, в том числе и детские страхи.</w:t>
      </w:r>
    </w:p>
    <w:p>
      <w:pPr>
        <w:pStyle w:val="Normal"/>
        <w:spacing w:lineRule="auto" w:line="240"/>
        <w:ind w:firstLine="720" w:end="0"/>
        <w:rPr>
          <w:sz w:val="24"/>
        </w:rPr>
      </w:pPr>
      <w:r>
        <w:rPr>
          <w:sz w:val="24"/>
        </w:rPr>
        <w:t>Холл выразил носившуюся в воздухе идею создания практичес</w:t>
        <w:softHyphen/>
        <w:t>кой детской психологии, соединив требования педагогической практики с достижениями современной ему биологии и психоло</w:t>
        <w:softHyphen/>
        <w:t>гии. Пионерами педологии были врачи и биологи, так как в то время именно они владели большим количеством объективных ме</w:t>
        <w:softHyphen/>
        <w:t>тодов исследования детей, а психология еще не наработала эти ме</w:t>
        <w:softHyphen/>
        <w:t>тоды. Однако со временем на первый план вышла именно психоло</w:t>
        <w:softHyphen/>
        <w:t>гическая сторона исследований, и постепенно, начиная с 20-х гг. на</w:t>
        <w:softHyphen/>
        <w:t>шего века, педология стала приобретать ярко выраженную психоло</w:t>
        <w:softHyphen/>
        <w:t>гическую направленность. Популярность педологии привела к развитию массового педологического движения не только в Амери</w:t>
        <w:softHyphen/>
        <w:t>ке, но и в Европе, где ее инициаторами стали такие известные уче</w:t>
        <w:softHyphen/>
        <w:t>ные, как Э. Мейман, Д. Селли, В. Штерн, Э. Клапаред и др.</w:t>
      </w:r>
    </w:p>
    <w:p>
      <w:pPr>
        <w:pStyle w:val="Normal"/>
        <w:spacing w:lineRule="auto" w:line="240"/>
        <w:ind w:firstLine="720" w:end="0"/>
        <w:rPr/>
      </w:pPr>
      <w:r>
        <w:rPr>
          <w:sz w:val="24"/>
        </w:rPr>
        <w:t>Работы Д. Селли «Очерки по психологии детства» (1895) и «Пе</w:t>
        <w:softHyphen/>
        <w:t>дагогическая психология» (1894—1915) способствовали проникно</w:t>
        <w:softHyphen/>
        <w:t>вению психологических идей в учебные заведения, частичному из</w:t>
        <w:softHyphen/>
        <w:t>менению программ обучения и стиля общения педагогов с детьми. Его труды имели большое значение для развития практической дет</w:t>
        <w:softHyphen/>
        <w:t>ской психологии и педологии, поскольку Селли изучал, какие ассо</w:t>
        <w:softHyphen/>
        <w:t>циации и в каком порядке появляются в процессе психического раз</w:t>
        <w:softHyphen/>
        <w:t>вития детей. Его исследования показали, что первыми ассоциация</w:t>
        <w:softHyphen/>
        <w:t>ми являются ассоциации по сходству, затем постепенно у детей формируются образы предметов, основанные на ассоциациях по смежности, а в конце второго года жизни возникают ассоциации</w:t>
      </w:r>
      <w:r>
        <w:rPr>
          <w:b/>
          <w:sz w:val="24"/>
        </w:rPr>
        <w:t xml:space="preserve"> </w:t>
      </w:r>
      <w:r>
        <w:rPr>
          <w:sz w:val="24"/>
        </w:rPr>
        <w:t>по контрасту. Данные, полученные Селли, позволили также выделить основные этапы в познавательном, эмоциональном и волевом раз</w:t>
        <w:softHyphen/>
        <w:t>витии детей, которые необходимо учитывать при их обучении.</w:t>
      </w:r>
    </w:p>
    <w:p>
      <w:pPr>
        <w:pStyle w:val="Normal"/>
        <w:spacing w:lineRule="auto" w:line="240"/>
        <w:ind w:firstLine="720" w:end="0"/>
        <w:rPr/>
      </w:pPr>
      <w:r>
        <w:rPr>
          <w:sz w:val="24"/>
        </w:rPr>
        <w:t>На основе этих положений последовательница Селли — М.</w:t>
      </w:r>
      <w:r>
        <w:rPr>
          <w:b/>
          <w:sz w:val="24"/>
        </w:rPr>
        <w:t xml:space="preserve"> </w:t>
      </w:r>
      <w:r>
        <w:rPr>
          <w:sz w:val="24"/>
        </w:rPr>
        <w:t>Монтессори разработала систему упражнений, способствующих интел</w:t>
        <w:softHyphen/>
        <w:t>лектуальному развитию детей дошкольного возраста. Основой этой системы, достаточно распространенной и на сегодняшний день, ста</w:t>
      </w:r>
      <w:del w:id="146" w:author="ORPM" w:date="2001-03-22T14:50:00Z">
        <w:r>
          <w:rPr>
            <w:sz w:val="24"/>
          </w:rPr>
          <w:delText>д</w:delText>
        </w:r>
      </w:del>
      <w:ins w:id="147" w:author="ORPM" w:date="2001-03-22T14:50:00Z">
        <w:r>
          <w:rPr>
            <w:sz w:val="24"/>
          </w:rPr>
          <w:t>л</w:t>
        </w:r>
      </w:ins>
      <w:r>
        <w:rPr>
          <w:sz w:val="24"/>
        </w:rPr>
        <w:t>а тренировка ощущений как основных элементов мышления, осознание и интеграция которых способствуют познавательному развитию детей.</w:t>
      </w:r>
    </w:p>
    <w:p>
      <w:pPr>
        <w:pStyle w:val="Normal"/>
        <w:spacing w:lineRule="auto" w:line="240"/>
        <w:ind w:firstLine="720" w:end="0"/>
        <w:rPr>
          <w:sz w:val="24"/>
        </w:rPr>
      </w:pPr>
      <w:r>
        <w:rPr>
          <w:sz w:val="24"/>
        </w:rPr>
        <w:t>Немецкий психолог и педагог Э. Мейман основал психологичес</w:t>
        <w:softHyphen/>
        <w:t>кую лабораторию при Гамбургском университете, в которой прово</w:t>
        <w:softHyphen/>
        <w:t>дились исследования психического развития детей. Мейман стал также основателем первого специального журнала, посвященного педологическим проблемам, — «Журнала по педагогической психо</w:t>
        <w:softHyphen/>
        <w:t>логии». Основное внимание он уделял прикладному аспекту детской психологии и педологии, так как считал, что главная задача педоло</w:t>
        <w:softHyphen/>
        <w:t>гии — разработка методологических основ обучения детей. Его трехтомник «Лекции по экспериментальной педагогике» (1907) представлял собой своего рода энциклопедию педагогической и практической психологии того времени.</w:t>
      </w:r>
    </w:p>
    <w:p>
      <w:pPr>
        <w:pStyle w:val="Normal"/>
        <w:spacing w:lineRule="auto" w:line="240"/>
        <w:ind w:firstLine="720" w:end="0"/>
        <w:rPr/>
      </w:pPr>
      <w:r>
        <w:rPr>
          <w:spacing w:val="-6"/>
          <w:sz w:val="24"/>
        </w:rPr>
        <w:t>Мейман считал, что педология должна не только изучать стадии и возрастные особенности психического развития, но и исследо</w:t>
        <w:softHyphen/>
        <w:t>вать индивидуальные варианты развития и проводить его диагнос</w:t>
        <w:softHyphen/>
        <w:t>тику. При этом обучение и воспитание должны основываться как на знании общих закономерностей, так и на понимании особенностей психики конкретного</w:t>
      </w:r>
      <w:r>
        <w:rPr>
          <w:sz w:val="24"/>
        </w:rPr>
        <w:t xml:space="preserve"> ребенка.</w:t>
      </w:r>
    </w:p>
    <w:p>
      <w:pPr>
        <w:pStyle w:val="BodyTextIndent"/>
        <w:spacing w:lineRule="auto" w:line="240"/>
        <w:rPr/>
      </w:pPr>
      <w:r>
        <w:rPr>
          <w:spacing w:val="-4"/>
        </w:rPr>
        <w:t>При лаборатории Меймана была организована эксперименталь</w:t>
        <w:softHyphen/>
        <w:t>ная школа, которая просуществовала более двадцати лет. В ней оп</w:t>
        <w:softHyphen/>
        <w:t xml:space="preserve">робовались разные программы обучения детей, разработанные с </w:t>
      </w:r>
      <w:del w:id="148" w:author="ORPM" w:date="2001-03-22T14:51:00Z">
        <w:r>
          <w:rPr>
            <w:spacing w:val="-4"/>
          </w:rPr>
          <w:delText>•</w:delText>
        </w:r>
      </w:del>
      <w:r>
        <w:rPr>
          <w:spacing w:val="-4"/>
        </w:rPr>
        <w:t>учетом периодизации Меймана, а также исследовались различные способы отбора детей в классы на основе их предварительной диа</w:t>
        <w:softHyphen/>
        <w:t>гностики. При этом были экспериментально изучены разные крите</w:t>
        <w:softHyphen/>
        <w:t>рии отбора — по уровню интеллекта, по интересам и склонностям детей, а также по адекватному для них стилю общения с учителем. Небходимо отметить, что если одаренность, так же как и познава</w:t>
        <w:softHyphen/>
        <w:t>тельные интересы детей, в той или иной степени учитывались и прежде, то проблема взаимодействия учителя и учеников и реакции учеников на разные стили общения впервые с такой полнотой была поставлена именно Мейманом.</w:t>
      </w:r>
    </w:p>
    <w:p>
      <w:pPr>
        <w:pStyle w:val="Normal"/>
        <w:spacing w:lineRule="auto" w:line="240"/>
        <w:ind w:firstLine="720" w:end="0"/>
        <w:rPr>
          <w:sz w:val="24"/>
        </w:rPr>
      </w:pPr>
      <w:r>
        <w:rPr>
          <w:sz w:val="24"/>
        </w:rPr>
        <w:t>Большую роль в развитии детской практической психологии сыг</w:t>
        <w:softHyphen/>
        <w:t>рал швейцарский психолог Э. Клапаред. Он основал ассоциацию прикладной психологии и Педагогический институт им. Ж.Ж. Руссо в Женеве, ставший международным центром экспериментальных исследований в области детской психологии.</w:t>
      </w:r>
    </w:p>
    <w:p>
      <w:pPr>
        <w:pStyle w:val="Normal"/>
        <w:spacing w:lineRule="auto" w:line="240"/>
        <w:ind w:firstLine="720" w:end="0"/>
        <w:rPr>
          <w:sz w:val="24"/>
        </w:rPr>
      </w:pPr>
      <w:r>
        <w:rPr>
          <w:sz w:val="24"/>
        </w:rPr>
        <w:t>Клапаред предложил разделить детскую психологию на приклад</w:t>
        <w:softHyphen/>
        <w:t>ную и теоретическую, поскольку, по его мнению, у них разный круг изучаемых проблем. Задачей теоретической детской психологии он считал исследование законов психической жизни и этапов психи</w:t>
        <w:softHyphen/>
        <w:t>ческого развития детей. В то же время прикладная детская психоло</w:t>
        <w:softHyphen/>
        <w:t>гия разделялась им на психогностику и психотехнику. Психогности</w:t>
        <w:softHyphen/>
        <w:t>ка имела целью диагностику, измерение психического развития детей, а психотехника была направлена на разработку методов обу</w:t>
        <w:softHyphen/>
        <w:t>чения и воспитания, адекватных для детей определенного возраста.</w:t>
      </w:r>
    </w:p>
    <w:p>
      <w:pPr>
        <w:pStyle w:val="Normal"/>
        <w:spacing w:lineRule="auto" w:line="240"/>
        <w:ind w:firstLine="720" w:end="0"/>
        <w:rPr>
          <w:sz w:val="24"/>
        </w:rPr>
      </w:pPr>
      <w:r>
        <w:rPr>
          <w:sz w:val="24"/>
        </w:rPr>
        <w:t>Таким образом, Клапаред заложил основы самостоятельной от</w:t>
        <w:softHyphen/>
        <w:t>расли психологической науки — детской практической психологии, оказав значительное влияние на понимание круга решаемых ею проблем и ее задачи.</w:t>
      </w:r>
    </w:p>
    <w:p>
      <w:pPr>
        <w:pStyle w:val="Normal"/>
        <w:spacing w:lineRule="auto" w:line="240"/>
        <w:ind w:firstLine="720" w:end="0"/>
        <w:rPr>
          <w:sz w:val="24"/>
        </w:rPr>
      </w:pPr>
      <w:r>
        <w:rPr>
          <w:sz w:val="24"/>
        </w:rPr>
        <w:t>Развитие детской практической психологии и педологии требо</w:t>
        <w:softHyphen/>
        <w:t>вало не только четкого определения предмета и задач этой науки, что было сделано Мейманом и Клапаредом, но и разработки новых объективных методов психического развития детей, которые по своей достоверности и объективности не уступали бы естественно</w:t>
        <w:softHyphen/>
        <w:t>научным (например, антропометрии). Одним из первых поиски таких новых способов измерения психических качеств начал анг</w:t>
        <w:softHyphen/>
        <w:t>лийский ученый Ф. Гальтон.</w:t>
      </w:r>
    </w:p>
    <w:p>
      <w:pPr>
        <w:pStyle w:val="BodyTextIndent"/>
        <w:spacing w:lineRule="auto" w:line="240"/>
        <w:rPr>
          <w:spacing w:val="2"/>
        </w:rPr>
      </w:pPr>
      <w:r>
        <w:rPr>
          <w:spacing w:val="2"/>
        </w:rPr>
        <w:t>Занимаясь экспериментально-психологическими исследования</w:t>
        <w:softHyphen/>
        <w:t>ми (изучая пороги чувствительности, время реакции, ассоциации и другие психические процессы), Гальтон обращал главное внимание не на общие для всех индивидов законы, а на их вариативность у различных людей. Он изобрел ряд специальных методик для изуче</w:t>
        <w:softHyphen/>
        <w:t>ния этой вариативности, которые стали истоком новой крупной от</w:t>
        <w:softHyphen/>
        <w:t>расли психологии — дифференциальной психологии. Возникнув в недрах экспериментальной психологии, она приобрела самостоя</w:t>
        <w:softHyphen/>
        <w:t>тельное теоретическое и практическое значение. Особо значимым явилось внедрение в психологию новых математических методов, главным образом статистических.</w:t>
      </w:r>
    </w:p>
    <w:p>
      <w:pPr>
        <w:pStyle w:val="Normal"/>
        <w:spacing w:lineRule="auto" w:line="240"/>
        <w:ind w:firstLine="720" w:end="0"/>
        <w:rPr>
          <w:sz w:val="24"/>
        </w:rPr>
      </w:pPr>
      <w:r>
        <w:rPr>
          <w:sz w:val="24"/>
        </w:rPr>
        <w:t>В изучении вопроса о происхождении умственных качеств Галь</w:t>
        <w:softHyphen/>
        <w:t>тон использовал наряду с биографическим методом и анкеты. Он разослал крупнейшим ученым обстоятельную анкету, по материалам которой была написана монография «Английские люди науки: их природа и воспитание» (1874). Решающую роль в развитии спо</w:t>
        <w:softHyphen/>
        <w:t>собностей к научной деятельности он приписывал наследственнос</w:t>
        <w:softHyphen/>
        <w:t>ти, влияние же внешних условий и воспитание считал незначитель</w:t>
        <w:softHyphen/>
        <w:t>ным, а иногда и отрицательным.</w:t>
      </w:r>
    </w:p>
    <w:p>
      <w:pPr>
        <w:pStyle w:val="Normal"/>
        <w:spacing w:lineRule="auto" w:line="240"/>
        <w:ind w:firstLine="720" w:end="0"/>
        <w:rPr>
          <w:sz w:val="24"/>
        </w:rPr>
      </w:pPr>
      <w:r>
        <w:rPr>
          <w:sz w:val="24"/>
        </w:rPr>
        <w:t>В дальнейшем к исследованию индивидуальных различий путем анкетирования Гальтон присоединил эксперимент. На международ</w:t>
        <w:softHyphen/>
        <w:t>ной выставке в Лондоне в 1884 г. Гальтон в этих целях организовал специальную лабораторию. Через нее прошло свыше 9 тыс. испыту</w:t>
        <w:softHyphen/>
        <w:t>емых, у которых измерялись наряду с физическими (рост, вес) и психические показатели (различные виды чувствительности, время реакции и др.).</w:t>
      </w:r>
    </w:p>
    <w:p>
      <w:pPr>
        <w:pStyle w:val="Normal"/>
        <w:spacing w:lineRule="auto" w:line="240"/>
        <w:ind w:firstLine="720" w:end="0"/>
        <w:rPr>
          <w:sz w:val="24"/>
        </w:rPr>
      </w:pPr>
      <w:r>
        <w:rPr>
          <w:sz w:val="24"/>
        </w:rPr>
        <w:t>Гальтон является автором многих конкретных методов как диа</w:t>
        <w:softHyphen/>
        <w:t>гностики различных признаков, так и установлений корреляции между ними. Метод исчисления корреляции между переменными существенно обогатил психологическую науку, стал предпосылкой разработки одного из важнейших психологических методов — фак</w:t>
        <w:softHyphen/>
        <w:t>торного анализа. Среди достижений Гальтона особо следует выде</w:t>
        <w:softHyphen/>
        <w:t>лить разработку и метода тестов. Тест (испытание) стал одной из важнейших методик в лаборатории Гальтона и в дальнейшем проч</w:t>
        <w:softHyphen/>
        <w:t>но вошел в науку. Статистический подход — применение серии тес</w:t>
        <w:softHyphen/>
        <w:t>тов к большому числу индивидов — выдвигался как средство внедре</w:t>
        <w:softHyphen/>
        <w:t>ния в психологию точных количественных методов. Это получило большое практическое применение, а дальнейшее совершенствова</w:t>
        <w:softHyphen/>
        <w:t>ние техники разработки и применения тестов, распространение их на исследование важнейших психологических параметров (память, мышление, личность) по существу изменило общий облик психоло</w:t>
        <w:softHyphen/>
        <w:t>гической науки.</w:t>
      </w:r>
    </w:p>
    <w:p>
      <w:pPr>
        <w:pStyle w:val="Normal"/>
        <w:spacing w:lineRule="auto" w:line="240"/>
        <w:ind w:firstLine="720" w:end="0"/>
        <w:rPr/>
      </w:pPr>
      <w:r>
        <w:rPr>
          <w:sz w:val="24"/>
        </w:rPr>
        <w:t>Термин «тест», так же как и сами эти испытания, разработанные Гальтоном, стал широко применяться в психологии после статьи американского психолога Д. Кеттела «Умственные тесты и измере</w:t>
        <w:softHyphen/>
        <w:t>ния», опубликованной в 1890 г. в журнале</w:t>
      </w:r>
      <w:r>
        <w:rPr>
          <w:sz w:val="24"/>
          <w:lang w:val="en-US"/>
        </w:rPr>
        <w:t xml:space="preserve"> «Mind»</w:t>
      </w:r>
      <w:r>
        <w:rPr>
          <w:sz w:val="24"/>
        </w:rPr>
        <w:t xml:space="preserve"> («Мышление») с послесловием Гальтона. Кеттел считал, что статистический метод, применение серии тестов к большому числу испытуемых, является средством преобразования психологии в точную науку. Однако не меньшее значение он придавал и практической ценности тестов, которые могут стать основой новой, практической психологии. За</w:t>
        <w:softHyphen/>
        <w:t>дачей этой психологии является разработка адекватных для каждо</w:t>
        <w:softHyphen/>
        <w:t>го человека упражнений, позволяющих преодолеть недостатки или отклонения в развитии определенных психических качеств, диагностика болезней, а также формирование индивидуального образа жизни.</w:t>
      </w:r>
    </w:p>
    <w:p>
      <w:pPr>
        <w:pStyle w:val="Normal"/>
        <w:spacing w:lineRule="auto" w:line="240"/>
        <w:ind w:firstLine="720" w:end="0"/>
        <w:rPr>
          <w:sz w:val="24"/>
        </w:rPr>
      </w:pPr>
      <w:r>
        <w:rPr>
          <w:sz w:val="24"/>
        </w:rPr>
        <w:t>Понимая недостатки современной ему системы тестов, при ко</w:t>
        <w:softHyphen/>
        <w:t>торой практически любое кратковременное испытание могло пре</w:t>
        <w:softHyphen/>
        <w:t>тендовать на это звание, Кеттел подчеркивал, что для повышения валидности и ценности тестов необходимо разработать однообраз</w:t>
        <w:softHyphen/>
        <w:t>ную систему для того, чтобы «определения, полученные в различ</w:t>
        <w:softHyphen/>
        <w:t>ное время и в различных местах, можно было сравнить и объеди</w:t>
        <w:softHyphen/>
        <w:t>нить». Он предложил в качестве образца 50 тестов, включающих различного рода измерения чувствительности, времени реакции, разных видов памяти. Эту систему тестов Кеттел использовал в ор</w:t>
        <w:softHyphen/>
        <w:t>ганизованной им в 1891 г. психологической лаборатории при Ко</w:t>
        <w:softHyphen/>
        <w:t>лумбийском университете. Успешность этой работы привела к тому, что за короткий отрезок времени большинство американских пси</w:t>
        <w:softHyphen/>
        <w:t>хологических лабораторий начали применять различные тесты, а вскоре этот метод фактически затмил все остальные. Разнообразие тестов, так же как и отсутствие четких критериев их использования и оценки, привело к тому, что в середине 90-х гг. возникла необхо</w:t>
        <w:softHyphen/>
        <w:t>димость в организации специальных центров, которые координи</w:t>
        <w:softHyphen/>
        <w:t>ровали работу отдельных лабораторий. В 1895—1896 гг. в США было создано два национальных комитета, которые объединили усилия ученых, разрабатывавших тесты, придав общее направление их ра</w:t>
        <w:softHyphen/>
        <w:t>боте.</w:t>
      </w:r>
    </w:p>
    <w:p>
      <w:pPr>
        <w:pStyle w:val="Normal"/>
        <w:spacing w:lineRule="auto" w:line="240"/>
        <w:ind w:firstLine="720" w:end="0"/>
        <w:rPr>
          <w:sz w:val="24"/>
        </w:rPr>
      </w:pPr>
      <w:r>
        <w:rPr>
          <w:sz w:val="24"/>
        </w:rPr>
        <w:t>Прежде всего необходимо было разработать психологические тесты, которые не только по своей объективности не уступали бы способам антропометрической диагностики, но в то же время явля</w:t>
        <w:softHyphen/>
        <w:t>лись бы именно психологическими методами, направленными на изучение познавательного развития детей.</w:t>
      </w:r>
    </w:p>
    <w:p>
      <w:pPr>
        <w:pStyle w:val="Normal"/>
        <w:spacing w:lineRule="auto" w:line="240"/>
        <w:ind w:firstLine="720" w:end="0"/>
        <w:rPr>
          <w:sz w:val="24"/>
        </w:rPr>
      </w:pPr>
      <w:r>
        <w:rPr>
          <w:sz w:val="24"/>
        </w:rPr>
        <w:t>Одним из первых такие методы, позволяющие быстро и надеж</w:t>
        <w:softHyphen/>
        <w:t>но определить уровень интеллекта детей, разработал французский ученый А. Бине.</w:t>
      </w:r>
    </w:p>
    <w:p>
      <w:pPr>
        <w:pStyle w:val="Normal"/>
        <w:spacing w:lineRule="auto" w:line="240"/>
        <w:ind w:firstLine="720" w:end="0"/>
        <w:rPr>
          <w:sz w:val="24"/>
        </w:rPr>
      </w:pPr>
      <w:r>
        <w:rPr>
          <w:sz w:val="24"/>
        </w:rPr>
        <w:t>Бине одним из первых психологов начал экспериментально ис</w:t>
        <w:softHyphen/>
        <w:t>следовать этапы развития мышления у детей, ставя перед ними зада</w:t>
        <w:softHyphen/>
        <w:t>чи на определение понятий (например: что такое стул, что такое лошадь, и т.д.). Обобщив ответы детей в возрасте от 3 до 7 лет, он пришел к выводу, что за это время дети проходят три стадии в раз</w:t>
        <w:softHyphen/>
        <w:t>витии понятий — это стадия перечислений, стадия описания и ста</w:t>
        <w:softHyphen/>
        <w:t>дия интерпретации. Эти исследования привели его к мысли о том, что можно разработать определенные нормативы интеллектуального развития детей и методы, позволяющие провести диагностику процесса формирования их мышления.</w:t>
      </w:r>
    </w:p>
    <w:p>
      <w:pPr>
        <w:pStyle w:val="BodyTextIndent"/>
        <w:spacing w:lineRule="auto" w:line="240"/>
        <w:rPr/>
      </w:pPr>
      <w:r>
        <w:rPr/>
        <w:t>В начале XX в. Бине получил заказ от министерства просвеще</w:t>
        <w:softHyphen/>
        <w:t>ния Франции на разработку метода, позволяющего выделять при поступлении в школу детей, которые должны учиться во вспомога</w:t>
        <w:softHyphen/>
        <w:t>тельных школах. Для этой цели он разработал серию вопросов раз</w:t>
        <w:softHyphen/>
        <w:t>ной степени сложности и на основании ответов детей определял уровень их интеллекта, отсеивая детей с отставанием или задерж</w:t>
        <w:softHyphen/>
        <w:t xml:space="preserve">кой умственного развития. Эти методы настолько хорошо показали себя при первых испытаниях, что Бине решил создать тесты не только для отличия аномальных детей от нормальных, но и для общей диагностики интеллектуального развития у всех детей от </w:t>
      </w:r>
      <w:ins w:id="149" w:author="ORPM" w:date="2001-03-22T14:58:00Z">
        <w:r>
          <w:rPr/>
          <w:t>3</w:t>
        </w:r>
      </w:ins>
      <w:del w:id="150" w:author="ORPM" w:date="2001-03-22T14:58:00Z">
        <w:r>
          <w:rPr/>
          <w:delText>З</w:delText>
        </w:r>
      </w:del>
      <w:ins w:id="151" w:author="ORPM" w:date="2001-03-22T14:58:00Z">
        <w:r>
          <w:rPr/>
          <w:t xml:space="preserve"> </w:t>
        </w:r>
      </w:ins>
      <w:r>
        <w:rPr/>
        <w:t>до 18 лет.</w:t>
      </w:r>
    </w:p>
    <w:p>
      <w:pPr>
        <w:pStyle w:val="Normal"/>
        <w:spacing w:lineRule="auto" w:line="240"/>
        <w:ind w:firstLine="720" w:end="0"/>
        <w:rPr>
          <w:sz w:val="24"/>
        </w:rPr>
      </w:pPr>
      <w:r>
        <w:rPr>
          <w:sz w:val="24"/>
        </w:rPr>
        <w:t>Для каждого возраста он сформулировал определенные задания разной степени сложности, исследующие различные стороны ин</w:t>
        <w:softHyphen/>
        <w:t>теллектуального развития (задания на проверку словарного запаса, счета, памяти, общей осведомленности, пространственной ориен</w:t>
        <w:softHyphen/>
        <w:t>тации, логического мышления и т.д.).</w:t>
      </w:r>
    </w:p>
    <w:p>
      <w:pPr>
        <w:pStyle w:val="Normal"/>
        <w:spacing w:lineRule="auto" w:line="240"/>
        <w:ind w:firstLine="720" w:end="0"/>
        <w:rPr>
          <w:sz w:val="24"/>
        </w:rPr>
      </w:pPr>
      <w:r>
        <w:rPr>
          <w:sz w:val="24"/>
        </w:rPr>
        <w:t>Для каждого возраста предназначалось не меньше пяти заданий, причем Бине подчеркивал, что важность значения тестов не столько в их содержании, сколько в их многочисленности. Это объясня</w:t>
        <w:softHyphen/>
        <w:t>лось его убеждением, что интеллект является врожденным качест</w:t>
        <w:softHyphen/>
        <w:t>вом и его уровень не изменяется с возрастом, меняется лишь содер</w:t>
        <w:softHyphen/>
        <w:t>жание разрешаемых проблем. Поэтому смышленый ребенок всегда лучше справится с заданием, а большое число заданий поможет из</w:t>
        <w:softHyphen/>
        <w:t>бежать случайностей. Наибольшей трудностью при конструирова</w:t>
        <w:softHyphen/>
        <w:t>нии заданий была необходимость строить их так, чтобы уровень знаний ребенка, его опыт не влияли на ответ, т.е. они должны были исходить из того минимального опыта, который имеется у всех детей данного возраста. Только в таком случае, подчеркивал Бине, мы сможем отличить обученного ребенка от ребенка способного, так как дети с высоким интеллектом, но не имеющие специального обучения, будут в равном положении с детьми, которых учили в хо</w:t>
        <w:softHyphen/>
        <w:t>роших учебных заведениях или дома.</w:t>
      </w:r>
    </w:p>
    <w:p>
      <w:pPr>
        <w:pStyle w:val="Normal"/>
        <w:spacing w:lineRule="auto" w:line="240"/>
        <w:ind w:firstLine="720" w:end="0"/>
        <w:rPr/>
      </w:pPr>
      <w:r>
        <w:rPr>
          <w:sz w:val="24"/>
        </w:rPr>
        <w:t>Это положение Бине остается актуальным и на сегодняшний день и служит необходимым условием при разработке всех новых тестов и модификации старых, а также при переводе и модифика</w:t>
        <w:softHyphen/>
        <w:t>ции зарубежных тестов. Примером того, как забвение этого прин</w:t>
        <w:softHyphen/>
        <w:t>ципа приводит к неверной диагностике, являются широко извест</w:t>
        <w:softHyphen/>
        <w:t>ные случаи применения тестов в России в 20-е гг. В это время, после революции и гражданской войны,</w:t>
      </w:r>
      <w:r>
        <w:rPr>
          <w:b/>
          <w:sz w:val="24"/>
        </w:rPr>
        <w:t xml:space="preserve"> </w:t>
      </w:r>
      <w:r>
        <w:rPr>
          <w:sz w:val="24"/>
        </w:rPr>
        <w:t>не только в деревнях,</w:t>
      </w:r>
      <w:r>
        <w:rPr>
          <w:b/>
          <w:sz w:val="24"/>
        </w:rPr>
        <w:t xml:space="preserve"> </w:t>
      </w:r>
      <w:r>
        <w:rPr>
          <w:sz w:val="24"/>
        </w:rPr>
        <w:t>но и в горо</w:t>
        <w:softHyphen/>
        <w:t>де дети плохо питались и уж тем более не знали о наличии таких экзотических фруктов, как бананы или апельсины. Одно из заданий теста Бине представляло собой задачу на деление — ребенку давали шесть апельсинов, которые ему надо было разделить между собой, мамой и папой. Многие дети даже в 8—9 лет не могли решить эту задачу и были признаны интеллектуально отсталыми, хотя пробле</w:t>
        <w:softHyphen/>
        <w:t>ма была не в том, что они не могли поделить шесть на три, а в том, что они не знали, что такое апельсин. К сожалению, такие ошибки случаются и в настоящее время. Например, при тестировании детей из детского дома, для которых всякое напоминание о семье и роди</w:t>
        <w:softHyphen/>
        <w:t>телях создает аффективную ситуацию, им задают вопрос о том, хва</w:t>
        <w:softHyphen/>
        <w:t>тит ли чашек в сервизе на шесть человек, который стоит у мамы в буфете, если в гости придут двое их друзей с родителями.</w:t>
      </w:r>
    </w:p>
    <w:p>
      <w:pPr>
        <w:pStyle w:val="Normal"/>
        <w:spacing w:lineRule="auto" w:line="240"/>
        <w:ind w:firstLine="720" w:end="0"/>
        <w:rPr>
          <w:sz w:val="24"/>
        </w:rPr>
      </w:pPr>
      <w:r>
        <w:rPr>
          <w:sz w:val="24"/>
        </w:rPr>
        <w:t>Для более объективного измерения интеллекта Бине считал не</w:t>
        <w:softHyphen/>
        <w:t>обходимым задавать ребенку все вопросы, а не только те, которые рассчитаны на его возраст. Вопросы были пронумерованы (от пер</w:t>
        <w:softHyphen/>
        <w:t>вого вопроса — для трехлетнего ребенка — до последнего — для 18-летнего). Данные заносились в специальную таблицу, причем правильный ответ отмечался плюсом, а неправильный — минусом.</w:t>
      </w:r>
    </w:p>
    <w:p>
      <w:pPr>
        <w:pStyle w:val="Normal"/>
        <w:spacing w:lineRule="auto" w:line="240"/>
        <w:ind w:firstLine="720" w:end="0"/>
        <w:rPr/>
      </w:pPr>
      <w:r>
        <w:rPr>
          <w:sz w:val="24"/>
        </w:rPr>
        <w:t>Умственный возраст ребенка рассчитывался при помощи специ</w:t>
        <w:softHyphen/>
        <w:t>альной шкалы, сконструированной учеником Бине — Т. Симоном, и располагался в промежутке между последними тремя правильными ответами (три плюса подряд) и первыми тремя неправильными от</w:t>
        <w:softHyphen/>
        <w:t>ветами (три минуса подряд). Позднее для более точной диагности</w:t>
        <w:softHyphen/>
        <w:t>ки немецкий психолог В. Штерн предложил ввести коэффициент интеллекта</w:t>
      </w:r>
      <w:r>
        <w:rPr>
          <w:sz w:val="24"/>
          <w:lang w:val="en-US"/>
        </w:rPr>
        <w:t xml:space="preserve"> IQ,</w:t>
      </w:r>
      <w:r>
        <w:rPr>
          <w:sz w:val="24"/>
        </w:rPr>
        <w:t xml:space="preserve"> который является постоянной величиной и рассчи</w:t>
        <w:softHyphen/>
        <w:t>тывается по формуле:</w:t>
      </w:r>
    </w:p>
    <w:p>
      <w:pPr>
        <w:pStyle w:val="Normal"/>
        <w:spacing w:lineRule="auto" w:line="240"/>
        <w:ind w:firstLine="720" w:end="0"/>
        <w:rPr>
          <w:sz w:val="24"/>
        </w:rPr>
      </w:pPr>
      <w:r>
        <w:rPr>
          <w:sz w:val="24"/>
        </w:rPr>
      </w:r>
    </w:p>
    <w:p>
      <w:pPr>
        <w:pStyle w:val="Normal"/>
        <w:spacing w:lineRule="auto" w:line="240"/>
        <w:ind w:firstLine="720" w:end="0"/>
        <w:jc w:val="center"/>
        <w:rPr/>
      </w:pPr>
      <w:r>
        <w:rPr>
          <w:sz w:val="24"/>
          <w:lang w:val="en-US"/>
        </w:rPr>
        <w:t xml:space="preserve">IQ </w:t>
      </w:r>
      <w:r>
        <w:rPr>
          <w:sz w:val="24"/>
        </w:rPr>
        <w:t>=</w:t>
      </w:r>
      <w:r>
        <w:rPr>
          <w:sz w:val="24"/>
          <w:lang w:val="en-US"/>
        </w:rPr>
        <w:t xml:space="preserve"> </w:t>
      </w:r>
      <w:r>
        <w:rPr>
          <w:sz w:val="24"/>
        </w:rPr>
        <w:t>(у.в./ф.в.) 100%,</w:t>
      </w:r>
    </w:p>
    <w:p>
      <w:pPr>
        <w:pStyle w:val="Normal"/>
        <w:spacing w:lineRule="auto" w:line="240"/>
        <w:ind w:hanging="0" w:end="0"/>
        <w:rPr>
          <w:sz w:val="24"/>
        </w:rPr>
      </w:pPr>
      <w:r>
        <w:rPr>
          <w:sz w:val="24"/>
        </w:rPr>
      </w:r>
    </w:p>
    <w:p>
      <w:pPr>
        <w:pStyle w:val="Normal"/>
        <w:spacing w:lineRule="auto" w:line="240"/>
        <w:ind w:hanging="0" w:end="0"/>
        <w:rPr>
          <w:sz w:val="24"/>
        </w:rPr>
      </w:pPr>
      <w:r>
        <w:rPr>
          <w:sz w:val="24"/>
        </w:rPr>
        <w:t>где у.в. — умственный возраст, рассчитываемый по шкале Бине—Си</w:t>
        <w:softHyphen/>
        <w:t>мона; ф.в. — физический возраст ребенка. Нормой считается коэф</w:t>
        <w:softHyphen/>
        <w:t>фициент от 70 до 130%, ниже этого показателя были умственно от</w:t>
        <w:softHyphen/>
        <w:t>сталые дети, выше — одаренные. Бине считал, что уровень интел</w:t>
        <w:softHyphen/>
        <w:t>лектуального развития постоянен и не зависит от возраста, т.е. и в 3 года, и в 15 лет показатель у ребенка будет одним и тем же, несмот</w:t>
        <w:softHyphen/>
        <w:t>ря на изменение социальной среды, условий обучения и воспита</w:t>
        <w:softHyphen/>
        <w:t>ния. Таким образом, врожденный уровень интеллекта остается по</w:t>
        <w:softHyphen/>
        <w:t>стоянным в течение жизни и направляется на решение разных задач.</w:t>
      </w:r>
    </w:p>
    <w:p>
      <w:pPr>
        <w:pStyle w:val="BodyTextIndent"/>
        <w:spacing w:lineRule="auto" w:line="240"/>
        <w:rPr/>
      </w:pPr>
      <w:r>
        <w:rPr/>
        <w:t>Бине трижды обновлял и модифицировал свою шкалу (совмест</w:t>
        <w:softHyphen/>
        <w:t>но с Симоном): в 1905, 1908 и 1911 гг. Авторитет Бине был настоль</w:t>
        <w:softHyphen/>
        <w:t>ко высок, что после его смерти во Франции эти тесты практически не пересматривались до 60-х гг.</w:t>
      </w:r>
    </w:p>
    <w:p>
      <w:pPr>
        <w:pStyle w:val="Normal"/>
        <w:spacing w:lineRule="auto" w:line="240"/>
        <w:ind w:firstLine="720" w:end="0"/>
        <w:rPr>
          <w:sz w:val="24"/>
        </w:rPr>
      </w:pPr>
      <w:r>
        <w:rPr>
          <w:sz w:val="24"/>
        </w:rPr>
        <w:t>Необходимо отметить, что, несмотря на многие недочеты (в частности, недостаточную апробацию при разработке, малое число вопросов), тесты Бине и сегодня являются одними из самых удач</w:t>
        <w:softHyphen/>
        <w:t>ных и наиболее адекватно измеряют интеллектуальное развитие детей. Именно при их использовании коэффициент интеллекта по</w:t>
        <w:softHyphen/>
        <w:t>лучается достаточно постоянной величиной, в то время как у тестов Векслера, которые представляют собой в определенной степени их модификацию, IQ может изменяться в процессе жизни.</w:t>
      </w:r>
    </w:p>
    <w:p>
      <w:pPr>
        <w:pStyle w:val="Normal"/>
        <w:spacing w:lineRule="auto" w:line="240"/>
        <w:ind w:firstLine="720" w:end="0"/>
        <w:rPr>
          <w:sz w:val="24"/>
          <w:lang w:val="en-US"/>
        </w:rPr>
      </w:pPr>
      <w:r>
        <w:rPr>
          <w:sz w:val="24"/>
          <w:lang w:val="en-US"/>
        </w:rPr>
      </w:r>
    </w:p>
    <w:p>
      <w:pPr>
        <w:pStyle w:val="Heading2"/>
        <w:keepNext w:val="false"/>
        <w:rPr/>
      </w:pPr>
      <w:bookmarkStart w:id="4" w:name="__RefHeading___Toc511554708"/>
      <w:bookmarkEnd w:id="4"/>
      <w:r>
        <w:rPr/>
        <w:t>1.2. Становление</w:t>
      </w:r>
      <w:r>
        <w:rPr>
          <w:lang w:val="en-US"/>
        </w:rPr>
        <w:t xml:space="preserve"> </w:t>
      </w:r>
      <w:r>
        <w:rPr/>
        <w:t>детской</w:t>
      </w:r>
      <w:r>
        <w:rPr>
          <w:i/>
        </w:rPr>
        <w:t xml:space="preserve"> </w:t>
      </w:r>
      <w:r>
        <w:rPr/>
        <w:t>практической</w:t>
      </w:r>
      <w:r>
        <w:rPr>
          <w:i/>
        </w:rPr>
        <w:t xml:space="preserve"> </w:t>
      </w:r>
      <w:r>
        <w:rPr/>
        <w:t>психологии в России</w:t>
      </w:r>
    </w:p>
    <w:p>
      <w:pPr>
        <w:pStyle w:val="Normal"/>
        <w:spacing w:lineRule="auto" w:line="240"/>
        <w:ind w:firstLine="720" w:end="0"/>
        <w:rPr>
          <w:sz w:val="24"/>
          <w:lang w:val="en-US"/>
        </w:rPr>
      </w:pPr>
      <w:r>
        <w:rPr>
          <w:sz w:val="24"/>
          <w:lang w:val="en-US"/>
        </w:rPr>
      </w:r>
    </w:p>
    <w:p>
      <w:pPr>
        <w:pStyle w:val="Normal"/>
        <w:spacing w:lineRule="auto" w:line="240"/>
        <w:ind w:hanging="0" w:end="0"/>
        <w:rPr/>
      </w:pPr>
      <w:r>
        <w:rPr>
          <w:sz w:val="24"/>
        </w:rPr>
        <w:t>В начале</w:t>
      </w:r>
      <w:r>
        <w:rPr>
          <w:b/>
          <w:sz w:val="24"/>
        </w:rPr>
        <w:t xml:space="preserve"> </w:t>
      </w:r>
      <w:r>
        <w:rPr>
          <w:sz w:val="24"/>
        </w:rPr>
        <w:t>XX в. детская практическая психология начала интенсив</w:t>
        <w:softHyphen/>
        <w:t>но развиваться и в России. При этом она вобрала в себя многие традиции отечественной психологии, педагогики и философии. Практическая психология развивалась и в тесном содружестве с пе</w:t>
        <w:softHyphen/>
        <w:t>дологией, прикладной характер которой, ориентированность на конкретные требования школы делали ее особенно популярной в среде педагогов и воспитателей.</w:t>
      </w:r>
    </w:p>
    <w:p>
      <w:pPr>
        <w:pStyle w:val="BodyTextIndent"/>
        <w:spacing w:lineRule="auto" w:line="240"/>
        <w:rPr/>
      </w:pPr>
      <w:r>
        <w:rPr/>
        <w:t>В то же время процесс становления и развития детской психоло</w:t>
        <w:softHyphen/>
        <w:t>гии и педологии в России имел ряд особенностей, отличающих ее от западных течений. Хотя духовная жизнь русского общества была тесно связана с общим ходом развития западной культуры, она отра</w:t>
        <w:softHyphen/>
        <w:t>жала своеобразие социального и исторического пути развития Рос</w:t>
        <w:softHyphen/>
        <w:t>сии, оказывая существенное влияние на формирование отечествен</w:t>
        <w:softHyphen/>
        <w:t>ной практической психологии. Так как методы соматического ис</w:t>
        <w:softHyphen/>
        <w:t>следования были не только раньше разработаны, но и оказались точнее, чем способы изучения душевной жизни, то и в России пер</w:t>
        <w:softHyphen/>
        <w:t>выми применять объективные методы исследования к развитию ре</w:t>
        <w:softHyphen/>
        <w:t>бенка начали врачи и физиологи. Однако именно в России первона</w:t>
        <w:softHyphen/>
        <w:t>чальный интерес к педологии и детской практической психологии был подготовлен предшествующим развитием смежных наук — фи</w:t>
        <w:softHyphen/>
        <w:t>зиологии, педиатрии, психиатрии. Большое значение для молодой науки имели не только работы И.М. Сеченова и К.Д. Ушинского, но и педиатров И.В. Тарханова и Н.П. Гундобина, которые считали, что проблема воспитания нравственной личности является задачей не только педагогики, но и других наук. Большой вклад в развитие практической психологии внесли такие видные ученые, как Г.И. Россолимо и В.П. Кащенко, которые в начале XX в. стали ини</w:t>
        <w:softHyphen/>
        <w:t>циаторами создания педологических лабораторий. Так, в Москов</w:t>
        <w:softHyphen/>
        <w:t>ской педагогической академии было открыто педологическое отде</w:t>
        <w:softHyphen/>
        <w:t>ление при непосредственном участии Кащенко. Главной проблемой его исследований были трудные, умственно отсталые дети и, осо</w:t>
        <w:softHyphen/>
        <w:t>бенно, возможности их обучения.</w:t>
      </w:r>
    </w:p>
    <w:p>
      <w:pPr>
        <w:pStyle w:val="Normal"/>
        <w:spacing w:lineRule="auto" w:line="240"/>
        <w:ind w:firstLine="720" w:end="0"/>
        <w:rPr>
          <w:sz w:val="24"/>
        </w:rPr>
      </w:pPr>
      <w:r>
        <w:rPr>
          <w:sz w:val="24"/>
        </w:rPr>
        <w:t>Разработке методов объективной диагностики детей, в частнос</w:t>
        <w:softHyphen/>
        <w:t>ти тестов, посвящены многие труды Россолимо. Под его руководст</w:t>
        <w:softHyphen/>
        <w:t>вом проводились педологические исследования детей в Институте детской психологии и неврологии при нервной клинике МГУ. Его тесты общей умственной одаренности, разработанные еще в начале века, были популярны в практике школ и в 20—30-е гг. Особенно широко известен был диагностический метод, направленный на изучение как общего интеллектуального развития, так и отклоне</w:t>
        <w:softHyphen/>
        <w:t>ний, получивший название «профиль Россолимо».</w:t>
      </w:r>
    </w:p>
    <w:p>
      <w:pPr>
        <w:pStyle w:val="Normal"/>
        <w:spacing w:lineRule="auto" w:line="240"/>
        <w:ind w:firstLine="720" w:end="0"/>
        <w:rPr/>
      </w:pPr>
      <w:r>
        <w:rPr>
          <w:sz w:val="24"/>
        </w:rPr>
        <w:t>Этот метод был основан на измерении уровня развития 12 пара</w:t>
        <w:softHyphen/>
        <w:t>метров, связанных с различными свойствами основных психичес</w:t>
        <w:softHyphen/>
        <w:t>ких процессов — памяти, внимания, восприятия, воли, мышления и т.д. На основе проведенных измерений вычерчивался график, ко</w:t>
        <w:softHyphen/>
        <w:t>торый представлял из себя кривую, в которой выделялись точки, показывающие наибольшие отклонения как в положительную, так и в отрицательную стороны. «Пики» характеризовали те качества, ко</w:t>
        <w:softHyphen/>
        <w:t>торые лучше всего развиты у данного человека, в то время как «сп</w:t>
      </w:r>
      <w:del w:id="152" w:author="ORPM" w:date="2001-03-22T15:01:00Z">
        <w:r>
          <w:rPr>
            <w:sz w:val="24"/>
          </w:rPr>
          <w:delText>.</w:delText>
        </w:r>
      </w:del>
      <w:r>
        <w:rPr>
          <w:sz w:val="24"/>
        </w:rPr>
        <w:t>ады», наоборот, были связаны с наиболее слабо развитыми каче</w:t>
        <w:softHyphen/>
        <w:t>ствами. Россолимо было установлено, что хотя эта кривая имеет индивидуальные особенности у каждого человека, существуют и оп</w:t>
        <w:softHyphen/>
        <w:t>ределенные «профили», характерные для конкретных психических отклонений. Так, шизофрения или истерия имеют совершенно раз</w:t>
        <w:softHyphen/>
        <w:t>ные профили, которые являются объективной характеристикой этих заболеваний. Таким образом, этот тест давал возможность ус</w:t>
        <w:softHyphen/>
        <w:t>танавливать точный диагноз при скрытой или неясной симптомати</w:t>
        <w:softHyphen/>
        <w:t>ке и тем самым облегчал как диагностику таких детей, так и поиск коррекционных методов.</w:t>
      </w:r>
    </w:p>
    <w:p>
      <w:pPr>
        <w:pStyle w:val="Normal"/>
        <w:spacing w:lineRule="auto" w:line="240"/>
        <w:ind w:firstLine="720" w:end="0"/>
        <w:rPr/>
      </w:pPr>
      <w:r>
        <w:rPr>
          <w:sz w:val="24"/>
        </w:rPr>
        <w:t>Однако подлинными инициаторами формирования педологии в России были А.П. Нечаев, Н.П. Румянцев и В.М. Бехтерев. Нечаев и Румянцев, говоря о достоинствах комплексного характера педоло</w:t>
        <w:softHyphen/>
        <w:t>гии, подчеркивали, что</w:t>
      </w:r>
      <w:r>
        <w:rPr>
          <w:b/>
          <w:sz w:val="24"/>
        </w:rPr>
        <w:t xml:space="preserve"> </w:t>
      </w:r>
      <w:r>
        <w:rPr>
          <w:sz w:val="24"/>
        </w:rPr>
        <w:t>ее главная задача — именно психологичес</w:t>
        <w:softHyphen/>
        <w:t>кое исследование детей. Определяя предмет педологии, Румянцев писал, что она изучает физическую и духовную природу детей и представляет собой во всех отношениях науку о человеке как пред</w:t>
        <w:softHyphen/>
        <w:t>мете воспитания. Задача педологии заключается в том, чтобы со</w:t>
        <w:softHyphen/>
        <w:t>брать и систематизировать все, что относится к жизни и развитию детей, найти законы этого развития и установить его периоды, до</w:t>
        <w:softHyphen/>
        <w:t>казывал он. Об этом же писал и Бехтерев, отмечая, что главной задачей детской психологии и педологии является исследование ду</w:t>
        <w:softHyphen/>
        <w:t>шевных особенностей ребенка, вопросы его воспитания.</w:t>
      </w:r>
    </w:p>
    <w:p>
      <w:pPr>
        <w:pStyle w:val="Normal"/>
        <w:spacing w:lineRule="auto" w:line="240"/>
        <w:ind w:firstLine="720" w:end="0"/>
        <w:rPr>
          <w:sz w:val="24"/>
        </w:rPr>
      </w:pPr>
      <w:r>
        <w:rPr>
          <w:sz w:val="24"/>
        </w:rPr>
        <w:t>Осенью 1904 г. в Петербурге открылись первые в России педоло</w:t>
        <w:softHyphen/>
        <w:t>гические курсы под руководством Нечаева. Целью этих курсов было распространение знаний, необходимых для понимания психичес</w:t>
        <w:softHyphen/>
        <w:t>ких и физиологических особенностей детского и юношеского воз</w:t>
        <w:softHyphen/>
        <w:t>раста, а также повышение теоретического потенциала педагогов. У курсов были и практические задачи:</w:t>
      </w:r>
    </w:p>
    <w:p>
      <w:pPr>
        <w:pStyle w:val="Normal"/>
        <w:spacing w:lineRule="auto" w:line="240"/>
        <w:ind w:firstLine="720" w:end="0"/>
        <w:rPr>
          <w:sz w:val="24"/>
        </w:rPr>
      </w:pPr>
      <w:r>
        <w:rPr>
          <w:sz w:val="24"/>
        </w:rPr>
        <w:t xml:space="preserve">— </w:t>
      </w:r>
      <w:r>
        <w:rPr>
          <w:sz w:val="24"/>
        </w:rPr>
        <w:t>проведение исследований психофизической природы детей;</w:t>
      </w:r>
    </w:p>
    <w:p>
      <w:pPr>
        <w:pStyle w:val="Normal"/>
        <w:spacing w:lineRule="auto" w:line="240"/>
        <w:ind w:firstLine="720" w:end="0"/>
        <w:rPr/>
      </w:pPr>
      <w:r>
        <w:rPr>
          <w:sz w:val="24"/>
        </w:rPr>
        <w:t xml:space="preserve">— </w:t>
      </w:r>
      <w:r>
        <w:rPr>
          <w:sz w:val="24"/>
        </w:rPr>
        <w:t>обоснование методов исследования индивидуальных</w:t>
      </w:r>
      <w:r>
        <w:rPr>
          <w:b/>
          <w:sz w:val="24"/>
        </w:rPr>
        <w:t xml:space="preserve"> </w:t>
      </w:r>
      <w:r>
        <w:rPr>
          <w:sz w:val="24"/>
        </w:rPr>
        <w:t>особен</w:t>
        <w:softHyphen/>
        <w:t>ностей учащихся;</w:t>
      </w:r>
    </w:p>
    <w:p>
      <w:pPr>
        <w:pStyle w:val="Normal"/>
        <w:spacing w:lineRule="auto" w:line="240"/>
        <w:ind w:firstLine="720" w:end="0"/>
        <w:rPr/>
      </w:pPr>
      <w:r>
        <w:rPr>
          <w:sz w:val="24"/>
        </w:rPr>
        <w:t xml:space="preserve">— </w:t>
      </w:r>
      <w:r>
        <w:rPr>
          <w:sz w:val="24"/>
        </w:rPr>
        <w:t>сбор материала, который мог бы в будущем</w:t>
      </w:r>
      <w:r>
        <w:rPr>
          <w:b/>
          <w:sz w:val="24"/>
        </w:rPr>
        <w:t xml:space="preserve"> </w:t>
      </w:r>
      <w:r>
        <w:rPr>
          <w:sz w:val="24"/>
        </w:rPr>
        <w:t>лечь в основу</w:t>
      </w:r>
      <w:r>
        <w:rPr>
          <w:b/>
          <w:sz w:val="24"/>
        </w:rPr>
        <w:t xml:space="preserve"> </w:t>
      </w:r>
      <w:r>
        <w:rPr>
          <w:sz w:val="24"/>
        </w:rPr>
        <w:t>школьной реформы.</w:t>
      </w:r>
    </w:p>
    <w:p>
      <w:pPr>
        <w:pStyle w:val="BodyTextIndent"/>
        <w:spacing w:lineRule="auto" w:line="240"/>
        <w:rPr/>
      </w:pPr>
      <w:r>
        <w:rPr/>
        <w:t>Для более широкого распространения педологических знаний Нечаев и Румянцев начали выпуск серии книг по педагогической психологии и педологии. В этот период выходили и журналы по детской психологии — «Вестник воспитания», «Вестник психоло</w:t>
        <w:softHyphen/>
        <w:t>гии, криминальной антропологии и педологии», «Педагогические известия».</w:t>
      </w:r>
    </w:p>
    <w:p>
      <w:pPr>
        <w:pStyle w:val="Normal"/>
        <w:spacing w:lineRule="auto" w:line="240"/>
        <w:ind w:firstLine="720" w:end="0"/>
        <w:rPr>
          <w:sz w:val="24"/>
        </w:rPr>
      </w:pPr>
      <w:r>
        <w:rPr>
          <w:sz w:val="24"/>
        </w:rPr>
        <w:t>Новый этап развития русской педологии связан с именем Бехте</w:t>
        <w:softHyphen/>
        <w:t>рева. Фактически именно он заложил основы научной педологии в России, так как перешел от существовавшего в то время эмпиричес</w:t>
        <w:softHyphen/>
        <w:t>кого разрешения вопросов воспитания и обучения к научно-иссле</w:t>
        <w:softHyphen/>
        <w:t>довательской разработке педологии. Бехтерев создал целую сеть педологических учреждений, которые он разделил на научно-лабо</w:t>
        <w:softHyphen/>
        <w:t>раторные и научно-клинические. В 1907 г. им было создано педоло</w:t>
        <w:softHyphen/>
        <w:t>гическое отделение в Петербургском психоневрологическом инсти</w:t>
        <w:softHyphen/>
        <w:t>туте, которое на долгие годы стало ведущим центром педологичес</w:t>
        <w:softHyphen/>
        <w:t>ких исследований.</w:t>
      </w:r>
    </w:p>
    <w:p>
      <w:pPr>
        <w:pStyle w:val="Normal"/>
        <w:spacing w:lineRule="auto" w:line="240"/>
        <w:ind w:firstLine="720" w:end="0"/>
        <w:rPr/>
      </w:pPr>
      <w:r>
        <w:rPr>
          <w:sz w:val="24"/>
        </w:rPr>
        <w:t>Однако, несмотря на большой интерес к педологии, специалис</w:t>
        <w:softHyphen/>
        <w:t>тов в этой области науки было в то время мало. Детская практичес</w:t>
        <w:softHyphen/>
        <w:t>кая</w:t>
      </w:r>
      <w:r>
        <w:rPr>
          <w:b/>
          <w:sz w:val="24"/>
        </w:rPr>
        <w:t xml:space="preserve"> </w:t>
      </w:r>
      <w:r>
        <w:rPr>
          <w:sz w:val="24"/>
        </w:rPr>
        <w:t>психология в начале века находилась у</w:t>
      </w:r>
      <w:r>
        <w:rPr>
          <w:b/>
          <w:sz w:val="24"/>
        </w:rPr>
        <w:t xml:space="preserve"> </w:t>
      </w:r>
      <w:r>
        <w:rPr>
          <w:sz w:val="24"/>
        </w:rPr>
        <w:t>истоков своего развития — на этапе собирания</w:t>
      </w:r>
      <w:r>
        <w:rPr>
          <w:b/>
          <w:sz w:val="24"/>
        </w:rPr>
        <w:t xml:space="preserve"> </w:t>
      </w:r>
      <w:r>
        <w:rPr>
          <w:sz w:val="24"/>
        </w:rPr>
        <w:t>сырого материала и выработки методов получения этого материала. Поэтому одной из главных задач, стояв</w:t>
        <w:softHyphen/>
        <w:t>ших перед ней в то время, был поиск объективных методов исследо</w:t>
        <w:softHyphen/>
        <w:t>вания и диагностики психики, для чего отечественные ученые обра</w:t>
        <w:softHyphen/>
        <w:t>тились как к западной психологии, так и к русской физиологичес</w:t>
        <w:softHyphen/>
        <w:t>кой школе, в частности к работам И.П. Павлова и В.М. Бехтерева.</w:t>
      </w:r>
    </w:p>
    <w:p>
      <w:pPr>
        <w:pStyle w:val="BodyTextIndent"/>
        <w:spacing w:lineRule="auto" w:line="240"/>
        <w:rPr/>
      </w:pPr>
      <w:r>
        <w:rPr/>
        <w:t>При разработке новых методов необходимо было учитывать одно из основных требований детской практической психологии — целостность, системность подхода к диагностике психического раз</w:t>
        <w:softHyphen/>
        <w:t>вития ребенка. При этом наряду с поиском новых подходов к науч</w:t>
        <w:softHyphen/>
        <w:t>но-психологическому изучению ребенка широкое распространение получило создание и использование методов, направленных на вы</w:t>
        <w:softHyphen/>
        <w:t>явление индивидуальных особенностей детей и детских групп в практических целях. Для этих задач использовались тесты, анкеты, биографический, статистический и антропометрический методы, разработанные М.М. Рубинштейном, А.П. Нечаевым, Н.П. Румянце</w:t>
        <w:softHyphen/>
        <w:t>вым, а впоследствии П.П. Блонским, М.Я. Басовым, А.С. Залужным, Л.С. Выготским. Для экспериментального исследования психики детей в начале века А.Ф. Лазурский совместно с А.П. Нечаевым со</w:t>
        <w:softHyphen/>
        <w:t>здал одну из первых психологических лабораторий в Петербурге. Впоследствии Лазурский на протяжении многих лет возглавлял пси</w:t>
        <w:softHyphen/>
        <w:t>хологическую лабораторию в Психоневрологическом институте Бехтерева. Неудовлетворенность лабораторно-экспериментальными методами, существовавшими в начале века, побудила Лазурского ис</w:t>
        <w:softHyphen/>
        <w:t>кать другие способы психологического исследования. Он выступал за естественный эксперимент, при котором преднамеренное вмеша</w:t>
        <w:softHyphen/>
        <w:t>тельство в жизнь человека совмещается с естественной и сравни</w:t>
        <w:softHyphen/>
        <w:t>тельно простой обстановкой опыта. Благодаря этому исследовались не отдельные психические процессы, как это обычно делалось в тот период, а психические функции и личность в целом. Этот подход, изложенный в работе Лазурского «О естественном эксперименте» (1911), имел особенно большое значение для возрастной психологии и педологии, так как естественный эксперимент в этом случае часто дает не только более полные, но и более объективные данные по сравнению с лабораторным экспериментом, часто неприемлемым в детской психологии. Его идеи о естественном эксперименте, о необ</w:t>
        <w:softHyphen/>
        <w:t>ходимости создания опытной положительной психологической науки позднее были развиты в работах его ученика Басова.</w:t>
      </w:r>
    </w:p>
    <w:p>
      <w:pPr>
        <w:pStyle w:val="Normal"/>
        <w:spacing w:lineRule="auto" w:line="240"/>
        <w:ind w:firstLine="720" w:end="0"/>
        <w:rPr/>
      </w:pPr>
      <w:r>
        <w:rPr>
          <w:sz w:val="24"/>
        </w:rPr>
        <w:t>В лаборатории Лазурского исследовались и индивидуальные осо</w:t>
        <w:softHyphen/>
        <w:t>бенности детей</w:t>
      </w:r>
      <w:ins w:id="153" w:author="ORPM" w:date="2001-03-22T15:02:00Z">
        <w:r>
          <w:rPr>
            <w:sz w:val="24"/>
          </w:rPr>
          <w:t>.</w:t>
        </w:r>
      </w:ins>
      <w:del w:id="154" w:author="ORPM" w:date="2001-03-22T15:02:00Z">
        <w:r>
          <w:rPr>
            <w:sz w:val="24"/>
          </w:rPr>
          <w:delText>;</w:delText>
        </w:r>
      </w:del>
      <w:r>
        <w:rPr>
          <w:sz w:val="24"/>
        </w:rPr>
        <w:t xml:space="preserve"> В 1897 г. в выходившем под редакцией Бехтерева журнале «Обозрение психиатрии» была опубликована первая ста</w:t>
        <w:softHyphen/>
        <w:t>тья Лазурского, посвященная проблеме индивидуальных разли</w:t>
        <w:softHyphen/>
        <w:t>чий — «Современное состояние индивидуальной психологии». Рас</w:t>
        <w:softHyphen/>
        <w:t>сматривая первые достижения этой науки, он подчеркивал, что ее целью является исследование того, как видоизменяются «душевные свойства у различных людей и какие типы создают они в своих соче</w:t>
        <w:softHyphen/>
        <w:t>таниях».</w:t>
      </w:r>
    </w:p>
    <w:p>
      <w:pPr>
        <w:pStyle w:val="Normal"/>
        <w:spacing w:lineRule="auto" w:line="240"/>
        <w:ind w:firstLine="720" w:end="0"/>
        <w:rPr>
          <w:sz w:val="24"/>
        </w:rPr>
      </w:pPr>
      <w:r>
        <w:rPr>
          <w:sz w:val="24"/>
        </w:rPr>
        <w:t>В своей работе «Очерк науки о характерах» (1909) Лазурский разработал оригинальную концепцию «научной характерологии», в основе которой лежала идея о том, что индивидуальные особеннос</w:t>
        <w:softHyphen/>
        <w:t>ти человека связаны с деятельностью нервной системы. При этом он рассматривал эмпирические данные о деятельности различных психических процессов не изолированно, но в системе, доказывая, что главной задачей экспериментального исследования является построение целостной картины человека. Исходя из наклонностей, способностей, темперамента и других индивидуальных качеств че</w:t>
        <w:softHyphen/>
        <w:t>ловека возможно построение полной естественной классификации характеров, которая и составит, по мнению Лазурского, основу новой науки.</w:t>
      </w:r>
    </w:p>
    <w:p>
      <w:pPr>
        <w:pStyle w:val="Normal"/>
        <w:spacing w:lineRule="auto" w:line="240"/>
        <w:ind w:firstLine="720" w:end="0"/>
        <w:rPr/>
      </w:pPr>
      <w:r>
        <w:rPr>
          <w:sz w:val="24"/>
        </w:rPr>
        <w:t>Совместная работа Лазурского с известным психологом и фило</w:t>
        <w:softHyphen/>
        <w:t>софом С.Л. Франком привела его к идее о двух сферах душевной деятельности — эндопсихической (внутренней) и экзопсихической (внешней). Лазурский высказал ее в курсе лекций «Общая и экспе</w:t>
        <w:softHyphen/>
        <w:t>риментальная психология» (1912). Утверждалось, что эндопсихи</w:t>
      </w:r>
      <w:del w:id="155" w:author="ORPM" w:date="2001-03-22T15:02:00Z">
        <w:r>
          <w:rPr>
            <w:sz w:val="24"/>
          </w:rPr>
          <w:delText>-</w:delText>
        </w:r>
      </w:del>
      <w:r>
        <w:rPr>
          <w:sz w:val="24"/>
        </w:rPr>
        <w:t>ческая сфера основывается главным образом на врожденных свой</w:t>
        <w:softHyphen/>
        <w:t>ствах человека и определяет наклонности, способности, темпера</w:t>
        <w:softHyphen/>
        <w:t>мент, характер и другие прирожденные стороны личности. Экзо</w:t>
      </w:r>
      <w:del w:id="156" w:author="ORPM" w:date="2001-03-22T15:02:00Z">
        <w:r>
          <w:rPr>
            <w:sz w:val="24"/>
          </w:rPr>
          <w:delText>-</w:delText>
        </w:r>
      </w:del>
      <w:r>
        <w:rPr>
          <w:sz w:val="24"/>
        </w:rPr>
        <w:t>психическая сфера формируется в процессе жизни, в ее основе лежит система отношений человека с окружающим миром, с людь</w:t>
        <w:softHyphen/>
        <w:t>ми, указывая на</w:t>
      </w:r>
      <w:del w:id="157" w:author="ORPM" w:date="2001-03-22T15:02:00Z">
        <w:r>
          <w:rPr>
            <w:sz w:val="24"/>
          </w:rPr>
          <w:delText>.</w:delText>
        </w:r>
      </w:del>
      <w:r>
        <w:rPr>
          <w:sz w:val="24"/>
        </w:rPr>
        <w:t xml:space="preserve"> то, как человек относится к основным категориям окружающей действительности. Введение категории отношения было шагом вперед по сравнению с механическим представлением, согласно которому воздействия среды на организм происходят по типу внешних толчков. Исходя из уровня развития разных эндо- и экзогенных факторов Лазурский разработал первую типологию личности, а также систему диагностики и коррекции разных типов отклонений в процессе психического развития ребенка. Разверну</w:t>
        <w:softHyphen/>
        <w:t>тое изложение основных положений его характерологии и типоло</w:t>
        <w:softHyphen/>
        <w:t>гии личности было дано в вышедшей уже после его смерти книге «Классификация личностей» (1922).</w:t>
      </w:r>
    </w:p>
    <w:p>
      <w:pPr>
        <w:pStyle w:val="Normal"/>
        <w:spacing w:lineRule="auto" w:line="240"/>
        <w:ind w:firstLine="720" w:end="0"/>
        <w:rPr>
          <w:sz w:val="24"/>
        </w:rPr>
      </w:pPr>
      <w:r>
        <w:rPr>
          <w:sz w:val="24"/>
        </w:rPr>
        <w:t>Позиция Лазурского во многом отличалась от взглядов Штерна, Бине и Гальтона, так как он считал необходимым не ограничивать</w:t>
        <w:softHyphen/>
        <w:t>ся прикладными исследованиями и доказывал важность формирова</w:t>
        <w:softHyphen/>
        <w:t>ния основ научной теории индивидуальных различий. С его точки зрения, чисто прикладной подход к ним сводится в конце концов к полному отрицанию возможности планомерного и систематическо</w:t>
        <w:softHyphen/>
        <w:t>го изучения людских характеров. Утверждение индивидуальной психологии как теоретической дисциплины не умаляет, как подчер</w:t>
        <w:softHyphen/>
        <w:t>кивал Лазурский, значения опыта, прежде всего наблюдения и экс</w:t>
        <w:softHyphen/>
        <w:t>перимента.</w:t>
      </w:r>
    </w:p>
    <w:p>
      <w:pPr>
        <w:pStyle w:val="Normal"/>
        <w:spacing w:lineRule="auto" w:line="240"/>
        <w:ind w:firstLine="720" w:end="0"/>
        <w:rPr>
          <w:sz w:val="24"/>
        </w:rPr>
      </w:pPr>
      <w:r>
        <w:rPr>
          <w:sz w:val="24"/>
        </w:rPr>
        <w:t>Эти мысли Лазурского были связаны не только с исследованием конкретной проблемы, но и с общим подходом к детской психоло</w:t>
        <w:softHyphen/>
        <w:t>гии, прежде всего ее прикладному аспекту. В 1905—1906 гг. психоло</w:t>
        <w:softHyphen/>
        <w:t>гия была введена в качестве учебной дисциплины в школы, она стала одним из важнейших курсов и в педагогических институтах. Это породило дискуссии о содержании и направленности учебного курса по психологии. Один из ведущих ученых того времени, орга</w:t>
        <w:softHyphen/>
        <w:t>низатор Психологического института и заведующий кафедрой фи</w:t>
        <w:softHyphen/>
        <w:t>лософии Московского университета Г.И. Челпанов настаивал на том, что и в курс практической психологии необходимо включить раздел теоретической психологии, так как без знаний общих зако</w:t>
        <w:softHyphen/>
        <w:t>номерностей и методологических принципов невозможно грамот</w:t>
        <w:softHyphen/>
        <w:t>ное исследование психики детей. Его взгляды кардинально отлича</w:t>
        <w:softHyphen/>
        <w:t>лись от подхода Нечаева, который настаивал на том, что истинно научной является только экспериментальная психология, основы которой и должны преподаваться будущим учителям. Нечаев дока</w:t>
        <w:softHyphen/>
        <w:t>зывал, что педагогов необходимо вовлекать в исследовательскую ра</w:t>
        <w:softHyphen/>
        <w:t>боту, оснащая педологические кабинеты в образовательных учреж</w:t>
        <w:softHyphen/>
        <w:t>дениях современным психологическим оборудованием. Против этого также возражали Челпанов и многие другие психологи, счи</w:t>
        <w:softHyphen/>
        <w:t>тавшие, что навыки исследовательской работы существенно отли</w:t>
        <w:softHyphen/>
        <w:t>чаются от диагностической. Дальнейшее развитие психологии по</w:t>
        <w:softHyphen/>
        <w:t>казало правоту Челпанова и его сторонников, так как слишком ши</w:t>
        <w:softHyphen/>
        <w:t>рокое распространение психологических экспериментальных, исследовательских методик без достаточного уровня психологиче</w:t>
        <w:softHyphen/>
        <w:t>ской грамотности приводило к многим ошибкам при диагностике психического развития детей.</w:t>
      </w:r>
    </w:p>
    <w:p>
      <w:pPr>
        <w:pStyle w:val="Normal"/>
        <w:spacing w:lineRule="auto" w:line="240"/>
        <w:ind w:firstLine="720" w:end="0"/>
        <w:rPr>
          <w:sz w:val="24"/>
        </w:rPr>
      </w:pPr>
      <w:r>
        <w:rPr>
          <w:sz w:val="24"/>
        </w:rPr>
        <w:t>Необходимо подчеркнуть, что исследование психического раз</w:t>
        <w:softHyphen/>
        <w:t>вития ребенка привело многих ученых к мысли о значимости семьи и семейного климата в этом процессе. Поэтому многие ученые ста</w:t>
        <w:softHyphen/>
        <w:t>рались не только проанализировать основные задачи семейного воспитания, но и начать систематическое просвещение родителей. Для этого были организованы Родительские кружки, выпускались книги по семейному воспитанию, в частности Каптерев организо</w:t>
        <w:softHyphen/>
        <w:t>вал выпуск серии брошюр по проблемам семейного воспитания и обучения. Исследовалась роль не только семьи, но и школы, в том числе методы оптимизации умственного развития ребенка, а также причины школьной дезадаптации. Эти работы проводились со</w:t>
        <w:softHyphen/>
        <w:t>вместно психологами, педагогами и врачами. Так, врачи-педиатры Н.П. Гундобин и Е.А. Покровский занимались профилактикой школь</w:t>
        <w:softHyphen/>
        <w:t>ных болезней, психологи П.Ф. Каптерев, Б.П. Ленский, М.М. Рубин</w:t>
        <w:softHyphen/>
        <w:t>штейн и другие исследовали развитие школьной утомляемости, ди</w:t>
        <w:softHyphen/>
        <w:t>намику формирования письма и чтения, развитие произвольного поведения и интеллекта на уроках.</w:t>
      </w:r>
    </w:p>
    <w:p>
      <w:pPr>
        <w:pStyle w:val="Normal"/>
        <w:spacing w:lineRule="auto" w:line="240"/>
        <w:ind w:firstLine="720" w:end="0"/>
        <w:rPr>
          <w:sz w:val="24"/>
        </w:rPr>
      </w:pPr>
      <w:r>
        <w:rPr>
          <w:sz w:val="24"/>
        </w:rPr>
        <w:t>Огромное внимание исследованиям психического развития детей уделял и психиатр и педагог И.А. Сикорский. В своих работах он исследовал роль аффектов в развитии отклонений и дефектов психического развития детей, а также разрабатывал рекомендации по их коррекции. Большое значение для организации школьной жизни имели экспериментальные работы Сикорского, посвящен</w:t>
        <w:softHyphen/>
        <w:t>ные исследованию причин умственного утомления. Он одним из первых обратил внимание на роль утомляемости в снижении успе</w:t>
        <w:softHyphen/>
        <w:t>ваемости детей и, исследуя психологические и физиологические основы утомляемости, разработал методы ее снижения. Им были предложены и программы уроков, помогающие преодолеть утомля</w:t>
        <w:softHyphen/>
        <w:t>емость как детей, так и педагогов. Им же впервые был организован в Киеве Фребелевский центр, при котором существовали экспери</w:t>
        <w:softHyphen/>
        <w:t>ментальная школа и психологическая консультация. Таким обра</w:t>
        <w:softHyphen/>
        <w:t>зом, будущие педагоги не только получали теоретические знания по психологии, но и проверяли их на практике.</w:t>
      </w:r>
    </w:p>
    <w:p>
      <w:pPr>
        <w:pStyle w:val="Normal"/>
        <w:spacing w:lineRule="auto" w:line="240"/>
        <w:ind w:firstLine="720" w:end="0"/>
        <w:rPr/>
      </w:pPr>
      <w:r>
        <w:rPr>
          <w:sz w:val="24"/>
        </w:rPr>
        <w:t>Об интенсивной работе отечественных педологов в это время говорит тот факт, что с 1906 по 1916 г. было созвано пять Всерос</w:t>
        <w:softHyphen/>
        <w:t>сийских съездов по психологии, и все они были посвящены вопро</w:t>
        <w:softHyphen/>
        <w:t>сам педагогической и экспериментальной психологии. Выступая на одном из съездов, Нечаев подчеркивал, что все вопросы школьного обучения можно решить методом эксперимента. Румянцев также го</w:t>
        <w:softHyphen/>
        <w:t>ворил о необходимости слияния педагогики с психологией, утверж</w:t>
        <w:softHyphen/>
        <w:t>дая, что школа должна идти не от заранее установленных программ и методов обучения, а от ученика, от его потребностей. В организа</w:t>
        <w:softHyphen/>
        <w:t>ции съездов активное участие принимали многие видные психологи того времени —</w:t>
      </w:r>
      <w:r>
        <w:rPr>
          <w:b/>
          <w:sz w:val="24"/>
        </w:rPr>
        <w:t xml:space="preserve"> </w:t>
      </w:r>
      <w:r>
        <w:rPr>
          <w:sz w:val="24"/>
        </w:rPr>
        <w:t>В.М. Бехтерев,</w:t>
      </w:r>
      <w:r>
        <w:rPr>
          <w:b/>
          <w:sz w:val="24"/>
        </w:rPr>
        <w:t xml:space="preserve"> </w:t>
      </w:r>
      <w:r>
        <w:rPr>
          <w:sz w:val="24"/>
        </w:rPr>
        <w:t>А.Ф. Лазурский, А.Н. Бернштейн, Г.И. Челпанов, П.Ф. Каптерев, Н.Н. Ланге и др.</w:t>
      </w:r>
    </w:p>
    <w:p>
      <w:pPr>
        <w:pStyle w:val="BodyTextIndent"/>
        <w:spacing w:lineRule="auto" w:line="240"/>
        <w:rPr/>
      </w:pPr>
      <w:r>
        <w:rPr/>
        <w:t>Большое значение для развития детской практической психоло</w:t>
        <w:softHyphen/>
        <w:t>гии имели и постоянно издаваемые журналы (в которых часто пуб</w:t>
        <w:softHyphen/>
        <w:t>ликовались статьи ведущих зарубежных специалистов на русском языке), а также организация систематического выпуска книг по дет</w:t>
        <w:softHyphen/>
        <w:t>ской и педагогической психологии как отечественных, так и ино</w:t>
        <w:softHyphen/>
        <w:t>странных психологов. Так, под редакцией Рубинштейна была изда</w:t>
        <w:softHyphen/>
        <w:t>на серия книг «Великие педагоги»; под редакцией Н.Д. Виноградова и А.А. Громбаха — «Душевная жизнь детей». Выпускались книги в сериях «Психологическая библиотека», «Практическая школьная энциклопедия», организовывалось большое число кружков и откры</w:t>
        <w:softHyphen/>
        <w:t>тых университетов для всех желающих ознакомиться с последними достижениями детской психологии и педологии. В результате этой деятельности практическая психология стала одной из ведущих об</w:t>
        <w:softHyphen/>
        <w:t>ластей отечественной психологической науки, а идея о необходи</w:t>
        <w:softHyphen/>
        <w:t>мости психологической диагностики и участия психолога в образо</w:t>
        <w:softHyphen/>
        <w:t>вательном процессе прочно вошла в школьную жизнь.</w:t>
      </w:r>
    </w:p>
    <w:p>
      <w:pPr>
        <w:pStyle w:val="Normal"/>
        <w:spacing w:lineRule="auto" w:line="240"/>
        <w:ind w:firstLine="720" w:end="0"/>
        <w:rPr>
          <w:sz w:val="24"/>
        </w:rPr>
      </w:pPr>
      <w:r>
        <w:rPr>
          <w:sz w:val="24"/>
        </w:rPr>
        <w:t>Среди ключевых вопросов, изучавшихся детской практической психологией того времени, были проблемы соотношения психичес</w:t>
        <w:softHyphen/>
        <w:t>кого и физического развития детей, становления их личности, осо</w:t>
        <w:softHyphen/>
        <w:t>бенности психического развития одаренных и умственно отсталых детей, методы их диагностики и подходы к их обучению и воспита</w:t>
        <w:softHyphen/>
        <w:t>нию, а также анализ причин неуспеваемости школьников.</w:t>
      </w:r>
    </w:p>
    <w:p>
      <w:pPr>
        <w:pStyle w:val="Normal"/>
        <w:spacing w:lineRule="auto" w:line="240"/>
        <w:ind w:firstLine="720" w:end="0"/>
        <w:rPr>
          <w:i/>
          <w:i/>
          <w:sz w:val="24"/>
        </w:rPr>
      </w:pPr>
      <w:r>
        <w:rPr>
          <w:i/>
          <w:sz w:val="24"/>
        </w:rPr>
      </w:r>
    </w:p>
    <w:p>
      <w:pPr>
        <w:pStyle w:val="Heading2"/>
        <w:keepNext w:val="false"/>
        <w:rPr/>
      </w:pPr>
      <w:bookmarkStart w:id="5" w:name="__RefHeading___Toc511554709"/>
      <w:bookmarkEnd w:id="5"/>
      <w:r>
        <w:rPr/>
        <w:t>1.3. Развитие прак</w:t>
      </w:r>
      <w:del w:id="158" w:author="ORPM" w:date="2001-03-22T15:02:00Z">
        <w:r>
          <w:rPr/>
          <w:delText>с</w:delText>
        </w:r>
      </w:del>
      <w:r>
        <w:rPr/>
        <w:t>тическ</w:t>
      </w:r>
      <w:del w:id="159" w:author="ORPM" w:date="2001-03-22T15:02:00Z">
        <w:r>
          <w:rPr/>
          <w:delText>с</w:delText>
        </w:r>
      </w:del>
      <w:r>
        <w:rPr/>
        <w:t>ой психологии и педологии в 20—30-е гг.</w:t>
      </w:r>
    </w:p>
    <w:p>
      <w:pPr>
        <w:pStyle w:val="Normal"/>
        <w:spacing w:lineRule="auto" w:line="240"/>
        <w:ind w:firstLine="720" w:end="0"/>
        <w:rPr>
          <w:sz w:val="24"/>
        </w:rPr>
      </w:pPr>
      <w:r>
        <w:rPr>
          <w:sz w:val="24"/>
        </w:rPr>
      </w:r>
    </w:p>
    <w:p>
      <w:pPr>
        <w:pStyle w:val="Normal"/>
        <w:spacing w:lineRule="auto" w:line="240"/>
        <w:ind w:hanging="0" w:end="0"/>
        <w:rPr>
          <w:sz w:val="24"/>
        </w:rPr>
      </w:pPr>
      <w:r>
        <w:rPr>
          <w:sz w:val="24"/>
        </w:rPr>
        <w:t>Исследования детского развития продолжались и после 1917 г., так как, в отличие от философов, ведущие ученые, занимавшиеся этими проблемами, не эмигрировали и не были высланы из страны. Одна</w:t>
        <w:softHyphen/>
        <w:t>ко уже в первые годы советской власти появились новые имена и новые проблемы, главной из которых была задача построения со</w:t>
        <w:softHyphen/>
        <w:t>временной, марксистской педологии. Именно в этом видели свою цель А.Б. Залкинд, П.П. Блонский, К.Н. Корнилов, М.Я. Басов, Л.С. Выготский и другие психологи.</w:t>
      </w:r>
    </w:p>
    <w:p>
      <w:pPr>
        <w:pStyle w:val="Normal"/>
        <w:spacing w:lineRule="auto" w:line="240"/>
        <w:ind w:firstLine="720" w:end="0"/>
        <w:rPr>
          <w:sz w:val="24"/>
        </w:rPr>
      </w:pPr>
      <w:r>
        <w:rPr>
          <w:sz w:val="24"/>
        </w:rPr>
        <w:t>Двадцатые годы стали временем рождения новой детской практической психологии, активных поисков ее методологических основ и путей развития. Необходимо было пересмотреть основ</w:t>
        <w:softHyphen/>
        <w:t>ные открытия дореволюционной психологической науки и, выде</w:t>
        <w:softHyphen/>
        <w:t>лив из них главное, нужное для новой науки, соединить с теорией марксизма.</w:t>
      </w:r>
    </w:p>
    <w:p>
      <w:pPr>
        <w:pStyle w:val="Normal"/>
        <w:spacing w:lineRule="auto" w:line="240"/>
        <w:ind w:firstLine="720" w:end="0"/>
        <w:rPr/>
      </w:pPr>
      <w:r>
        <w:rPr>
          <w:sz w:val="24"/>
        </w:rPr>
        <w:t>Советская психология этого времени насчитывала несколько школ и направлений, сторонники которых резко расходились</w:t>
      </w:r>
      <w:r>
        <w:rPr>
          <w:b/>
          <w:sz w:val="24"/>
        </w:rPr>
        <w:t xml:space="preserve"> </w:t>
      </w:r>
      <w:r>
        <w:rPr>
          <w:sz w:val="24"/>
        </w:rPr>
        <w:t>во</w:t>
      </w:r>
      <w:r>
        <w:rPr>
          <w:b/>
          <w:sz w:val="24"/>
        </w:rPr>
        <w:t xml:space="preserve"> </w:t>
      </w:r>
      <w:r>
        <w:rPr>
          <w:sz w:val="24"/>
        </w:rPr>
        <w:t>взглядах на многие проблемы. Поэтому в первые 6—7 лет своего раз</w:t>
        <w:softHyphen/>
        <w:t>вития советская педология переживала трудный этап формирова</w:t>
        <w:softHyphen/>
        <w:t>ния, становления. Отсюда и неизбежный в этот период отрыв тео</w:t>
        <w:softHyphen/>
        <w:t>ретических исследований от психолого-педагогической практики и большое количество конференций, широких дискуссий по основ</w:t>
        <w:softHyphen/>
        <w:t>ным теоретическим проблемам психологии.</w:t>
      </w:r>
    </w:p>
    <w:p>
      <w:pPr>
        <w:pStyle w:val="Normal"/>
        <w:spacing w:lineRule="auto" w:line="240"/>
        <w:ind w:firstLine="720" w:end="0"/>
        <w:rPr/>
      </w:pPr>
      <w:r>
        <w:rPr>
          <w:sz w:val="24"/>
        </w:rPr>
        <w:t>Значение детской практической психологии и педологии в</w:t>
      </w:r>
      <w:r>
        <w:rPr>
          <w:b/>
          <w:sz w:val="24"/>
        </w:rPr>
        <w:t xml:space="preserve"> </w:t>
      </w:r>
      <w:r>
        <w:rPr>
          <w:sz w:val="24"/>
        </w:rPr>
        <w:t>это</w:t>
      </w:r>
      <w:r>
        <w:rPr>
          <w:b/>
          <w:sz w:val="24"/>
        </w:rPr>
        <w:t xml:space="preserve"> </w:t>
      </w:r>
      <w:r>
        <w:rPr>
          <w:sz w:val="24"/>
        </w:rPr>
        <w:t>время объясняется задачей, стоявшей перед обществом, — необхо</w:t>
        <w:softHyphen/>
        <w:t>димостью воспитания нового человека, гражданина этого общест</w:t>
        <w:softHyphen/>
        <w:t xml:space="preserve">ва. Начало 20-х гг. было связано с зарождением современной </w:t>
      </w:r>
      <w:del w:id="160" w:author="ORPM" w:date="2001-03-22T15:03:00Z">
        <w:r>
          <w:rPr>
            <w:sz w:val="24"/>
          </w:rPr>
          <w:delText xml:space="preserve">. </w:delText>
        </w:r>
      </w:del>
      <w:r>
        <w:rPr>
          <w:sz w:val="24"/>
        </w:rPr>
        <w:t>школы, формированием более эффективных методов обучения. В этой обстановке и происходило интенсивное развитие психоло</w:t>
        <w:softHyphen/>
        <w:t>гии, которая должна была помочь в воспитании нового человека. Путь к этому педология видела в углубленном изучении личности каждого ребенка, в формировании тех методов изучения детей, ко</w:t>
        <w:softHyphen/>
        <w:t>торые дали бы объективную картину их психического развития, ин</w:t>
        <w:softHyphen/>
        <w:t>дивидуальных особенностей и позволили бы подобрать адекватные методы воспитания. В течение первых 20 лет развития советской практической психологии было проведено большое число исследо</w:t>
        <w:softHyphen/>
        <w:t>ваний, развивались и совершенствовались диагностические методы и научные теории, лежащие в их основе. В это время были разрабо</w:t>
        <w:softHyphen/>
        <w:t>таны многие интересные методы изучения детской психики, по</w:t>
        <w:softHyphen/>
        <w:t>ставлены основные проблемы детской практической психологии и намечены пути их решения. Были сформулированы задачи и на</w:t>
        <w:softHyphen/>
        <w:t>правления деятельности педолога и практического психолога в до</w:t>
        <w:softHyphen/>
        <w:t>школьных заведениях и школе, очерчен круг их прав и обязаннос</w:t>
        <w:softHyphen/>
        <w:t>тей. Особенно важным является то, что были налажены взаимоот</w:t>
        <w:softHyphen/>
        <w:t>ношения педологов с педагогами и родителями, а также с админи</w:t>
        <w:softHyphen/>
        <w:t>страцией образовательных учреждений, а сама деятельность психолога в этих организациях не воспринималась как инородная и непонятная.</w:t>
      </w:r>
    </w:p>
    <w:p>
      <w:pPr>
        <w:pStyle w:val="Normal"/>
        <w:spacing w:lineRule="auto" w:line="240"/>
        <w:ind w:firstLine="720" w:end="0"/>
        <w:rPr/>
      </w:pPr>
      <w:r>
        <w:rPr>
          <w:sz w:val="24"/>
        </w:rPr>
        <w:t>Кроме старых задач, которые решала практическая психология в начале века, в 20-е гг. появились и новые проблемы, такие как исследование детских коллективов и психических особенностей трудных, прежде всего беспризорных детей, подходов к</w:t>
      </w:r>
      <w:r>
        <w:rPr>
          <w:b/>
          <w:sz w:val="24"/>
        </w:rPr>
        <w:t xml:space="preserve"> </w:t>
      </w:r>
      <w:r>
        <w:rPr>
          <w:sz w:val="24"/>
        </w:rPr>
        <w:t>их обуче</w:t>
        <w:softHyphen/>
        <w:t>нию и коррекции их отклоняющегося поведения.</w:t>
      </w:r>
    </w:p>
    <w:p>
      <w:pPr>
        <w:pStyle w:val="BodyTextIndent"/>
        <w:spacing w:lineRule="auto" w:line="240"/>
        <w:rPr/>
      </w:pPr>
      <w:r>
        <w:rPr/>
        <w:t>Интенсивное развитие педологии и детской практической пси</w:t>
        <w:softHyphen/>
        <w:t>хологии в 20—30-е гг. было в значительной мере связано с тем, что ученые стремились сочетать теоретические исследования с практи</w:t>
        <w:softHyphen/>
        <w:t>кой, которая не только часто определяла круг исследуемых проблем (как в вопросе о развитии детских коллективов или школьной неус</w:t>
        <w:softHyphen/>
        <w:t>певаемости), но и давала возможность опробовать новые методики, новые теоретические концепции. Таким образом научно-исследова</w:t>
        <w:softHyphen/>
        <w:t>тельские институты превращались в крупные психологические центры, объединяя теоретические и клинические, педагогические учреждения, работа которых координировалась и направлялась ин</w:t>
        <w:softHyphen/>
        <w:t>ститутами. Этот подход был заложен Бехтеревым при организации его Психоневрологической академии, основанной на базе Петер</w:t>
        <w:softHyphen/>
        <w:t>бургского психоневрологического института в 1918 г.</w:t>
      </w:r>
    </w:p>
    <w:p>
      <w:pPr>
        <w:pStyle w:val="Normal"/>
        <w:spacing w:lineRule="auto" w:line="240"/>
        <w:ind w:firstLine="720" w:end="0"/>
        <w:rPr>
          <w:sz w:val="24"/>
        </w:rPr>
      </w:pPr>
      <w:r>
        <w:rPr>
          <w:sz w:val="24"/>
        </w:rPr>
        <w:t>Для реализации задач, поставленных перед практической психо</w:t>
        <w:softHyphen/>
        <w:t>логией, в 1918 г. при Психоневрологической академии был органи</w:t>
        <w:softHyphen/>
        <w:t>зован Детский обследовательский институт им. А.С. Грибоедова. При институте было создано стационарное отделение на 100 детей в возрасте от 4 до 18 лет. Это были умственно отсталые и нервно</w:t>
        <w:softHyphen/>
        <w:t>больные дети, а также дети с ярко выраженным девиантным поведе</w:t>
        <w:softHyphen/>
        <w:t>нием. Практическая работа с этими детьми сочеталась с разработ</w:t>
        <w:softHyphen/>
        <w:t>кой новых диагностических методик. Анализ динамики умственно</w:t>
        <w:softHyphen/>
        <w:t>го развития этих детей, изменение их отношения к миру и сверст</w:t>
        <w:softHyphen/>
        <w:t>никам давали также информацию, необходимую для более полного понимания закономерностей психического развития в детском воз</w:t>
        <w:softHyphen/>
        <w:t>расте. Эти исследования предоставляли важный материал и для раз</w:t>
        <w:softHyphen/>
        <w:t>работки новых программ коррекционной работы с детьми, страда</w:t>
        <w:softHyphen/>
        <w:t>ющими разными формами психических отклонений.</w:t>
      </w:r>
    </w:p>
    <w:p>
      <w:pPr>
        <w:pStyle w:val="Normal"/>
        <w:spacing w:lineRule="auto" w:line="240"/>
        <w:ind w:firstLine="720" w:end="0"/>
        <w:rPr/>
      </w:pPr>
      <w:r>
        <w:rPr>
          <w:sz w:val="24"/>
        </w:rPr>
        <w:t>Кроме диагностики особенностей психического развития детей с интеллектуальными и личностными отклонениями, в институте разрабатывались и новые методы изучения умственного развития нормальных детей, проводилась модификация уже известных тес</w:t>
        <w:softHyphen/>
        <w:t>тов. Большое значение имел тот факт, что Детский обследователь</w:t>
        <w:softHyphen/>
        <w:t>ский институт являлся экспериментальной базой нескольких вузов. В нем проходили практику студенты медицинского и педагогичес</w:t>
        <w:softHyphen/>
        <w:t>кого институтов, что позволяло не только опробовать новые мето</w:t>
        <w:softHyphen/>
        <w:t>дики, выявив их достоинства и недостатки, но и обучить будущих специалистов (учителей и врачей) современным методам психичес</w:t>
        <w:softHyphen/>
        <w:t>кой диагностики. Общение с трудными детьми давало студентам</w:t>
      </w:r>
      <w:r>
        <w:rPr>
          <w:b/>
          <w:sz w:val="24"/>
        </w:rPr>
        <w:t xml:space="preserve"> </w:t>
      </w:r>
      <w:r>
        <w:rPr>
          <w:sz w:val="24"/>
        </w:rPr>
        <w:t>не</w:t>
      </w:r>
      <w:r>
        <w:rPr>
          <w:b/>
          <w:sz w:val="24"/>
        </w:rPr>
        <w:softHyphen/>
      </w:r>
      <w:r>
        <w:rPr>
          <w:sz w:val="24"/>
        </w:rPr>
        <w:t>обходимые знания, которые помогали им в дальнейшей деятельнос</w:t>
        <w:softHyphen/>
        <w:t>ти при работе с умственно отсталыми и трудными детьми.</w:t>
      </w:r>
    </w:p>
    <w:p>
      <w:pPr>
        <w:pStyle w:val="Normal"/>
        <w:spacing w:lineRule="auto" w:line="240"/>
        <w:ind w:firstLine="720" w:end="0"/>
        <w:rPr>
          <w:sz w:val="24"/>
        </w:rPr>
      </w:pPr>
      <w:r>
        <w:rPr>
          <w:sz w:val="24"/>
        </w:rPr>
        <w:t>Тот факт, что многие специалисты, имеющие дело с детьми, по</w:t>
        <w:softHyphen/>
        <w:t>лучали основы как теоретических, так и практических психологи</w:t>
        <w:softHyphen/>
        <w:t>ческих знаний, давал им возможность адекватно воспринимать и де</w:t>
        <w:softHyphen/>
        <w:t>ятельность практического психолога (педолога), должность которо</w:t>
        <w:softHyphen/>
        <w:t>го существовала в то время практически во всех учебных заведениях и поликлиниках. Таким образом между ними налаживался нормаль</w:t>
        <w:softHyphen/>
        <w:t>ный контакт, что повышало уровень деятельности не только педаго</w:t>
        <w:softHyphen/>
        <w:t>гов и врачей, но и самих психологов, облегчало и их контакты с родителями. Именно такого контакта и взаимопонимания пока еще не хватает в наши дни. Во многом это связано с тем, что ни учителя, ни врачи не имеют достаточных психологических знаний и не по</w:t>
        <w:softHyphen/>
        <w:t>нимают целей и задач деятельности практического психолога.</w:t>
      </w:r>
    </w:p>
    <w:p>
      <w:pPr>
        <w:pStyle w:val="Normal"/>
        <w:spacing w:lineRule="auto" w:line="240"/>
        <w:ind w:firstLine="720" w:end="0"/>
        <w:rPr>
          <w:sz w:val="24"/>
        </w:rPr>
      </w:pPr>
      <w:r>
        <w:rPr>
          <w:sz w:val="24"/>
        </w:rPr>
        <w:t>В 1923 г. на базе Детского обследовательского института были организованы Обследовательский кабинет и Педологическая амбу</w:t>
        <w:softHyphen/>
        <w:t>латория. Обследовательский кабинет ставил своей задачей диагнос</w:t>
        <w:softHyphen/>
        <w:t>тику отстающих детей в младших классах первой ступени, а также выявление детей, нуждающихся в обучении во вспомогательных школах. Кроме того, при Кабинете был организован консультацион</w:t>
        <w:softHyphen/>
        <w:t>ный пункт с целью оказания помощи педагогам и воспитателям в работе с детьми и их родителями, а также для организации и коор</w:t>
        <w:softHyphen/>
        <w:t>динации работы педологов-практиков. Хотя главным в деятельнос</w:t>
        <w:softHyphen/>
        <w:t>ти кабинета было решение чисто прикладных задач, немалое внима</w:t>
        <w:softHyphen/>
        <w:t>ние уделялось и проведению теоретических психологических ис</w:t>
        <w:softHyphen/>
        <w:t>следований и систематизации данных, полученных педологами на местах.</w:t>
      </w:r>
    </w:p>
    <w:p>
      <w:pPr>
        <w:pStyle w:val="Normal"/>
        <w:spacing w:lineRule="auto" w:line="240"/>
        <w:ind w:firstLine="720" w:end="0"/>
        <w:rPr>
          <w:sz w:val="24"/>
        </w:rPr>
      </w:pPr>
      <w:r>
        <w:rPr>
          <w:sz w:val="24"/>
        </w:rPr>
        <w:t>Наряду с Детским обследовательским институтом к Психоневро</w:t>
        <w:softHyphen/>
        <w:t>логической академии примыкал Ленинградский педологический институт, который в конце 1921 г. приступил к организации работы по изучению детей не только школьного, но и дошкольного (начи</w:t>
        <w:softHyphen/>
        <w:t>ная с нулевого) возраста. Одной из главных задач Педологического института было ознакомление педагогов с техникой и методикой опытного исследования душевной жизни детей. Такое ознакомле</w:t>
        <w:softHyphen/>
        <w:t>ние было необходимо для того, чтобы не имеющие опыта практи</w:t>
        <w:softHyphen/>
        <w:t>ческих психологических исследований люди смогли получить осно</w:t>
        <w:softHyphen/>
        <w:t>вы психологических знаний, обучиться работе с аппаратурой. Важ</w:t>
        <w:softHyphen/>
        <w:t>ное значение придавалось обучению учителей и воспитателей спо</w:t>
        <w:softHyphen/>
        <w:t>собам интерпретации и оценки полученного экспериментального материала, формированию у них навыков практической работы с детьми. Для этого при нескольких лабораториях были организова</w:t>
        <w:softHyphen/>
        <w:t>ны каникулярные курсы по технике и методике исследования дет</w:t>
        <w:softHyphen/>
        <w:t>ской психики.</w:t>
      </w:r>
    </w:p>
    <w:p>
      <w:pPr>
        <w:pStyle w:val="Normal"/>
        <w:spacing w:lineRule="auto" w:line="240"/>
        <w:ind w:firstLine="720" w:end="0"/>
        <w:rPr/>
      </w:pPr>
      <w:r>
        <w:rPr>
          <w:sz w:val="24"/>
        </w:rPr>
        <w:t>Вторым крупным психологическим центром в Ленинграде яв</w:t>
        <w:softHyphen/>
        <w:t>лялся Педагогический институт им. А.И. Герцена. Психологические исследования, так же как и разработка новых диагностических ме</w:t>
        <w:softHyphen/>
        <w:t>тодик, в этом институте велись под руководством А.П. Болтунова. Будущие практические психологи получали знания об основных за</w:t>
        <w:softHyphen/>
        <w:t>кономерностях психического развития, теоретических основах психологии и психологической диагностики. Большое значение придавалось и практическим занятиям, которые проводились в пе</w:t>
        <w:softHyphen/>
        <w:t>дагогических техникумах им. Н</w:t>
      </w:r>
      <w:ins w:id="161" w:author="ORPM" w:date="2001-03-22T15:07:00Z">
        <w:r>
          <w:rPr>
            <w:sz w:val="24"/>
          </w:rPr>
          <w:t>.</w:t>
        </w:r>
      </w:ins>
      <w:r>
        <w:rPr>
          <w:sz w:val="24"/>
        </w:rPr>
        <w:t>А. Некрасова и им. К.Д. Ушинского, в Центральном распределительном пункте (детприемник) и на пункте правовой охраны. Студенты 4-го курса диагностировали уча</w:t>
        <w:softHyphen/>
        <w:t>щихся техникумов и школ, принимая активное участие и в консуль</w:t>
        <w:softHyphen/>
        <w:t>тационной работе. В периоды педагогической практики студенты проводили обследовательскую работу не только в учебных заведени</w:t>
        <w:softHyphen/>
        <w:t>ях, но и в профилакториях, распределительных пунктах детских уч</w:t>
        <w:softHyphen/>
        <w:t>реждений, причем наряду с диагностической велась просветитель</w:t>
        <w:softHyphen/>
        <w:t>ская и консультационная работа как с педагогами, так и с родителя</w:t>
        <w:softHyphen/>
        <w:t>ми трудных детей. Издательским центром института в 20-е гг. были выпущены брошюры, в которых описывались групповые практичес</w:t>
        <w:softHyphen/>
        <w:t>кие занятия курсов повышения квалификации. Эти пособия предна</w:t>
        <w:softHyphen/>
        <w:t>значались в качестве руководств по организации подобных курсов в других городах России, а также в качестве методических разрабо</w:t>
        <w:softHyphen/>
        <w:t>ток для проведения диагностики психического развития детей.</w:t>
      </w:r>
    </w:p>
    <w:p>
      <w:pPr>
        <w:pStyle w:val="Normal"/>
        <w:spacing w:lineRule="auto" w:line="240"/>
        <w:ind w:firstLine="720" w:end="0"/>
        <w:rPr>
          <w:sz w:val="24"/>
        </w:rPr>
      </w:pPr>
      <w:r>
        <w:rPr>
          <w:sz w:val="24"/>
        </w:rPr>
        <w:t>В Москве одним из крупнейших центров практической психоло</w:t>
        <w:softHyphen/>
        <w:t>гии стала Центральная педологическая лаборатория Московского отдела народного образования (МОНО), основанная в 1919 г., кото</w:t>
        <w:softHyphen/>
        <w:t>рой руководил Е.В. Гурьянов. Одной из важнейших задач лаборато</w:t>
        <w:softHyphen/>
        <w:t>рии была разработка новых, а также модификация и стандартиза</w:t>
        <w:softHyphen/>
        <w:t>ция уже имеющихся тестов, анкет и других методов диагностики и обследования детей дошкольного и школьного возраста. Большое значение придавалось и пропаганде психологических знаний среди педагогов и ознакомление их с простейшими диагностическими ме</w:t>
        <w:softHyphen/>
        <w:t>тодиками.</w:t>
      </w:r>
    </w:p>
    <w:p>
      <w:pPr>
        <w:pStyle w:val="Normal"/>
        <w:spacing w:lineRule="auto" w:line="240"/>
        <w:ind w:firstLine="720" w:end="0"/>
        <w:rPr>
          <w:sz w:val="24"/>
        </w:rPr>
      </w:pPr>
      <w:r>
        <w:rPr>
          <w:sz w:val="24"/>
        </w:rPr>
        <w:t>Исследования, проводимые в лаборатории, помогли выявить не</w:t>
        <w:softHyphen/>
        <w:t>достатки традиционных методов учета успешности, используемых в практике педагогических учреждений, и разработать новую про</w:t>
        <w:softHyphen/>
        <w:t>грамму анализа учебной деятельности школьников.</w:t>
      </w:r>
    </w:p>
    <w:p>
      <w:pPr>
        <w:pStyle w:val="Normal"/>
        <w:spacing w:lineRule="auto" w:line="240"/>
        <w:ind w:firstLine="720" w:end="0"/>
        <w:rPr>
          <w:sz w:val="24"/>
        </w:rPr>
      </w:pPr>
      <w:r>
        <w:rPr>
          <w:sz w:val="24"/>
        </w:rPr>
        <w:t>Так как новая школа нуждалась в новой программе, новых мето</w:t>
        <w:softHyphen/>
        <w:t>дах работы, то в 1922 г. НАРКОМПРОСом РСФСР был организован Институт методов школьной работы. Одним из ведущих отделов этого института был Педологический отдел, который занимался как исследовательской, так и диагностической работой, в том числе и разработкой новых диагностических методик.</w:t>
      </w:r>
    </w:p>
    <w:p>
      <w:pPr>
        <w:pStyle w:val="Normal"/>
        <w:spacing w:lineRule="auto" w:line="240"/>
        <w:ind w:firstLine="720" w:end="0"/>
        <w:rPr>
          <w:sz w:val="24"/>
        </w:rPr>
      </w:pPr>
      <w:r>
        <w:rPr>
          <w:sz w:val="24"/>
        </w:rPr>
        <w:t>В Академии коммунистического воспитания имени Н.К. Круп</w:t>
        <w:softHyphen/>
        <w:t>ской психологические исследования проводились сотрудниками Ка</w:t>
        <w:softHyphen/>
        <w:t>бинета школьной педологии под руководством Блонского. Разраба</w:t>
        <w:softHyphen/>
        <w:t>тывая новые подходы к анализу психики ребенка, Блонский исхо</w:t>
        <w:softHyphen/>
        <w:t>дил из того, что каждый педагог должен обладать хотя бы мини</w:t>
        <w:softHyphen/>
        <w:t>мальными психологическими знаниями и умениями. Он считал, что педагог обязан уметь:</w:t>
      </w:r>
    </w:p>
    <w:p>
      <w:pPr>
        <w:pStyle w:val="Normal"/>
        <w:spacing w:lineRule="auto" w:line="240"/>
        <w:ind w:firstLine="720" w:end="0"/>
        <w:rPr>
          <w:sz w:val="24"/>
        </w:rPr>
      </w:pPr>
      <w:r>
        <w:rPr>
          <w:sz w:val="24"/>
        </w:rPr>
        <w:t xml:space="preserve">— </w:t>
      </w:r>
      <w:r>
        <w:rPr>
          <w:sz w:val="24"/>
        </w:rPr>
        <w:t>проводить простейшие антропометрические измерения;</w:t>
      </w:r>
    </w:p>
    <w:p>
      <w:pPr>
        <w:pStyle w:val="Normal"/>
        <w:spacing w:lineRule="auto" w:line="240"/>
        <w:ind w:firstLine="720" w:end="0"/>
        <w:rPr>
          <w:sz w:val="24"/>
        </w:rPr>
      </w:pPr>
      <w:r>
        <w:rPr>
          <w:sz w:val="24"/>
        </w:rPr>
        <w:t xml:space="preserve">— </w:t>
      </w:r>
      <w:r>
        <w:rPr>
          <w:sz w:val="24"/>
        </w:rPr>
        <w:t>тщательно читать санитарную карту ребенка;</w:t>
      </w:r>
    </w:p>
    <w:p>
      <w:pPr>
        <w:pStyle w:val="Normal"/>
        <w:spacing w:lineRule="auto" w:line="240"/>
        <w:ind w:firstLine="720" w:end="0"/>
        <w:rPr>
          <w:sz w:val="24"/>
        </w:rPr>
      </w:pPr>
      <w:r>
        <w:rPr>
          <w:sz w:val="24"/>
        </w:rPr>
        <w:t xml:space="preserve">— </w:t>
      </w:r>
      <w:r>
        <w:rPr>
          <w:sz w:val="24"/>
        </w:rPr>
        <w:t>проводить элементарное социально-бытовое обследование;</w:t>
      </w:r>
    </w:p>
    <w:p>
      <w:pPr>
        <w:pStyle w:val="Normal"/>
        <w:spacing w:lineRule="auto" w:line="240"/>
        <w:ind w:firstLine="720" w:end="0"/>
        <w:rPr>
          <w:sz w:val="24"/>
        </w:rPr>
      </w:pPr>
      <w:r>
        <w:rPr>
          <w:sz w:val="24"/>
        </w:rPr>
        <w:t xml:space="preserve">— </w:t>
      </w:r>
      <w:r>
        <w:rPr>
          <w:sz w:val="24"/>
        </w:rPr>
        <w:t>составлять простейшую характеристику ребенка;</w:t>
      </w:r>
    </w:p>
    <w:p>
      <w:pPr>
        <w:pStyle w:val="Normal"/>
        <w:spacing w:lineRule="auto" w:line="240"/>
        <w:ind w:firstLine="720" w:end="0"/>
        <w:rPr>
          <w:sz w:val="24"/>
        </w:rPr>
      </w:pPr>
      <w:r>
        <w:rPr>
          <w:sz w:val="24"/>
        </w:rPr>
        <w:t xml:space="preserve">— </w:t>
      </w:r>
      <w:r>
        <w:rPr>
          <w:sz w:val="24"/>
        </w:rPr>
        <w:t>давать простейшую характеристику детского коллектива и по</w:t>
        <w:softHyphen/>
        <w:t>ведения ребенка в коллективе;</w:t>
      </w:r>
    </w:p>
    <w:p>
      <w:pPr>
        <w:pStyle w:val="Normal"/>
        <w:spacing w:lineRule="auto" w:line="240"/>
        <w:ind w:firstLine="720" w:end="0"/>
        <w:rPr>
          <w:sz w:val="24"/>
        </w:rPr>
      </w:pPr>
      <w:r>
        <w:rPr>
          <w:sz w:val="24"/>
        </w:rPr>
        <w:t xml:space="preserve">— </w:t>
      </w:r>
      <w:r>
        <w:rPr>
          <w:sz w:val="24"/>
        </w:rPr>
        <w:t>измерять существующими методами умственное развитие ре</w:t>
        <w:softHyphen/>
        <w:t>бенка;</w:t>
      </w:r>
    </w:p>
    <w:p>
      <w:pPr>
        <w:pStyle w:val="Normal"/>
        <w:spacing w:lineRule="auto" w:line="240"/>
        <w:ind w:firstLine="720" w:end="0"/>
        <w:rPr>
          <w:sz w:val="24"/>
        </w:rPr>
      </w:pPr>
      <w:r>
        <w:rPr>
          <w:sz w:val="24"/>
        </w:rPr>
        <w:t xml:space="preserve">— </w:t>
      </w:r>
      <w:r>
        <w:rPr>
          <w:sz w:val="24"/>
        </w:rPr>
        <w:t>проводить наиболее легкие</w:t>
      </w:r>
      <w:r>
        <w:rPr>
          <w:b/>
          <w:sz w:val="24"/>
        </w:rPr>
        <w:t xml:space="preserve"> </w:t>
      </w:r>
      <w:r>
        <w:rPr>
          <w:sz w:val="24"/>
        </w:rPr>
        <w:t>педологические тесты;</w:t>
      </w:r>
      <w:r>
        <w:rPr>
          <w:b/>
          <w:sz w:val="24"/>
        </w:rPr>
        <w:t xml:space="preserve">    </w:t>
      </w:r>
    </w:p>
    <w:p>
      <w:pPr>
        <w:pStyle w:val="BodyTextIndent"/>
        <w:spacing w:lineRule="auto" w:line="240"/>
        <w:rPr/>
      </w:pPr>
      <w:r>
        <w:rPr/>
        <w:t xml:space="preserve">— </w:t>
      </w:r>
      <w:r>
        <w:rPr/>
        <w:t>обрабатывать полученный материал элементарными статис</w:t>
        <w:softHyphen/>
        <w:t>тическими приемами.</w:t>
      </w:r>
    </w:p>
    <w:p>
      <w:pPr>
        <w:pStyle w:val="Normal"/>
        <w:spacing w:lineRule="auto" w:line="240"/>
        <w:ind w:firstLine="720" w:end="0"/>
        <w:rPr>
          <w:sz w:val="24"/>
        </w:rPr>
      </w:pPr>
      <w:r>
        <w:rPr>
          <w:sz w:val="24"/>
        </w:rPr>
        <w:t>В начале 20-х гг. Блонским была создана сеть опытных школ в Москве, Подмосковье, Пензенской и Рязанской областях, которые принимали участие в апробации диагностических методик, разраба</w:t>
        <w:softHyphen/>
        <w:t>тываемых сотрудниками Кабинета школьной педологии.</w:t>
      </w:r>
    </w:p>
    <w:p>
      <w:pPr>
        <w:pStyle w:val="Normal"/>
        <w:spacing w:lineRule="auto" w:line="240"/>
        <w:ind w:firstLine="720" w:end="0"/>
        <w:rPr/>
      </w:pPr>
      <w:r>
        <w:rPr>
          <w:sz w:val="24"/>
        </w:rPr>
        <w:t>Интенсивная педологическая работа велась не только в Москве и Ленинграде, но и в других городах. Так, в Орле существовала Пе</w:t>
        <w:softHyphen/>
        <w:t>дологическая лаборатория ГубОНО, основанная в 1923 г., а также Педологический и Психотехнический кабинеты Детской профилак</w:t>
        <w:softHyphen/>
        <w:t>тической амбулатории Губздрава, основанные в 1920 г. Эти учреж</w:t>
        <w:softHyphen/>
        <w:t>дения вели совместную работу под руководством ученика Лазурско</w:t>
      </w:r>
      <w:del w:id="162" w:author="ORPM" w:date="2001-03-22T15:07:00Z">
        <w:r>
          <w:rPr>
            <w:sz w:val="24"/>
          </w:rPr>
          <w:delText>-</w:delText>
        </w:r>
      </w:del>
      <w:r>
        <w:rPr>
          <w:sz w:val="24"/>
        </w:rPr>
        <w:t>го — Басова. Результаты этой работы находили отражение на стра</w:t>
        <w:softHyphen/>
        <w:t>ницах «Педологического журнала», издаваемого Орловским педоло</w:t>
        <w:softHyphen/>
        <w:t>гическим обществом. На основе полученных в этой деятельности материалов были написаны две значительные книги под редакцией М.Я. Басова: «Методика психологических наблюдений за детьми» (1929) и «Педагог и исследовательская работа над детьми» (1930), которые обобщили опыт работы лаборатории. В этих работах, так же как и в книге «Общие основы педологии» (1931), Басов развивал идеи своего учителя Лазурского о роли естественного эксперимента как ведущего при исследовании психики детей. Большое внимание Басов уделял популяризации и введению в педагогическую практику метода наблюдения, разрабатывая схемы наблюдений, а также ме</w:t>
        <w:softHyphen/>
        <w:t>тодику анализа полученных при наблюдении в естественном экспе</w:t>
        <w:softHyphen/>
        <w:t>рименте эмпирических данных.</w:t>
      </w:r>
    </w:p>
    <w:p>
      <w:pPr>
        <w:pStyle w:val="Normal"/>
        <w:spacing w:lineRule="auto" w:line="240"/>
        <w:ind w:firstLine="720" w:end="0"/>
        <w:rPr>
          <w:sz w:val="24"/>
        </w:rPr>
      </w:pPr>
      <w:r>
        <w:rPr>
          <w:sz w:val="24"/>
        </w:rPr>
        <w:t>Педологическая работа велась также в Симферополе при Каби</w:t>
        <w:softHyphen/>
        <w:t>нете экспериментальной психологии Крымского педагогического института под руководством профессора П.Э. Лейкфельда. С 1924 г. сотрудниками Кабинета проводились исследования внимания, запа</w:t>
        <w:softHyphen/>
        <w:t>са ассоциаций в области чисел, слов. Полученные при опытах ре</w:t>
        <w:softHyphen/>
        <w:t>зультаты обрабатывались по способам, разработанным профессо</w:t>
        <w:softHyphen/>
        <w:t>ром Лейкфельдом. Интенсивная педологическая работа велась в Нижнем Новгороде в педологической лаборатории Государствен</w:t>
        <w:softHyphen/>
        <w:t>ного университета под руководством С.М. Василейского.</w:t>
      </w:r>
    </w:p>
    <w:p>
      <w:pPr>
        <w:pStyle w:val="Normal"/>
        <w:spacing w:lineRule="auto" w:line="240"/>
        <w:ind w:firstLine="720" w:end="0"/>
        <w:rPr/>
      </w:pPr>
      <w:r>
        <w:rPr>
          <w:sz w:val="24"/>
        </w:rPr>
        <w:t>В Ташкенте в Институте психологии и педагогики при Средне</w:t>
        <w:softHyphen/>
        <w:t>азиатском государственном университете под руководством про</w:t>
        <w:softHyphen/>
        <w:t>фессора Н.Д. Виноградова проводилась работа по модификации су</w:t>
        <w:softHyphen/>
        <w:t>ществующих методов д</w:t>
      </w:r>
      <w:ins w:id="163" w:author="ORPM" w:date="2001-03-22T15:08:00Z">
        <w:r>
          <w:rPr>
            <w:sz w:val="24"/>
          </w:rPr>
          <w:t>и</w:t>
        </w:r>
      </w:ins>
      <w:r>
        <w:rPr>
          <w:sz w:val="24"/>
        </w:rPr>
        <w:t>агностики и адаптации их к местным услови</w:t>
        <w:softHyphen/>
        <w:t>ям. Педологи Средней Азии адаптировали тесты Бине—Симона в редакции</w:t>
      </w:r>
      <w:r>
        <w:rPr>
          <w:sz w:val="24"/>
          <w:lang w:val="en-US"/>
        </w:rPr>
        <w:t xml:space="preserve"> A.M.</w:t>
      </w:r>
      <w:r>
        <w:rPr>
          <w:sz w:val="24"/>
        </w:rPr>
        <w:t xml:space="preserve"> Шуберт к своим культурно-бытовым условиям. Был переработан и метод профессора Россолимо, изменены картинки, приложенные к данному тесту, причем сюжеты, так же как и эле</w:t>
        <w:softHyphen/>
        <w:t>менты быта, используемые в тестах, брались из окружающей приро</w:t>
        <w:softHyphen/>
        <w:t>ды и культуры.</w:t>
      </w:r>
    </w:p>
    <w:p>
      <w:pPr>
        <w:pStyle w:val="Normal"/>
        <w:spacing w:lineRule="auto" w:line="240"/>
        <w:ind w:firstLine="720" w:end="0"/>
        <w:rPr>
          <w:sz w:val="24"/>
        </w:rPr>
      </w:pPr>
      <w:r>
        <w:rPr>
          <w:sz w:val="24"/>
        </w:rPr>
        <w:t>Активно развивалась детская практическая психология и на Ук</w:t>
        <w:softHyphen/>
        <w:t>раине. В Харькове она велась под руководством А.Н. Мандрыки и М.Г. Сыркина в Научно-исследовательском институте педагогики, причем особое внимание уделялось вопросам профориентации и  профотбора детей.</w:t>
      </w:r>
    </w:p>
    <w:p>
      <w:pPr>
        <w:pStyle w:val="Normal"/>
        <w:spacing w:lineRule="auto" w:line="240"/>
        <w:ind w:firstLine="720" w:end="0"/>
        <w:rPr>
          <w:sz w:val="24"/>
        </w:rPr>
      </w:pPr>
      <w:r>
        <w:rPr>
          <w:sz w:val="24"/>
        </w:rPr>
        <w:t>В Киеве на Опытной станции и на кафедре педологии под руко</w:t>
        <w:softHyphen/>
        <w:t>водством Г.С. Костюка проводилась активная работа по модифика</w:t>
        <w:softHyphen/>
        <w:t>ции и валидизации тестов одаренности и успеваемости (прежде всего тестов на общую одаренность, на техническую одаренность, сконструированных Костюком и его сотрудниками). В ходе этой де</w:t>
        <w:softHyphen/>
        <w:t>ятельности было обследовано 12 тыс. человек.</w:t>
      </w:r>
    </w:p>
    <w:p>
      <w:pPr>
        <w:pStyle w:val="Normal"/>
        <w:spacing w:lineRule="auto" w:line="240"/>
        <w:ind w:firstLine="720" w:end="0"/>
        <w:rPr/>
      </w:pPr>
      <w:r>
        <w:rPr>
          <w:sz w:val="24"/>
        </w:rPr>
        <w:t>Развивалась детская практическая психология и в Сибири</w:t>
      </w:r>
      <w:del w:id="164" w:author="ORPM" w:date="2001-03-22T15:08:00Z">
        <w:r>
          <w:rPr>
            <w:sz w:val="24"/>
          </w:rPr>
          <w:delText>,</w:delText>
        </w:r>
      </w:del>
      <w:ins w:id="165" w:author="ORPM" w:date="2001-03-22T15:08:00Z">
        <w:r>
          <w:rPr>
            <w:sz w:val="24"/>
          </w:rPr>
          <w:t>.</w:t>
        </w:r>
      </w:ins>
      <w:r>
        <w:rPr>
          <w:sz w:val="24"/>
        </w:rPr>
        <w:t xml:space="preserve"> С на</w:t>
        <w:softHyphen/>
        <w:t>чала 20-х гг. здесь появляется большое количество педологических центров, наиболее значительные</w:t>
      </w:r>
      <w:r>
        <w:rPr>
          <w:b/>
          <w:sz w:val="24"/>
        </w:rPr>
        <w:t xml:space="preserve"> </w:t>
      </w:r>
      <w:r>
        <w:rPr>
          <w:sz w:val="24"/>
        </w:rPr>
        <w:t>из которых были открыты в Хаба</w:t>
        <w:softHyphen/>
        <w:t>ровске, Красноярске, Иркутске, Рубцовске.</w:t>
      </w:r>
    </w:p>
    <w:p>
      <w:pPr>
        <w:pStyle w:val="Normal"/>
        <w:spacing w:lineRule="auto" w:line="240"/>
        <w:ind w:firstLine="720" w:end="0"/>
        <w:rPr/>
      </w:pPr>
      <w:r>
        <w:rPr>
          <w:sz w:val="24"/>
        </w:rPr>
        <w:t>Таким образом, развитие детской практической психологии приходится на начало 20-х гг.</w:t>
      </w:r>
      <w:r>
        <w:rPr>
          <w:b/>
          <w:sz w:val="24"/>
        </w:rPr>
        <w:t xml:space="preserve"> </w:t>
      </w:r>
      <w:r>
        <w:rPr>
          <w:sz w:val="24"/>
        </w:rPr>
        <w:t>Ее представители активно взаимодействуют как с педагогами и врачами, так и с психологами-исследователями. Например, изучение закономерностей познавательного  развития детей связывалось с вопросами о причинах школьной не</w:t>
        <w:softHyphen/>
        <w:t>успеваемости, умственной дефективности и одаренности, коррек</w:t>
      </w:r>
      <w:del w:id="166" w:author="ORPM" w:date="2001-03-22T15:08:00Z">
        <w:r>
          <w:rPr>
            <w:sz w:val="24"/>
          </w:rPr>
          <w:delText xml:space="preserve">и </w:delText>
        </w:r>
      </w:del>
      <w:r>
        <w:rPr>
          <w:sz w:val="24"/>
        </w:rPr>
        <w:t>ционной работе с неуспевающими детьми; изучение психологии детских коллективов — с практическими вопросами организации до</w:t>
        <w:softHyphen/>
        <w:t>школьных и школьных групп, их дисциплины, диагностики особен</w:t>
        <w:softHyphen/>
        <w:t>ностей общения детей и формирования лидеров и отверженных. Наиболее тесно с практикой были связаны, естественно, исследова</w:t>
        <w:softHyphen/>
        <w:t>ния, проводимые в русле психологии индивидуальных различий, которые помогали решать задачи коррекции поведения трудных детей, формирования программ обучения и воспитания одаренных и умственно отсталых детей.</w:t>
      </w:r>
    </w:p>
    <w:p>
      <w:pPr>
        <w:pStyle w:val="BodyTextIndent"/>
        <w:spacing w:lineRule="auto" w:line="240"/>
        <w:rPr/>
      </w:pPr>
      <w:r>
        <w:rPr/>
        <w:t>Большое внимание в этот период уделялось как разработке новых, объективных методов, направленных на исследование зако</w:t>
        <w:softHyphen/>
        <w:t>номерностей психического развития (рефлексологические методы, генетический метод, инструментальный метод Выготского), так и методов, доступных для массового применения и служивших целям психологической диагностики.</w:t>
      </w:r>
    </w:p>
    <w:p>
      <w:pPr>
        <w:pStyle w:val="Normal"/>
        <w:spacing w:lineRule="auto" w:line="240"/>
        <w:ind w:firstLine="720" w:end="0"/>
        <w:rPr>
          <w:sz w:val="24"/>
        </w:rPr>
      </w:pPr>
      <w:r>
        <w:rPr>
          <w:sz w:val="24"/>
        </w:rPr>
        <w:t>Поиски объективного метода исследования, являющегося осно</w:t>
        <w:softHyphen/>
        <w:t>вой материалистического подхода к психике, привели к увлечению биогенетическими теориями (теорией рекапитуляции, фрейдиз</w:t>
        <w:softHyphen/>
        <w:t>мом). В то же время задача формирования нового человека застав</w:t>
        <w:softHyphen/>
        <w:t>ляла вглядываться в значение среды, ее роль в ускорении и измене</w:t>
        <w:softHyphen/>
        <w:t>нии развития психики. Поэтому главные дискуссии 20-х гг. проходи</w:t>
        <w:softHyphen/>
        <w:t>ли в борьбе этих направлений. Многие психологи (П.П. Блонский, К.Н. Корнилов, А.Б. Залкинд и др.) приходили к мысли о том, что в детской практической психологии целостный подход должен был проявляться в комплексном анализе как биологических основ дет</w:t>
        <w:softHyphen/>
        <w:t>ского поведения, так и их социальных причин. Разрабатывая про</w:t>
        <w:softHyphen/>
        <w:t>блему биологического и социального развития, ученые прежде всего пытались ответить на вопрос, что же является условием, а что источником, его движущей силой. Не менее значимой была и про</w:t>
        <w:softHyphen/>
        <w:t>блема механизма развития — наименее изученная и наиболее важ</w:t>
        <w:softHyphen/>
        <w:t>ная для практической психологии, для разработки развивающих программ обучения и коррекции психики.</w:t>
      </w:r>
    </w:p>
    <w:p>
      <w:pPr>
        <w:pStyle w:val="Normal"/>
        <w:spacing w:lineRule="auto" w:line="240"/>
        <w:ind w:firstLine="720" w:end="0"/>
        <w:rPr>
          <w:sz w:val="24"/>
        </w:rPr>
      </w:pPr>
      <w:r>
        <w:rPr>
          <w:sz w:val="24"/>
        </w:rPr>
        <w:t>В результате дискуссий и обсуждений к 1928 г. была выработана более или менее единая позиция, с которой и пришли психологи разных направлений на первый Педологический съезд, который со</w:t>
        <w:softHyphen/>
        <w:t>стоялся в конце 1928 — начале 1929 г. Он стал итогом важного этапа в развитии отечественной детской психологии. На Съезде была вы</w:t>
        <w:softHyphen/>
        <w:t>работана общая платформа развития отечественной детской психо</w:t>
        <w:softHyphen/>
        <w:t>логии (как теоретической, так и практической), преодолевшей ошибки и трудности периода становления. Она была зафиксирова</w:t>
        <w:softHyphen/>
        <w:t>на в его резолюции и явилась основой дальнейшего плодотворного развития детской психологии. Достаточно сказать о новом понима</w:t>
        <w:softHyphen/>
        <w:t>нии психического развития, которое было разработано Басовым и Выготским. Появление этих концепций доказывает, что 20—30-е гг. были периодом максимального расцвета, взлета отечественной дет</w:t>
        <w:softHyphen/>
        <w:t>ской психологии, и идеи, появившиеся в то время, еще долго на</w:t>
        <w:softHyphen/>
        <w:t>правляли теоретические разработки ученых.</w:t>
      </w:r>
    </w:p>
    <w:p>
      <w:pPr>
        <w:pStyle w:val="Normal"/>
        <w:spacing w:lineRule="auto" w:line="240"/>
        <w:ind w:firstLine="720" w:end="0"/>
        <w:rPr>
          <w:sz w:val="24"/>
        </w:rPr>
      </w:pPr>
      <w:r>
        <w:rPr>
          <w:sz w:val="24"/>
        </w:rPr>
        <w:t>Однако начиная с 1930 г. усилились нападки на детскую психоло</w:t>
        <w:softHyphen/>
        <w:t>гию вообще, и, прежде всего, на практическую психологию (педоло</w:t>
        <w:softHyphen/>
        <w:t>гию), связанные с ее как действительными, так и мнимыми ошибка</w:t>
        <w:softHyphen/>
        <w:t>ми. Справедливые критические замечания вызывали отсутствие квалифицированных психологов-практиков в учебных заведениях, разница в уровне теоретических исследований и практическом их применении на местах. Если в первый период развития советской детской практической психологии такое отставание практики от теории было хотя и болезненным, но естественным моментом, то в дальнейшем укреплению связи теории с практикой мешали уже не естественные причины развития науки, а те социальные измене</w:t>
        <w:softHyphen/>
        <w:t>ния, которые в 30-е гг. происходили как в обществе, так и в практи</w:t>
        <w:softHyphen/>
        <w:t>ке школы.</w:t>
      </w:r>
    </w:p>
    <w:p>
      <w:pPr>
        <w:pStyle w:val="Normal"/>
        <w:spacing w:lineRule="auto" w:line="240"/>
        <w:ind w:firstLine="720" w:end="0"/>
        <w:rPr>
          <w:sz w:val="24"/>
        </w:rPr>
      </w:pPr>
      <w:r>
        <w:rPr>
          <w:sz w:val="24"/>
        </w:rPr>
        <w:t>Новые социальные условия и заставили психологов пересмот</w:t>
        <w:softHyphen/>
        <w:t>реть свои теоретические позиции, привели к новым дискуссиям, совершенно отличным от дискуссий 20-х гг., так как их целью было уже не обсуждение научных вопросов, а поиск правых и виноватых. В результате таких обсуждений в психологических журналах и газе</w:t>
        <w:softHyphen/>
        <w:t>тах появились первые покаянные статьи и речи ученых. Ярким при</w:t>
        <w:softHyphen/>
        <w:t>мером такого обсуждения являлась так называемая рефлексологическая дискуссия, в результате которой целое направление в психо</w:t>
        <w:softHyphen/>
        <w:t>логии было ликвидировано, несмотря на явные возможности его дальнейшего плодотворного развития. У советской детской практи</w:t>
        <w:softHyphen/>
        <w:t>ческой психологии не оказалось даже десяти лет для нормального, естественного развития, которое привело бы к формированию сети педологических и психологических учреждений по всей стране и созданию квалифицированных кадров практических психологов.</w:t>
      </w:r>
    </w:p>
    <w:p>
      <w:pPr>
        <w:pStyle w:val="Normal"/>
        <w:spacing w:lineRule="auto" w:line="240"/>
        <w:ind w:firstLine="720" w:end="0"/>
        <w:rPr>
          <w:sz w:val="24"/>
        </w:rPr>
      </w:pPr>
      <w:r>
        <w:rPr>
          <w:sz w:val="24"/>
        </w:rPr>
        <w:t>Вопрос о кадрах вообще был одним из самых больных вопросов педологии, так как разница в уровне подготовки, знаний и культуры в центре и на периферии, в отдельных школах и детских садах была огромной. Не хватало квалифицированных сотрудников в район</w:t>
        <w:softHyphen/>
        <w:t>ных психологических кабинетах даже в таких крупных городах, как Москва и Ленинград. Тем более острой была кадровая проблема в маленьких городах и селах. Поэтому во многих местах психологи</w:t>
        <w:softHyphen/>
        <w:t>ческое обследование сводилось к малограмотному тестированию и неправомерному отсеву детей из школ. Положение усугублялось и тем, что вначале детских практических психологов готовили не педа</w:t>
        <w:softHyphen/>
        <w:t>гогические, а медицинские вузы, а сами практические психологи и пе</w:t>
        <w:softHyphen/>
        <w:t>дологи были в подчинении НАРКОМЗДРАВа, а не НАРКОМПРОСа. Только в конце 20-х гг. этот отрыв педологии от школ начал преодо</w:t>
        <w:softHyphen/>
        <w:t>леваться и стали появляться квалифицированные сотрудники. Нельзя сказать, что ведущие ученые не видели опасности разрыва между теорией и практикой, однобокости и неквалифицированнос</w:t>
        <w:softHyphen/>
        <w:t>ти многих исследований, но в силу указанных объективных причин по-настоящему этот недостаток детской практической психологией преодолен не был, что нанесло серьезный ущерб ее престижу.</w:t>
      </w:r>
    </w:p>
    <w:p>
      <w:pPr>
        <w:pStyle w:val="Normal"/>
        <w:spacing w:lineRule="auto" w:line="240"/>
        <w:ind w:firstLine="720" w:end="0"/>
        <w:rPr>
          <w:sz w:val="24"/>
        </w:rPr>
      </w:pPr>
      <w:r>
        <w:rPr>
          <w:sz w:val="24"/>
        </w:rPr>
        <w:t>Вызывали критические замечания и некоторые теоретические положения педологии — ее механистичность, эклектический под</w:t>
        <w:softHyphen/>
        <w:t>ход к переработке психологических (особенно зарубежных) теорий и тестов. Но в основном критику вызывало то, что цель, поставлен</w:t>
        <w:softHyphen/>
        <w:t>ная детской психологией и педологией — формирование активной, творческой личности и индивидуальный подход к каждому ребен</w:t>
        <w:softHyphen/>
        <w:t>ку, — не была актуальной в условиях изменившейся действительнос</w:t>
        <w:softHyphen/>
        <w:t>ти. Свобода, уходящая из жизни общества, исчезла и из жизни школы, которая вместо отношений кооперации, сотрудничества между учителями и учениками вводила иерархические отношения подчинения и послушания. Все это и привело к появлению извест</w:t>
        <w:softHyphen/>
        <w:t>ного постановления 1936 г. «О педологических извращениях в сис</w:t>
        <w:softHyphen/>
        <w:t>теме НАРКОМПРОСов» и директивному закрытию педологии как науки вообще. При этом вместе с ошибками было забыто и все пози</w:t>
        <w:softHyphen/>
        <w:t>тивное, что было сделано этой наукой, так как детской практичес</w:t>
        <w:softHyphen/>
        <w:t>кой психологии был нанесен удар в момент интенсивной и плодо</w:t>
        <w:softHyphen/>
        <w:t>творной работы ведущих ученых, что причинило серьезный ущерб всей психологической науке в нашей стране.</w:t>
      </w:r>
    </w:p>
    <w:p>
      <w:pPr>
        <w:pStyle w:val="Normal"/>
        <w:spacing w:lineRule="auto" w:line="240"/>
        <w:ind w:firstLine="720" w:end="0"/>
        <w:rPr>
          <w:sz w:val="24"/>
        </w:rPr>
      </w:pPr>
      <w:r>
        <w:rPr>
          <w:sz w:val="24"/>
        </w:rPr>
        <w:t>Таким образом, можно выделить несколько этапов в развитии детской психологии и педологии в России:</w:t>
      </w:r>
    </w:p>
    <w:p>
      <w:pPr>
        <w:pStyle w:val="Normal"/>
        <w:spacing w:lineRule="auto" w:line="240"/>
        <w:ind w:firstLine="720" w:end="0"/>
        <w:rPr>
          <w:sz w:val="24"/>
        </w:rPr>
      </w:pPr>
      <w:r>
        <w:rPr>
          <w:sz w:val="24"/>
        </w:rPr>
        <w:t>I этап (1900—1907) — зарождение детской психологии и педоло</w:t>
        <w:softHyphen/>
        <w:t>гии, появление первых теорий и исследований психического разви</w:t>
        <w:softHyphen/>
        <w:t>тия детей, организация курсов и экспериментальных лабораторий, на</w:t>
        <w:softHyphen/>
        <w:t>чало изданий первых журналов и книг по практической психологии.</w:t>
      </w:r>
    </w:p>
    <w:p>
      <w:pPr>
        <w:pStyle w:val="Normal"/>
        <w:spacing w:lineRule="auto" w:line="240"/>
        <w:ind w:firstLine="720" w:end="0"/>
        <w:rPr>
          <w:sz w:val="24"/>
        </w:rPr>
      </w:pPr>
      <w:r>
        <w:rPr>
          <w:sz w:val="24"/>
        </w:rPr>
        <w:t>II этап (1908—1917) — разработка методологических принци</w:t>
        <w:softHyphen/>
        <w:t>пов построения детской психологии и педологии в России, появле</w:t>
        <w:softHyphen/>
        <w:t>ние первых психологических центров, соединяющих теоретичес</w:t>
        <w:softHyphen/>
        <w:t>кую и экспериментальную (диагностическую) деятельность.</w:t>
      </w:r>
    </w:p>
    <w:p>
      <w:pPr>
        <w:pStyle w:val="BodyTextIndent"/>
        <w:spacing w:lineRule="auto" w:line="240"/>
        <w:rPr/>
      </w:pPr>
      <w:r>
        <w:rPr/>
        <w:t>III этап (1918—1924) — период становления советской детской практической психологии, ревизии старой эмпирической, доок</w:t>
        <w:softHyphen/>
        <w:t>тябрьской науки. Это происходит на фоне общего подъема и много</w:t>
        <w:softHyphen/>
        <w:t>образия культурной жизни страны. Особенно важны для практичес</w:t>
        <w:softHyphen/>
        <w:t>кой психологии этого периода поиск новых методов обучения и воспитания, активное школьное движение, многообразие школ и детских садов, появление работ Н.К. Крупской, С.Т. Шацкого и дру</w:t>
        <w:softHyphen/>
        <w:t>гих педагогов.</w:t>
      </w:r>
    </w:p>
    <w:p>
      <w:pPr>
        <w:pStyle w:val="Normal"/>
        <w:spacing w:lineRule="auto" w:line="240"/>
        <w:ind w:firstLine="720" w:end="0"/>
        <w:rPr>
          <w:sz w:val="24"/>
        </w:rPr>
      </w:pPr>
      <w:r>
        <w:rPr>
          <w:sz w:val="24"/>
        </w:rPr>
        <w:t>IV этап (1925—1928) — период консолидации разных групп и течений в детской психологии и педологии, выработка единой платформы и концепции развития психики, планов развития педо</w:t>
        <w:softHyphen/>
        <w:t>логии как науки, направленной на комплексное изучение и разви</w:t>
        <w:softHyphen/>
        <w:t>тие личности ребенка. В это время усиливается связь психологичес</w:t>
        <w:softHyphen/>
        <w:t>кой теории и практики, ставятся конкретные задачи по развитию и усовершенствованию работы в школах и детских садах.</w:t>
      </w:r>
    </w:p>
    <w:p>
      <w:pPr>
        <w:pStyle w:val="Normal"/>
        <w:spacing w:lineRule="auto" w:line="240"/>
        <w:ind w:firstLine="720" w:end="0"/>
        <w:rPr/>
      </w:pPr>
      <w:r>
        <w:rPr>
          <w:sz w:val="24"/>
        </w:rPr>
        <w:t>V этап (1929—1931) — период интенсивного развития детской психологии и педологии, появления теорий, раскрывающих зако</w:t>
        <w:softHyphen/>
        <w:t>номерности и механизмы развития психики (М.Я. Басов, Л.С. Вы</w:t>
        <w:softHyphen/>
        <w:t>готский). Однако в этот же период начинаются нападки на практи</w:t>
        <w:softHyphen/>
        <w:t>ческую психологию, связанные с изменением социальной обстанов</w:t>
        <w:softHyphen/>
        <w:t>ки в обществе, введением единообразия и авторитарности в школь</w:t>
        <w:softHyphen/>
        <w:t>ную жизнь. Разрыв между теорией и практикой, до конца</w:t>
      </w:r>
      <w:r>
        <w:rPr>
          <w:b/>
          <w:sz w:val="24"/>
        </w:rPr>
        <w:t xml:space="preserve"> </w:t>
      </w:r>
      <w:r>
        <w:rPr>
          <w:sz w:val="24"/>
        </w:rPr>
        <w:t>не</w:t>
      </w:r>
      <w:r>
        <w:rPr>
          <w:b/>
          <w:sz w:val="24"/>
        </w:rPr>
        <w:t xml:space="preserve"> </w:t>
      </w:r>
      <w:r>
        <w:rPr>
          <w:sz w:val="24"/>
        </w:rPr>
        <w:t>преодоленный в предыдущие годы, снова начинает увеличиваться.</w:t>
      </w:r>
    </w:p>
    <w:p>
      <w:pPr>
        <w:pStyle w:val="Normal"/>
        <w:spacing w:lineRule="auto" w:line="240"/>
        <w:ind w:firstLine="720" w:end="0"/>
        <w:rPr/>
      </w:pPr>
      <w:r>
        <w:rPr>
          <w:sz w:val="24"/>
        </w:rPr>
        <w:t>VI этап (1932—1936) — в этот период заканчивается формиро</w:t>
        <w:softHyphen/>
        <w:t>вание тоталитарного государства, пронизанного жесткой иерархи</w:t>
        <w:softHyphen/>
        <w:t>ческой системой отношений между людьми. Идеологизация науки сказывается и на дальнейшем развитии детской практической пси</w:t>
        <w:softHyphen/>
        <w:t>хологии. Ликвидация в школьной и общественной практике интере</w:t>
        <w:softHyphen/>
        <w:t>са к личности ребенка, к творческому началу привели к еще больше</w:t>
        <w:softHyphen/>
        <w:t>му отрыву психологической теории от практики. Усиливаются нападки на педологию, обвинения в игнорировании требований школы. Эта критика как действительных, так и</w:t>
      </w:r>
      <w:r>
        <w:rPr>
          <w:b/>
          <w:sz w:val="24"/>
        </w:rPr>
        <w:t xml:space="preserve"> </w:t>
      </w:r>
      <w:r>
        <w:rPr>
          <w:sz w:val="24"/>
        </w:rPr>
        <w:t>навязанных педоло</w:t>
        <w:softHyphen/>
        <w:t>гии ошибок привела к постановлению 1936 г.,</w:t>
      </w:r>
      <w:r>
        <w:rPr>
          <w:b/>
          <w:sz w:val="24"/>
        </w:rPr>
        <w:t xml:space="preserve"> </w:t>
      </w:r>
      <w:r>
        <w:rPr>
          <w:sz w:val="24"/>
        </w:rPr>
        <w:t>которое практически</w:t>
      </w:r>
      <w:r>
        <w:rPr>
          <w:b/>
          <w:sz w:val="24"/>
        </w:rPr>
        <w:t xml:space="preserve"> </w:t>
      </w:r>
      <w:r>
        <w:rPr>
          <w:sz w:val="24"/>
        </w:rPr>
        <w:t>запретило детскую практическую психологию.</w:t>
      </w:r>
    </w:p>
    <w:p>
      <w:pPr>
        <w:pStyle w:val="Normal"/>
        <w:spacing w:lineRule="auto" w:line="240"/>
        <w:ind w:firstLine="720" w:end="0"/>
        <w:rPr>
          <w:sz w:val="24"/>
        </w:rPr>
      </w:pPr>
      <w:r>
        <w:rPr>
          <w:sz w:val="24"/>
        </w:rPr>
        <w:t>В настоящее время отечественная детская психология пережи</w:t>
        <w:softHyphen/>
        <w:t>вает новый этап, в котором тесно переплетаются практические и теоретические проблемы. Вновь появилась необходимость привле</w:t>
        <w:softHyphen/>
        <w:t>чения психологов к работе в образовательных учреждениях, благо</w:t>
        <w:softHyphen/>
        <w:t>даря усилиям многих ученых, в первую очередь И.В. Дубровиной и ее лаборатории, разрабатываются основы практической психологи</w:t>
        <w:softHyphen/>
        <w:t>ческой службы. При этом серьезные проблемы, стоящие в настоя</w:t>
        <w:softHyphen/>
        <w:t>щий момент перед отечественной практической детской психоло</w:t>
        <w:softHyphen/>
        <w:t>гией, во многом напоминают те, которые стояли перед российской наукой в 20-е гг. Прежде всего это вопросы диагностики, модифика</w:t>
        <w:softHyphen/>
        <w:t>ции тестов и способов их применения в школах и детских садах. Отсутствие квалифицированных кадров и низкий уровень психоло</w:t>
        <w:softHyphen/>
        <w:t>гической грамотности приводят к тому, что применение тестов часто необъективно, а психологическая коррекция не дает удовле</w:t>
        <w:softHyphen/>
        <w:t>творительных результатов. Низкая квалификация практических психологов снижает отдачу и от развивающих программ обучения, которые сейчас разрабатываются отечественными учеными для раз</w:t>
        <w:softHyphen/>
        <w:t>личных учебных заведений. Создание таких программ, так же как и программ для одаренных детей и детей с задержкой умственного развития, является одним из приоритетных направлений в отечест</w:t>
        <w:softHyphen/>
        <w:t>венной практической психологии. Большое значение имеет и фор</w:t>
        <w:softHyphen/>
        <w:t>мирование службы психологической коррекции, которая дала бы возможность не только диагностировать причины отклонений в развитии детей, но и корректировать эти отклонения.</w:t>
      </w:r>
    </w:p>
    <w:p>
      <w:pPr>
        <w:pStyle w:val="Normal"/>
        <w:spacing w:lineRule="auto" w:line="240"/>
        <w:ind w:firstLine="720" w:end="0"/>
        <w:rPr/>
      </w:pPr>
      <w:r>
        <w:rPr>
          <w:sz w:val="24"/>
        </w:rPr>
        <w:t>Таким образом, перед отечественной детской практической пси</w:t>
      </w:r>
      <w:del w:id="167" w:author="ORPM" w:date="2001-03-22T15:09:00Z">
        <w:r>
          <w:rPr>
            <w:sz w:val="24"/>
          </w:rPr>
          <w:delText>-|(</w:delText>
        </w:r>
      </w:del>
      <w:r>
        <w:rPr>
          <w:sz w:val="24"/>
        </w:rPr>
        <w:t>хологией стоят важные задачи, которые она в состоянии разре</w:t>
      </w:r>
      <w:del w:id="168" w:author="ORPM" w:date="2001-03-22T15:09:00Z">
        <w:r>
          <w:rPr>
            <w:sz w:val="24"/>
          </w:rPr>
          <w:delText>-Ц</w:delText>
        </w:r>
      </w:del>
      <w:r>
        <w:rPr>
          <w:sz w:val="24"/>
        </w:rPr>
        <w:t xml:space="preserve">шить, используя в том числе и значительный материал, который </w:t>
      </w:r>
      <w:del w:id="169" w:author="ORPM" w:date="2001-03-22T15:09:00Z">
        <w:r>
          <w:rPr>
            <w:sz w:val="24"/>
          </w:rPr>
          <w:delText>|</w:delText>
        </w:r>
      </w:del>
      <w:r>
        <w:rPr>
          <w:sz w:val="24"/>
        </w:rPr>
        <w:t>накоплен предыдущими поколениями ученых.</w:t>
      </w:r>
    </w:p>
    <w:p>
      <w:pPr>
        <w:pStyle w:val="Normal"/>
        <w:spacing w:lineRule="auto" w:line="240"/>
        <w:ind w:firstLine="720" w:end="0"/>
        <w:rPr>
          <w:sz w:val="24"/>
        </w:rPr>
      </w:pPr>
      <w:r>
        <w:rPr>
          <w:sz w:val="24"/>
        </w:rPr>
      </w:r>
    </w:p>
    <w:p>
      <w:pPr>
        <w:pStyle w:val="Heading2"/>
        <w:keepNext w:val="false"/>
        <w:rPr/>
      </w:pPr>
      <w:bookmarkStart w:id="6" w:name="__RefHeading___Toc511554710"/>
      <w:bookmarkEnd w:id="6"/>
      <w:r>
        <w:rPr/>
        <w:t xml:space="preserve">• </w:t>
      </w:r>
      <w:r>
        <w:rPr/>
        <w:t>Вопросы и задания</w:t>
      </w:r>
    </w:p>
    <w:p>
      <w:pPr>
        <w:pStyle w:val="Normal"/>
        <w:spacing w:lineRule="auto" w:line="240"/>
        <w:ind w:firstLine="720" w:end="0"/>
        <w:rPr>
          <w:sz w:val="24"/>
        </w:rPr>
      </w:pPr>
      <w:r>
        <w:rPr>
          <w:sz w:val="24"/>
        </w:rPr>
      </w:r>
    </w:p>
    <w:p>
      <w:pPr>
        <w:pStyle w:val="BodyTextIndent"/>
        <w:spacing w:lineRule="auto" w:line="240"/>
        <w:rPr/>
      </w:pPr>
      <w:r>
        <w:rPr/>
        <w:t>1. Расскажите, как взаимосвязаны детская практическая психология и педология.</w:t>
      </w:r>
    </w:p>
    <w:p>
      <w:pPr>
        <w:pStyle w:val="3"/>
        <w:jc w:val="both"/>
        <w:rPr/>
      </w:pPr>
      <w:r>
        <w:rPr/>
        <w:t>2.</w:t>
      </w:r>
      <w:del w:id="170" w:author="ORPM" w:date="2001-03-22T15:09:00Z">
        <w:r>
          <w:rPr/>
          <w:delText xml:space="preserve"> </w:delText>
        </w:r>
      </w:del>
      <w:ins w:id="171" w:author="ORPM" w:date="2001-03-22T15:09:00Z">
        <w:r>
          <w:rPr/>
          <w:t xml:space="preserve"> </w:t>
        </w:r>
      </w:ins>
      <w:r>
        <w:rPr>
          <w:spacing w:val="-2"/>
        </w:rPr>
        <w:t>Назовите основные достоинства педологии, обеспечившие ее ши</w:t>
        <w:softHyphen/>
        <w:t>рокое распространение в</w:t>
      </w:r>
      <w:r>
        <w:rPr/>
        <w:t xml:space="preserve"> начале нашего столетия.</w:t>
      </w:r>
    </w:p>
    <w:p>
      <w:pPr>
        <w:pStyle w:val="3"/>
        <w:tabs>
          <w:tab w:val="clear" w:pos="680"/>
          <w:tab w:val="left" w:pos="0" w:leader="none"/>
        </w:tabs>
        <w:jc w:val="both"/>
        <w:rPr/>
      </w:pPr>
      <w:r>
        <w:rPr/>
        <w:t xml:space="preserve">3. </w:t>
      </w:r>
      <w:r>
        <w:rPr>
          <w:spacing w:val="-2"/>
        </w:rPr>
        <w:t>Расскажите, в чем Э. Клапаред видел главные отличия практичес</w:t>
        <w:softHyphen/>
        <w:t>кой детской психологии от теоретической</w:t>
      </w:r>
      <w:r>
        <w:rPr/>
        <w:t>.</w:t>
      </w:r>
    </w:p>
    <w:p>
      <w:pPr>
        <w:pStyle w:val="Normal"/>
        <w:spacing w:lineRule="auto" w:line="240"/>
        <w:ind w:firstLine="720" w:end="0"/>
        <w:rPr>
          <w:sz w:val="24"/>
        </w:rPr>
      </w:pPr>
      <w:r>
        <w:rPr>
          <w:sz w:val="24"/>
        </w:rPr>
        <w:t xml:space="preserve">4. </w:t>
      </w:r>
      <w:r>
        <w:rPr>
          <w:spacing w:val="-10"/>
          <w:sz w:val="24"/>
        </w:rPr>
        <w:t>Опишите достоинства и недостатки тестов, ведущие направления развития тестологической работы.</w:t>
      </w:r>
    </w:p>
    <w:p>
      <w:pPr>
        <w:pStyle w:val="Normal"/>
        <w:spacing w:lineRule="auto" w:line="240"/>
        <w:ind w:firstLine="720" w:end="0"/>
        <w:rPr>
          <w:sz w:val="24"/>
        </w:rPr>
      </w:pPr>
      <w:r>
        <w:rPr>
          <w:sz w:val="24"/>
        </w:rPr>
        <w:t xml:space="preserve">5. </w:t>
      </w:r>
      <w:r>
        <w:rPr>
          <w:spacing w:val="-4"/>
          <w:sz w:val="24"/>
        </w:rPr>
        <w:t>Перечислите проблемы, которые стояли перед отечественной практической психологией в начале</w:t>
      </w:r>
      <w:r>
        <w:rPr>
          <w:b/>
          <w:spacing w:val="-4"/>
          <w:sz w:val="24"/>
        </w:rPr>
        <w:t xml:space="preserve"> </w:t>
      </w:r>
      <w:r>
        <w:rPr>
          <w:spacing w:val="-4"/>
          <w:sz w:val="24"/>
        </w:rPr>
        <w:t>XX в.</w:t>
      </w:r>
    </w:p>
    <w:p>
      <w:pPr>
        <w:pStyle w:val="Normal"/>
        <w:spacing w:lineRule="auto" w:line="240"/>
        <w:ind w:firstLine="720" w:end="0"/>
        <w:rPr/>
      </w:pPr>
      <w:r>
        <w:rPr>
          <w:sz w:val="24"/>
        </w:rPr>
        <w:t xml:space="preserve">6. </w:t>
      </w:r>
      <w:r>
        <w:rPr>
          <w:spacing w:val="-4"/>
          <w:sz w:val="24"/>
        </w:rPr>
        <w:t>Назовите причины активного развития</w:t>
      </w:r>
      <w:r>
        <w:rPr>
          <w:b/>
          <w:spacing w:val="-4"/>
          <w:sz w:val="24"/>
        </w:rPr>
        <w:t xml:space="preserve"> </w:t>
      </w:r>
      <w:r>
        <w:rPr>
          <w:spacing w:val="-4"/>
          <w:sz w:val="24"/>
        </w:rPr>
        <w:t>детской практической</w:t>
      </w:r>
      <w:r>
        <w:rPr>
          <w:b/>
          <w:spacing w:val="-4"/>
          <w:sz w:val="24"/>
        </w:rPr>
        <w:t xml:space="preserve"> </w:t>
      </w:r>
      <w:r>
        <w:rPr>
          <w:spacing w:val="-4"/>
          <w:sz w:val="24"/>
        </w:rPr>
        <w:t>психологии в России в 20—30-е гг.</w:t>
      </w:r>
    </w:p>
    <w:p>
      <w:pPr>
        <w:pStyle w:val="BodyTextIndent"/>
        <w:spacing w:lineRule="auto" w:line="240"/>
        <w:rPr/>
      </w:pPr>
      <w:r>
        <w:rPr/>
        <w:t>7. Перечислите задачи, стоявшие перед практической психологией в этот период. С чем связано запрещение детской практической психологии в конце 30-х гг.?</w:t>
      </w:r>
    </w:p>
    <w:p>
      <w:pPr>
        <w:pStyle w:val="Heading1"/>
        <w:keepNext w:val="false"/>
        <w:rPr/>
      </w:pPr>
      <w:r>
        <w:rPr/>
      </w:r>
      <w:bookmarkStart w:id="7" w:name="__RefHeading___Toc511554711"/>
      <w:bookmarkStart w:id="8" w:name="__RefHeading___Toc511554711"/>
    </w:p>
    <w:p>
      <w:pPr>
        <w:pStyle w:val="Heading1"/>
        <w:keepNext w:val="false"/>
        <w:rPr>
          <w:ins w:id="174" w:author="ORPM" w:date="2001-03-22T15:54:00Z"/>
        </w:rPr>
      </w:pPr>
      <w:r>
        <w:rPr/>
        <w:t>ОРГАНИЗАЦИЯ ПСИХОЛОГИЧЕСК</w:t>
      </w:r>
      <w:del w:id="172" w:author="ORPM" w:date="2001-03-22T15:54:00Z">
        <w:r>
          <w:rPr/>
          <w:delText>И</w:delText>
        </w:r>
      </w:del>
      <w:ins w:id="173" w:author="ORPM" w:date="2001-03-22T15:54:00Z">
        <w:r>
          <w:rPr/>
          <w:t>ОЙ</w:t>
        </w:r>
      </w:ins>
      <w:r>
        <w:rPr/>
        <w:t xml:space="preserve"> СЛУЖБЫ</w:t>
      </w:r>
      <w:bookmarkEnd w:id="8"/>
      <w:r>
        <w:rPr/>
        <w:t xml:space="preserve"> </w:t>
      </w:r>
    </w:p>
    <w:p>
      <w:pPr>
        <w:pStyle w:val="Heading1"/>
        <w:keepNext w:val="false"/>
        <w:rPr/>
      </w:pPr>
      <w:bookmarkStart w:id="9" w:name="__RefHeading___Toc511554712"/>
      <w:bookmarkEnd w:id="9"/>
      <w:r>
        <w:rPr/>
        <w:t>В ДЕТСКОМ ДОШКОЛЬНОМ УЧРЕЖДЕНИИ</w:t>
      </w:r>
    </w:p>
    <w:p>
      <w:pPr>
        <w:pStyle w:val="Heading1"/>
        <w:keepNext w:val="false"/>
        <w:rPr>
          <w:i/>
          <w:i/>
        </w:rPr>
      </w:pPr>
      <w:r>
        <w:rPr>
          <w:i/>
        </w:rPr>
      </w:r>
    </w:p>
    <w:p>
      <w:pPr>
        <w:pStyle w:val="Heading1"/>
        <w:keepNext w:val="false"/>
        <w:rPr/>
      </w:pPr>
      <w:bookmarkStart w:id="10" w:name="__RefHeading___Toc511554713"/>
      <w:bookmarkEnd w:id="10"/>
      <w:r>
        <w:rPr/>
        <w:t>ГЛАВА</w:t>
      </w:r>
      <w:r>
        <w:rPr>
          <w:lang w:val="en-US"/>
        </w:rPr>
        <w:t xml:space="preserve"> 2</w:t>
      </w:r>
    </w:p>
    <w:p>
      <w:pPr>
        <w:pStyle w:val="Normal"/>
        <w:spacing w:lineRule="auto" w:line="240"/>
        <w:ind w:firstLine="720" w:end="0"/>
        <w:rPr>
          <w:i/>
          <w:i/>
          <w:sz w:val="24"/>
        </w:rPr>
      </w:pPr>
      <w:r>
        <w:rPr>
          <w:i/>
          <w:sz w:val="24"/>
        </w:rPr>
      </w:r>
    </w:p>
    <w:p>
      <w:pPr>
        <w:pStyle w:val="Heading2"/>
        <w:keepNext w:val="false"/>
        <w:rPr/>
      </w:pPr>
      <w:bookmarkStart w:id="11" w:name="__RefHeading___Toc511554714"/>
      <w:bookmarkEnd w:id="11"/>
      <w:r>
        <w:rPr/>
        <w:t>2</w:t>
      </w:r>
      <w:r>
        <w:rPr>
          <w:i/>
        </w:rPr>
        <w:t>.</w:t>
      </w:r>
      <w:r>
        <w:rPr/>
        <w:t>1. Психологический</w:t>
      </w:r>
      <w:r>
        <w:rPr>
          <w:i/>
        </w:rPr>
        <w:t xml:space="preserve"> </w:t>
      </w:r>
      <w:r>
        <w:rPr/>
        <w:t>кабинет</w:t>
      </w:r>
    </w:p>
    <w:p>
      <w:pPr>
        <w:pStyle w:val="BodyTextIndent"/>
        <w:spacing w:lineRule="auto" w:line="240"/>
        <w:rPr/>
      </w:pPr>
      <w:r>
        <w:rPr/>
        <w:t>Наряду с содержательным и технологическим компонентами в работе практического психолога выделяются организационные параметры (характеристики). Их можно определить как правила (нормы) организации условий профессиональной психологической деятельности в образовательном учреждении (детском саду). Дан</w:t>
        <w:softHyphen/>
        <w:t>ные правила в равной степени приняты как при первичном форми</w:t>
        <w:softHyphen/>
        <w:t>ровании психологической службы, так и в текущем ее функциони</w:t>
        <w:softHyphen/>
        <w:t>ровании. Они связаны с понятием «профессиональная компетент</w:t>
        <w:softHyphen/>
        <w:t>ность» и во многом определяют успешность и результативность непосредственной работы психолога.</w:t>
      </w:r>
    </w:p>
    <w:p>
      <w:pPr>
        <w:pStyle w:val="Normal"/>
        <w:spacing w:lineRule="auto" w:line="240"/>
        <w:ind w:firstLine="720" w:end="0"/>
        <w:rPr>
          <w:sz w:val="24"/>
        </w:rPr>
      </w:pPr>
      <w:r>
        <w:rPr>
          <w:sz w:val="24"/>
        </w:rPr>
        <w:t>Существует четыре группы организационно-методических требований, предъявляемых к профессиональной деятельности прак</w:t>
        <w:softHyphen/>
        <w:t>тического психолога.</w:t>
      </w:r>
    </w:p>
    <w:p>
      <w:pPr>
        <w:pStyle w:val="Normal"/>
        <w:spacing w:lineRule="auto" w:line="240"/>
        <w:ind w:firstLine="720" w:end="0"/>
        <w:rPr>
          <w:sz w:val="24"/>
          <w:ins w:id="177" w:author="ORPM" w:date="2001-03-22T16:03:00Z"/>
        </w:rPr>
      </w:pPr>
      <w:r>
        <w:rPr>
          <w:sz w:val="24"/>
        </w:rPr>
        <w:t>Рассмотрим последовательно группы требований применитель</w:t>
        <w:softHyphen/>
        <w:t xml:space="preserve">но к конкретным условиям детского дошкольного учреждения </w:t>
      </w:r>
      <w:del w:id="175" w:author="ORPM" w:date="2001-03-22T16:04:00Z">
        <w:r>
          <w:rPr>
            <w:sz w:val="24"/>
            <w:vertAlign w:val="superscript"/>
          </w:rPr>
          <w:delText xml:space="preserve"> </w:delText>
        </w:r>
      </w:del>
      <w:del w:id="176" w:author="ORPM" w:date="2001-03-22T16:04:00Z">
        <w:r>
          <w:rPr>
            <w:rStyle w:val="EndnoteCharacters"/>
            <w:rStyle w:val="EndnoteReference"/>
            <w:sz w:val="24"/>
          </w:rPr>
          <w:endnoteReference w:customMarkFollows="1" w:id="2"/>
          <w:delText>1</w:delText>
        </w:r>
      </w:del>
      <w:r>
        <w:rPr>
          <w:sz w:val="24"/>
          <w:vertAlign w:val="superscript"/>
        </w:rPr>
        <w:t>*</w:t>
      </w:r>
      <w:r>
        <w:rPr>
          <w:sz w:val="24"/>
        </w:rPr>
        <w:t>.</w:t>
      </w:r>
    </w:p>
    <w:p>
      <w:pPr>
        <w:pStyle w:val="Normal"/>
        <w:spacing w:lineRule="auto" w:line="240"/>
        <w:rPr>
          <w:sz w:val="24"/>
          <w:ins w:id="179" w:author="ORPM" w:date="2001-03-22T16:03:00Z"/>
        </w:rPr>
      </w:pPr>
      <w:ins w:id="178" w:author="ORPM" w:date="2001-03-22T16:03:00Z">
        <w:r>
          <w:rPr>
            <w:sz w:val="24"/>
          </w:rPr>
          <w:t>______________________</w:t>
        </w:r>
      </w:ins>
    </w:p>
    <w:p>
      <w:pPr>
        <w:pStyle w:val="Normal"/>
        <w:spacing w:lineRule="auto" w:line="240"/>
        <w:ind w:firstLine="720" w:end="0"/>
        <w:rPr>
          <w:ins w:id="181" w:author="ORPM" w:date="2001-03-22T16:04:00Z"/>
        </w:rPr>
      </w:pPr>
      <w:r>
        <w:rPr>
          <w:sz w:val="24"/>
          <w:vertAlign w:val="superscript"/>
        </w:rPr>
        <w:t>*</w:t>
      </w:r>
      <w:ins w:id="180" w:author="ORPM" w:date="2001-03-22T16:04:00Z">
        <w:r>
          <w:rPr>
            <w:sz w:val="24"/>
          </w:rPr>
          <w:t xml:space="preserve"> Все приведенные далее нормативы, характеристики и количественные данные рассчитаны на дошкольные учреждения государственного типа со средним уровнем финансового и материально-технического обеспечения.</w:t>
        </w:r>
      </w:ins>
    </w:p>
    <w:p>
      <w:pPr>
        <w:pStyle w:val="Normal"/>
        <w:spacing w:lineRule="auto" w:line="240"/>
        <w:ind w:firstLine="720" w:end="0"/>
        <w:rPr>
          <w:sz w:val="24"/>
        </w:rPr>
      </w:pPr>
      <w:r>
        <w:rPr>
          <w:sz w:val="24"/>
        </w:rPr>
      </w:r>
    </w:p>
    <w:p>
      <w:pPr>
        <w:pStyle w:val="Normal"/>
        <w:spacing w:lineRule="auto" w:line="240"/>
        <w:ind w:firstLine="720" w:end="0"/>
        <w:rPr/>
      </w:pPr>
      <w:r>
        <w:rPr>
          <w:sz w:val="24"/>
        </w:rPr>
        <w:t>В качестве психологического кабинета может быть использова</w:t>
        <w:softHyphen/>
        <w:t>на небольшая по размерам комната, пропорциональная и хорошо освещенная (наличие как естественного, так и искусственного освещения). Большие и непропорциональные помещения очень трудно  оформить (организовать) для индивидуальных бесед и диагностических процедур. Они не способствуют созданию коммуникативной «близости» и доверительной атмосферы. Помещение</w:t>
      </w:r>
      <w:r>
        <w:rPr>
          <w:b/>
          <w:sz w:val="24"/>
        </w:rPr>
        <w:t xml:space="preserve"> </w:t>
      </w:r>
      <w:r>
        <w:rPr>
          <w:sz w:val="24"/>
        </w:rPr>
        <w:t>без окон со</w:t>
        <w:softHyphen/>
        <w:t>здает эффект отгороженности от реального пространства, изолиро</w:t>
        <w:softHyphen/>
        <w:t>ванности от окружающего мира. Это иногда необходимо для кор</w:t>
      </w:r>
      <w:del w:id="182" w:author="ORPM" w:date="2001-03-22T15:55:00Z">
        <w:r>
          <w:rPr>
            <w:sz w:val="24"/>
          </w:rPr>
          <w:delText>-</w:delText>
        </w:r>
      </w:del>
      <w:r>
        <w:rPr>
          <w:sz w:val="24"/>
        </w:rPr>
        <w:t>рекционной работы, но является помехой для первичного приема при знакомстве с детьми и родителями, установления контакта. В этом случае происходящее за окном чередование природных и климатических явлений может быть использовано для отвлечения либо фиксации внимания, эмоционального торможения, либо воз</w:t>
        <w:softHyphen/>
        <w:t>буждения.</w:t>
      </w:r>
    </w:p>
    <w:p>
      <w:pPr>
        <w:pStyle w:val="Normal"/>
        <w:spacing w:lineRule="auto" w:line="240"/>
        <w:ind w:firstLine="720" w:end="0"/>
        <w:rPr>
          <w:sz w:val="24"/>
        </w:rPr>
      </w:pPr>
      <w:r>
        <w:rPr>
          <w:sz w:val="24"/>
        </w:rPr>
        <w:t>Желательно, чтобы психологический кабинет находился в сто</w:t>
        <w:softHyphen/>
        <w:t>роне от помещений хозяйственного и бытового обслуживания, ад</w:t>
        <w:softHyphen/>
        <w:t>министративного и медицинского блоков, а также от залов для му</w:t>
        <w:softHyphen/>
        <w:t>зыкальных и физкультурных занятий. К этому перечню можно доба</w:t>
        <w:softHyphen/>
        <w:t>вить бассейн и кабинеты с использованием технических средств обучения. Важным является также свободный доступ к кабинету ро</w:t>
        <w:softHyphen/>
        <w:t>дителей, что подразумевает либо двойной вход (со стороны улицы и основного помещения), либо удобное расположение по отноше</w:t>
        <w:softHyphen/>
        <w:t>нию ко всем групповым помещениям.</w:t>
      </w:r>
    </w:p>
    <w:p>
      <w:pPr>
        <w:pStyle w:val="Normal"/>
        <w:spacing w:lineRule="auto" w:line="240"/>
        <w:ind w:firstLine="720" w:end="0"/>
        <w:rPr>
          <w:sz w:val="24"/>
        </w:rPr>
      </w:pPr>
      <w:r>
        <w:rPr>
          <w:sz w:val="24"/>
        </w:rPr>
        <w:t>Безусловно, полной изоляции от шумовых и технических про</w:t>
        <w:softHyphen/>
        <w:t>никновении в условиях детского дошкольного учреждения до</w:t>
        <w:softHyphen/>
        <w:t>стичь трудно, но этого и не требуется. Достаточным будет сниже</w:t>
        <w:softHyphen/>
        <w:t>ние общего шумового фона, а также возможности ситуативного отвлечения (деконцентрации) и эмоционального напряжения детей.</w:t>
      </w:r>
    </w:p>
    <w:p>
      <w:pPr>
        <w:pStyle w:val="Normal"/>
        <w:spacing w:lineRule="auto" w:line="240"/>
        <w:ind w:firstLine="720" w:end="0"/>
        <w:rPr>
          <w:sz w:val="24"/>
        </w:rPr>
      </w:pPr>
      <w:r>
        <w:rPr>
          <w:sz w:val="24"/>
        </w:rPr>
        <w:t>Нельзя приветствовать широкую практику организации пси</w:t>
        <w:softHyphen/>
        <w:t>хологического кабинета на площади спальных и игровых комнат, функционирующих возрастных групп. Вариантом столь же не</w:t>
        <w:softHyphen/>
        <w:t>удачного расположения является деление методического либо ло</w:t>
        <w:softHyphen/>
        <w:t>гопедического кабинетов на два профессиональных пространст</w:t>
        <w:softHyphen/>
        <w:t>ва, так называемые уголки психолога. Данные способы организа</w:t>
        <w:softHyphen/>
        <w:t>ции психологического кабинета не способствуют компетентной профессиональной деятельности психолога и могут значительно исказить результаты коррекционно-диагностических мероприя</w:t>
        <w:softHyphen/>
        <w:t>тий, так как изначально закладывают в них высокий процент по</w:t>
        <w:softHyphen/>
        <w:t>грешности.</w:t>
      </w:r>
    </w:p>
    <w:p>
      <w:pPr>
        <w:pStyle w:val="Normal"/>
        <w:spacing w:lineRule="auto" w:line="240"/>
        <w:ind w:firstLine="720" w:end="0"/>
        <w:rPr/>
      </w:pPr>
      <w:r>
        <w:rPr>
          <w:sz w:val="24"/>
        </w:rPr>
        <w:t>Итак, кабинет в распоряжение</w:t>
      </w:r>
      <w:r>
        <w:rPr>
          <w:b/>
          <w:sz w:val="24"/>
        </w:rPr>
        <w:t xml:space="preserve"> </w:t>
      </w:r>
      <w:r>
        <w:rPr>
          <w:sz w:val="24"/>
        </w:rPr>
        <w:t>психолога предоставлен. Каким ему быть?</w:t>
      </w:r>
    </w:p>
    <w:p>
      <w:pPr>
        <w:pStyle w:val="BodyTextIndent"/>
        <w:spacing w:lineRule="auto" w:line="240"/>
        <w:rPr/>
      </w:pPr>
      <w:r>
        <w:rPr/>
        <w:t>Первоначально, это вопросы цветового оформления. Цветовые сочетания и общий цветовой фон не должны быть яркими и подав</w:t>
        <w:softHyphen/>
        <w:t>ляющими. Лучше использовать пастельные, успокаивающие оттенки зеленого и голубого в сочетании с теплым бежевым либо желтым цветом. Данная цветовая гамма способствует адаптации как к поме</w:t>
        <w:softHyphen/>
        <w:t>щению в целом, так и к ситуации взаимодействия с психологом.</w:t>
      </w:r>
    </w:p>
    <w:p>
      <w:pPr>
        <w:pStyle w:val="Normal"/>
        <w:spacing w:lineRule="auto" w:line="240"/>
        <w:ind w:firstLine="720" w:end="0"/>
        <w:rPr>
          <w:sz w:val="24"/>
          <w:ins w:id="184" w:author="ORPM" w:date="2001-03-22T16:26:00Z"/>
        </w:rPr>
      </w:pPr>
      <w:r>
        <w:rPr>
          <w:sz w:val="24"/>
        </w:rPr>
        <w:t>Немаловажным добавлением к оформлению кабинета являются живые комнатные растения. Что касается декоративных животных и птиц, то их стационарное присутствие в кабинете не рекомендует</w:t>
        <w:softHyphen/>
        <w:t>ся. В случае профессиональной необходимости, как то: коррекция страхов, проявлений агрессии и тревоги, — животные могут быть использованы психологом ситуативно</w:t>
      </w:r>
      <w:r>
        <w:rPr>
          <w:sz w:val="24"/>
          <w:lang w:val="en-US"/>
        </w:rPr>
        <w:t xml:space="preserve"> </w:t>
      </w:r>
      <w:r>
        <w:rPr>
          <w:sz w:val="24"/>
          <w:vertAlign w:val="superscript"/>
        </w:rPr>
        <w:t>*</w:t>
      </w:r>
      <w:del w:id="183" w:author="ORPM" w:date="2001-03-22T16:25:00Z">
        <w:r>
          <w:rPr>
            <w:rStyle w:val="EndnoteCharacters"/>
            <w:rStyle w:val="EndnoteReference"/>
            <w:sz w:val="24"/>
          </w:rPr>
          <w:endnoteReference w:customMarkFollows="1" w:id="3"/>
          <w:delText>1</w:delText>
        </w:r>
      </w:del>
      <w:r>
        <w:rPr>
          <w:sz w:val="24"/>
        </w:rPr>
        <w:t>.</w:t>
      </w:r>
    </w:p>
    <w:p>
      <w:pPr>
        <w:pStyle w:val="Normal"/>
        <w:spacing w:lineRule="auto" w:line="240"/>
        <w:rPr>
          <w:sz w:val="24"/>
          <w:ins w:id="186" w:author="ORPM" w:date="2001-03-22T16:26:00Z"/>
        </w:rPr>
      </w:pPr>
      <w:ins w:id="185" w:author="ORPM" w:date="2001-03-22T16:26:00Z">
        <w:r>
          <w:rPr>
            <w:sz w:val="24"/>
          </w:rPr>
          <w:t>______________________</w:t>
        </w:r>
      </w:ins>
    </w:p>
    <w:p>
      <w:pPr>
        <w:pStyle w:val="Normal"/>
        <w:spacing w:lineRule="auto" w:line="240"/>
        <w:ind w:firstLine="720" w:end="0"/>
        <w:rPr>
          <w:ins w:id="191" w:author="ORPM" w:date="2001-03-22T16:26:00Z"/>
        </w:rPr>
      </w:pPr>
      <w:r>
        <w:rPr>
          <w:sz w:val="24"/>
          <w:vertAlign w:val="superscript"/>
        </w:rPr>
        <w:t>*</w:t>
      </w:r>
      <w:ins w:id="187" w:author="ORPM" w:date="2001-03-22T16:26:00Z">
        <w:r>
          <w:rPr>
            <w:sz w:val="24"/>
            <w:vertAlign w:val="superscript"/>
          </w:rPr>
          <w:t xml:space="preserve"> </w:t>
        </w:r>
      </w:ins>
      <w:ins w:id="188" w:author="ORPM" w:date="2001-03-22T16:26:00Z">
        <w:r>
          <w:rPr>
            <w:sz w:val="24"/>
          </w:rPr>
          <w:t>Живые существа в коррекционных программах используют дозированно, при отсутствии</w:t>
        </w:r>
      </w:ins>
      <w:ins w:id="189" w:author="ORPM" w:date="2001-03-22T16:26:00Z">
        <w:r>
          <w:rPr>
            <w:sz w:val="24"/>
            <w:lang w:val="en-US"/>
          </w:rPr>
          <w:t xml:space="preserve"> у</w:t>
        </w:r>
      </w:ins>
      <w:ins w:id="190" w:author="ORPM" w:date="2001-03-22T16:26:00Z">
        <w:r>
          <w:rPr>
            <w:sz w:val="24"/>
          </w:rPr>
          <w:t xml:space="preserve"> ребенка аллергических реакций.</w:t>
        </w:r>
      </w:ins>
    </w:p>
    <w:p>
      <w:pPr>
        <w:pStyle w:val="Normal"/>
        <w:spacing w:lineRule="auto" w:line="240"/>
        <w:ind w:firstLine="720" w:end="0"/>
        <w:rPr>
          <w:sz w:val="24"/>
        </w:rPr>
      </w:pPr>
      <w:r>
        <w:rPr>
          <w:sz w:val="24"/>
        </w:rPr>
      </w:r>
    </w:p>
    <w:p>
      <w:pPr>
        <w:pStyle w:val="BodyTextIndent"/>
        <w:spacing w:lineRule="auto" w:line="240"/>
        <w:rPr/>
      </w:pPr>
      <w:r>
        <w:rPr/>
        <w:t>Основной принцип оформления помещения — ничего лишнего. Увлечение декорированием, не привязанным к функциональности, разрушит пространственный оптимум и неизбежно скажется на ре</w:t>
        <w:softHyphen/>
        <w:t>зультатах психологической деятельности. Как таковой, рабочий ка</w:t>
        <w:softHyphen/>
        <w:t>бинет психолога не может быть комнатой отдыха и развлечений для персонала, а также являться «красным», показательным уголком дошкольного учреждения.</w:t>
      </w:r>
    </w:p>
    <w:p>
      <w:pPr>
        <w:pStyle w:val="Normal"/>
        <w:spacing w:lineRule="auto" w:line="240"/>
        <w:ind w:firstLine="720" w:end="0"/>
        <w:rPr/>
      </w:pPr>
      <w:r>
        <w:rPr>
          <w:sz w:val="24"/>
        </w:rPr>
        <w:t>Оборудование кабинета практического психолога</w:t>
      </w:r>
      <w:r>
        <w:rPr>
          <w:b/>
          <w:sz w:val="24"/>
        </w:rPr>
        <w:t xml:space="preserve"> </w:t>
      </w:r>
      <w:r>
        <w:rPr>
          <w:sz w:val="24"/>
        </w:rPr>
        <w:t>определяется</w:t>
      </w:r>
      <w:r>
        <w:rPr>
          <w:b/>
          <w:sz w:val="24"/>
        </w:rPr>
        <w:t xml:space="preserve"> </w:t>
      </w:r>
      <w:r>
        <w:rPr>
          <w:sz w:val="24"/>
        </w:rPr>
        <w:t>задачами и целями психологической деятельности.</w:t>
      </w:r>
    </w:p>
    <w:p>
      <w:pPr>
        <w:pStyle w:val="Normal"/>
        <w:spacing w:lineRule="auto" w:line="240"/>
        <w:ind w:firstLine="720" w:end="0"/>
        <w:rPr>
          <w:sz w:val="24"/>
        </w:rPr>
      </w:pPr>
      <w:r>
        <w:rPr>
          <w:sz w:val="24"/>
        </w:rPr>
        <w:t>Психологический кабинет является основным «рабочим» мес</w:t>
        <w:softHyphen/>
        <w:t>том психолога, следовательно, в нем должны быть объединены «ра</w:t>
        <w:softHyphen/>
        <w:t>бочие» зоны специалиста.</w:t>
      </w:r>
    </w:p>
    <w:p>
      <w:pPr>
        <w:pStyle w:val="Normal"/>
        <w:spacing w:lineRule="auto" w:line="240"/>
        <w:ind w:firstLine="720" w:end="0"/>
        <w:rPr/>
      </w:pPr>
      <w:r>
        <w:rPr>
          <w:sz w:val="24"/>
        </w:rPr>
        <w:t xml:space="preserve">Первая профессиональная зона — </w:t>
      </w:r>
      <w:r>
        <w:rPr>
          <w:i/>
          <w:sz w:val="24"/>
        </w:rPr>
        <w:t>пространство взаимодействий с детьми.</w:t>
      </w:r>
      <w:r>
        <w:rPr>
          <w:sz w:val="24"/>
        </w:rPr>
        <w:t xml:space="preserve"> Оно обеспечивается средствами для предметно-дидактичес</w:t>
        <w:softHyphen/>
        <w:t>кой, изобразительной, конструктивно-моделирующей, двигательно-координационной, двигательно-релаксационной и имитационно-иг</w:t>
        <w:softHyphen/>
        <w:t>ровой деятельности. В перечень оборудования данного пространст</w:t>
        <w:softHyphen/>
        <w:t>ва включены:</w:t>
      </w:r>
    </w:p>
    <w:p>
      <w:pPr>
        <w:pStyle w:val="Normal"/>
        <w:spacing w:lineRule="auto" w:line="240"/>
        <w:ind w:firstLine="720" w:end="0"/>
        <w:rPr>
          <w:sz w:val="24"/>
        </w:rPr>
      </w:pPr>
      <w:r>
        <w:rPr>
          <w:sz w:val="24"/>
        </w:rPr>
      </w:r>
    </w:p>
    <w:tbl>
      <w:tblPr>
        <w:tblW w:w="9639" w:type="dxa"/>
        <w:jc w:val="start"/>
        <w:tblInd w:w="182" w:type="dxa"/>
        <w:tblLayout w:type="fixed"/>
        <w:tblCellMar>
          <w:top w:w="0" w:type="dxa"/>
          <w:start w:w="40" w:type="dxa"/>
          <w:bottom w:w="0" w:type="dxa"/>
          <w:end w:w="40" w:type="dxa"/>
        </w:tblCellMar>
      </w:tblPr>
      <w:tblGrid>
        <w:gridCol w:w="1985"/>
        <w:gridCol w:w="7654"/>
      </w:tblGrid>
      <w:tr>
        <w:trPr>
          <w:trHeight w:val="2063" w:hRule="exact"/>
        </w:trPr>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92" w:author="ORPM" w:date="2001-03-22T16:35:00Z"/>
              </w:rPr>
            </w:pPr>
            <w:r>
              <w:rPr>
                <w:sz w:val="24"/>
              </w:rPr>
              <w:t xml:space="preserve">Мебель </w:t>
            </w:r>
          </w:p>
          <w:p>
            <w:pPr>
              <w:pStyle w:val="Normal"/>
              <w:spacing w:lineRule="auto" w:line="240"/>
              <w:ind w:hanging="0" w:end="0"/>
              <w:rPr>
                <w:sz w:val="24"/>
              </w:rPr>
            </w:pPr>
            <w:r>
              <w:rPr>
                <w:sz w:val="24"/>
              </w:rPr>
              <w:t>и оборудование</w:t>
            </w:r>
          </w:p>
          <w:p>
            <w:pPr>
              <w:pStyle w:val="Normal"/>
              <w:spacing w:lineRule="auto" w:line="240"/>
              <w:ind w:hanging="0" w:end="0"/>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Детский столик, 2—3 детских стульчика (стандарты старшего дошкольного возраста). Мягкий диван либо кресло (малогаба</w:t>
              <w:softHyphen/>
              <w:t>ритные). Мягкий ковер (не менее 2 х 2); 1—2 подушки непра</w:t>
              <w:softHyphen/>
              <w:t>вильной формы либо плоские мягкие игрушки (черепахи, змейки и пр.). CD-проигрыватель, магнитофон с функцией за</w:t>
              <w:softHyphen/>
              <w:t>писи. Компакт-диски либо кассеты с разнохарактерными му</w:t>
              <w:softHyphen/>
              <w:t>зыкальными произведениями, вводными вербальными уста</w:t>
              <w:softHyphen/>
              <w:t>новками для релаксационной и игровой деятельности</w:t>
            </w:r>
          </w:p>
          <w:p>
            <w:pPr>
              <w:pStyle w:val="Normal"/>
              <w:spacing w:lineRule="auto" w:line="240"/>
              <w:ind w:hanging="0" w:end="0"/>
              <w:rPr>
                <w:sz w:val="24"/>
              </w:rPr>
            </w:pPr>
            <w:r>
              <w:rPr>
                <w:sz w:val="24"/>
              </w:rPr>
            </w:r>
          </w:p>
        </w:tc>
      </w:tr>
      <w:tr>
        <w:trPr>
          <w:trHeight w:val="690" w:hRule="exact"/>
        </w:trPr>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Стимульный материал</w:t>
            </w:r>
          </w:p>
          <w:p>
            <w:pPr>
              <w:pStyle w:val="Normal"/>
              <w:spacing w:lineRule="auto" w:line="240"/>
              <w:ind w:hanging="0" w:end="0"/>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Стимульный материал к диагностико-коррекционным методи</w:t>
              <w:softHyphen/>
              <w:t>кам и тестам в соответствии с возрастной дифференциацией</w:t>
            </w:r>
          </w:p>
          <w:p>
            <w:pPr>
              <w:pStyle w:val="Normal"/>
              <w:spacing w:lineRule="auto" w:line="240"/>
              <w:ind w:hanging="0" w:end="0"/>
              <w:rPr>
                <w:sz w:val="24"/>
              </w:rPr>
            </w:pPr>
            <w:r>
              <w:rPr>
                <w:sz w:val="24"/>
              </w:rPr>
            </w:r>
          </w:p>
        </w:tc>
      </w:tr>
      <w:tr>
        <w:trPr>
          <w:trHeight w:val="997" w:hRule="exact"/>
        </w:trPr>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Технический</w:t>
            </w:r>
          </w:p>
          <w:p>
            <w:pPr>
              <w:pStyle w:val="Normal"/>
              <w:spacing w:lineRule="auto" w:line="240"/>
              <w:ind w:hanging="0" w:end="0"/>
              <w:rPr>
                <w:sz w:val="24"/>
              </w:rPr>
            </w:pPr>
            <w:r>
              <w:rPr>
                <w:sz w:val="24"/>
              </w:rPr>
              <w:t>материал</w:t>
            </w:r>
          </w:p>
          <w:p>
            <w:pPr>
              <w:pStyle w:val="Normal"/>
              <w:spacing w:lineRule="auto" w:line="240"/>
              <w:ind w:hanging="0" w:end="0"/>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Цветная бумага, ножницы, простые и цветные карандаши, фломастеры, ластики, картон, клей, кисточки, пластилин, ак</w:t>
              <w:softHyphen/>
              <w:t>варельные краски, альбомные листы различного формата</w:t>
            </w:r>
          </w:p>
          <w:p>
            <w:pPr>
              <w:pStyle w:val="Normal"/>
              <w:spacing w:lineRule="auto" w:line="240"/>
              <w:ind w:hanging="0" w:end="0"/>
              <w:rPr>
                <w:sz w:val="24"/>
              </w:rPr>
            </w:pPr>
            <w:r>
              <w:rPr>
                <w:sz w:val="24"/>
              </w:rPr>
            </w:r>
          </w:p>
        </w:tc>
      </w:tr>
      <w:tr>
        <w:trPr>
          <w:trHeight w:val="4126" w:hRule="exact"/>
        </w:trPr>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Вспомогательный материал</w:t>
            </w:r>
          </w:p>
          <w:p>
            <w:pPr>
              <w:pStyle w:val="Normal"/>
              <w:spacing w:lineRule="auto" w:line="240"/>
              <w:ind w:hanging="0" w:end="0"/>
              <w:rPr>
                <w:sz w:val="24"/>
              </w:rPr>
            </w:pPr>
            <w:r>
              <w:rPr>
                <w:sz w:val="24"/>
              </w:rPr>
            </w:r>
          </w:p>
        </w:tc>
        <w:tc>
          <w:tcPr>
            <w:tcW w:w="765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Набор объемных геометрических форм (куб, цилиндр, шар, призма, конус). Набор плоскостных мозаик из картона и пластмассы (геометрические, неправильные, абстрактные фигуры). Мелкодетальный конструктор типа «ЛЕГО». Не</w:t>
              <w:softHyphen/>
              <w:t>сколько атрибутов основных сюжетно-ролевых игр («Парик</w:t>
              <w:softHyphen/>
              <w:t>махерская», «Больница», «Магазин», «Семья») и предметов-за</w:t>
              <w:softHyphen/>
              <w:t>местителей. Маски оппозиционных героев известных детям сказок («Заяц» — «Волк», «Баба-Яга» — «Царевна» и т.д.). Про</w:t>
              <w:softHyphen/>
              <w:t>стые детские музыкальные инструменты (бубен, дудочка, марокас). 2—3 яркие игрушки по принципу половой дифферен</w:t>
              <w:softHyphen/>
              <w:t>циации (кукла, машина), 2—3 мяча разного размера и фактуры (надувной, набивной, резиновый), скакалка либо небольшая плетеная веревка. Игрушки-сюрпризы с включением света, звука, движений при произведении определенных операций (механические, электронные, радиофицированные). Детские книги, книги-раскраски, детские комиксы и журналы</w:t>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 xml:space="preserve">Вторая профессиональная зона психологического кабинета — </w:t>
      </w:r>
      <w:r>
        <w:rPr>
          <w:i/>
          <w:sz w:val="24"/>
        </w:rPr>
        <w:t>пространство взаимодействий с взрослыми (родители, воспитатели, педа</w:t>
        <w:softHyphen/>
        <w:t>гоги).</w:t>
      </w:r>
      <w:r>
        <w:rPr>
          <w:sz w:val="24"/>
        </w:rPr>
        <w:t xml:space="preserve"> Оно обеспечивается средствами для коммуникативной дея</w:t>
        <w:softHyphen/>
        <w:t>тельности.</w:t>
      </w:r>
    </w:p>
    <w:p>
      <w:pPr>
        <w:pStyle w:val="Normal"/>
        <w:spacing w:lineRule="auto" w:line="240"/>
        <w:ind w:firstLine="720" w:end="0"/>
        <w:rPr>
          <w:sz w:val="24"/>
        </w:rPr>
      </w:pPr>
      <w:r>
        <w:rPr>
          <w:sz w:val="24"/>
        </w:rPr>
      </w:r>
    </w:p>
    <w:tbl>
      <w:tblPr>
        <w:tblW w:w="9639" w:type="dxa"/>
        <w:jc w:val="start"/>
        <w:tblInd w:w="182" w:type="dxa"/>
        <w:tblLayout w:type="fixed"/>
        <w:tblCellMar>
          <w:top w:w="0" w:type="dxa"/>
          <w:start w:w="40" w:type="dxa"/>
          <w:bottom w:w="0" w:type="dxa"/>
          <w:end w:w="40" w:type="dxa"/>
        </w:tblCellMar>
      </w:tblPr>
      <w:tblGrid>
        <w:gridCol w:w="2693"/>
        <w:gridCol w:w="6946"/>
      </w:tblGrid>
      <w:tr>
        <w:trPr>
          <w:trHeight w:val="590" w:hRule="exact"/>
        </w:trPr>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93" w:author="ORPM" w:date="2001-03-22T16:50:00Z"/>
              </w:rPr>
            </w:pPr>
            <w:r>
              <w:rPr>
                <w:sz w:val="24"/>
              </w:rPr>
              <w:t xml:space="preserve">Мебель </w:t>
            </w:r>
          </w:p>
          <w:p>
            <w:pPr>
              <w:pStyle w:val="Normal"/>
              <w:spacing w:lineRule="auto" w:line="240"/>
              <w:ind w:hanging="0" w:end="0"/>
              <w:rPr>
                <w:sz w:val="24"/>
              </w:rPr>
            </w:pPr>
            <w:r>
              <w:rPr>
                <w:sz w:val="24"/>
              </w:rPr>
              <w:t>и оборудование</w:t>
            </w:r>
          </w:p>
          <w:p>
            <w:pPr>
              <w:pStyle w:val="Normal"/>
              <w:spacing w:lineRule="auto" w:line="240"/>
              <w:ind w:hanging="0" w:end="0"/>
              <w:rPr>
                <w:sz w:val="24"/>
              </w:rPr>
            </w:pPr>
            <w:r>
              <w:rPr>
                <w:sz w:val="24"/>
              </w:rPr>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Мягкий диван или кресло (малогабаритные)</w:t>
            </w:r>
          </w:p>
          <w:p>
            <w:pPr>
              <w:pStyle w:val="Normal"/>
              <w:spacing w:lineRule="auto" w:line="240"/>
              <w:ind w:hanging="0" w:end="0"/>
              <w:rPr>
                <w:sz w:val="24"/>
              </w:rPr>
            </w:pPr>
            <w:r>
              <w:rPr>
                <w:sz w:val="24"/>
              </w:rPr>
            </w:r>
          </w:p>
        </w:tc>
      </w:tr>
      <w:tr>
        <w:trPr>
          <w:trHeight w:val="709" w:hRule="exact"/>
        </w:trPr>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94" w:author="ORPM" w:date="2001-03-22T16:51:00Z"/>
              </w:rPr>
            </w:pPr>
            <w:r>
              <w:rPr>
                <w:sz w:val="24"/>
              </w:rPr>
              <w:t xml:space="preserve">Стимульный </w:t>
            </w:r>
          </w:p>
          <w:p>
            <w:pPr>
              <w:pStyle w:val="Normal"/>
              <w:spacing w:lineRule="auto" w:line="240"/>
              <w:ind w:hanging="0" w:end="0"/>
              <w:rPr>
                <w:sz w:val="24"/>
              </w:rPr>
            </w:pPr>
            <w:r>
              <w:rPr>
                <w:sz w:val="24"/>
              </w:rPr>
              <w:t>материал</w:t>
            </w:r>
          </w:p>
          <w:p>
            <w:pPr>
              <w:pStyle w:val="Normal"/>
              <w:spacing w:lineRule="auto" w:line="240"/>
              <w:ind w:hanging="0" w:end="0"/>
              <w:rPr>
                <w:sz w:val="24"/>
              </w:rPr>
            </w:pPr>
            <w:r>
              <w:rPr>
                <w:sz w:val="24"/>
              </w:rPr>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Стимульный материал к диагностико-коррекционным методи</w:t>
              <w:softHyphen/>
              <w:t>кам и тестам</w:t>
            </w:r>
          </w:p>
          <w:p>
            <w:pPr>
              <w:pStyle w:val="Normal"/>
              <w:spacing w:lineRule="auto" w:line="240"/>
              <w:ind w:hanging="0" w:end="0"/>
              <w:rPr>
                <w:sz w:val="24"/>
              </w:rPr>
            </w:pPr>
            <w:r>
              <w:rPr>
                <w:sz w:val="24"/>
              </w:rPr>
            </w:r>
          </w:p>
        </w:tc>
      </w:tr>
      <w:tr>
        <w:trPr>
          <w:trHeight w:val="705" w:hRule="exact"/>
        </w:trPr>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Технический</w:t>
            </w:r>
          </w:p>
          <w:p>
            <w:pPr>
              <w:pStyle w:val="Normal"/>
              <w:spacing w:lineRule="auto" w:line="240"/>
              <w:ind w:hanging="0" w:end="0"/>
              <w:rPr>
                <w:sz w:val="24"/>
              </w:rPr>
            </w:pPr>
            <w:r>
              <w:rPr>
                <w:sz w:val="24"/>
              </w:rPr>
              <w:t>материал</w:t>
            </w:r>
          </w:p>
          <w:p>
            <w:pPr>
              <w:pStyle w:val="Normal"/>
              <w:spacing w:lineRule="auto" w:line="240"/>
              <w:ind w:hanging="0" w:end="0"/>
              <w:rPr>
                <w:sz w:val="24"/>
              </w:rPr>
            </w:pPr>
            <w:r>
              <w:rPr>
                <w:sz w:val="24"/>
              </w:rPr>
            </w:r>
          </w:p>
        </w:tc>
        <w:tc>
          <w:tcPr>
            <w:tcW w:w="69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Анкетные бланки, бланки опросников. Печатный материал</w:t>
            </w:r>
          </w:p>
          <w:p>
            <w:pPr>
              <w:pStyle w:val="Normal"/>
              <w:spacing w:lineRule="auto" w:line="240"/>
              <w:ind w:hanging="0" w:end="0"/>
              <w:rPr>
                <w:sz w:val="24"/>
              </w:rPr>
            </w:pPr>
            <w:r>
              <w:rPr>
                <w:sz w:val="24"/>
              </w:rPr>
            </w:r>
          </w:p>
        </w:tc>
      </w:tr>
      <w:tr>
        <w:trPr>
          <w:trHeight w:val="3125" w:hRule="exact"/>
        </w:trPr>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Вспомогательный материал</w:t>
            </w:r>
          </w:p>
          <w:p>
            <w:pPr>
              <w:pStyle w:val="Normal"/>
              <w:spacing w:lineRule="auto" w:line="240"/>
              <w:ind w:hanging="0" w:end="0"/>
              <w:rPr>
                <w:sz w:val="24"/>
              </w:rPr>
            </w:pPr>
            <w:r>
              <w:rPr>
                <w:sz w:val="24"/>
              </w:rPr>
            </w:r>
          </w:p>
        </w:tc>
        <w:tc>
          <w:tcPr>
            <w:tcW w:w="6946" w:type="dxa"/>
            <w:tcBorders>
              <w:top w:val="single" w:sz="6" w:space="0" w:color="000000"/>
              <w:start w:val="single" w:sz="6" w:space="0" w:color="000000"/>
              <w:bottom w:val="single" w:sz="6" w:space="0" w:color="000000"/>
              <w:end w:val="single" w:sz="6" w:space="0" w:color="000000"/>
            </w:tcBorders>
          </w:tcPr>
          <w:p>
            <w:pPr>
              <w:pStyle w:val="BodyText"/>
              <w:rPr/>
            </w:pPr>
            <w:r>
              <w:rPr/>
              <w:t>Распечатки с играми и упражнениями для занятий с детьми в домашних условиях. Литература по проблемам возрастного развития детей, особенностей их поведения, а также по воп</w:t>
              <w:softHyphen/>
              <w:t>росам семейных и супружеских взаимоотношений. Литерату</w:t>
              <w:softHyphen/>
              <w:t>ра по проблемам познавательного, личностно-эмоционально</w:t>
            </w:r>
            <w:del w:id="195" w:author="ORPM" w:date="2001-03-22T16:53:00Z">
              <w:r>
                <w:rPr/>
                <w:delText>-</w:delText>
              </w:r>
            </w:del>
            <w:r>
              <w:rPr/>
              <w:t>го развития дошкольников, вопросам детской компетентно</w:t>
              <w:softHyphen/>
              <w:t>сти, школьной готовности, адаптации к социальным условиям и т.д. Информационные материалы о смежных специалистах (психоневролог, психиатр, логопед) и специализированных детских учреждениях (центры, консультации, больницы, по</w:t>
              <w:softHyphen/>
              <w:t>ликлиники)</w:t>
            </w:r>
          </w:p>
          <w:p>
            <w:pPr>
              <w:pStyle w:val="Normal"/>
              <w:spacing w:lineRule="auto" w:line="240"/>
              <w:ind w:hanging="0" w:end="0"/>
              <w:rPr>
                <w:sz w:val="24"/>
              </w:rPr>
            </w:pPr>
            <w:r>
              <w:rPr>
                <w:sz w:val="24"/>
              </w:rPr>
            </w:r>
          </w:p>
        </w:tc>
      </w:tr>
    </w:tbl>
    <w:p>
      <w:pPr>
        <w:pStyle w:val="Normal"/>
        <w:spacing w:lineRule="auto" w:line="240"/>
        <w:ind w:firstLine="720" w:end="0"/>
        <w:rPr>
          <w:i/>
          <w:i/>
          <w:sz w:val="24"/>
        </w:rPr>
      </w:pPr>
      <w:r>
        <w:rPr>
          <w:i/>
          <w:sz w:val="24"/>
        </w:rPr>
      </w:r>
    </w:p>
    <w:p>
      <w:pPr>
        <w:pStyle w:val="Normal"/>
        <w:spacing w:lineRule="auto" w:line="240"/>
        <w:ind w:firstLine="720" w:end="0"/>
        <w:rPr/>
      </w:pPr>
      <w:r>
        <w:rPr>
          <w:sz w:val="24"/>
        </w:rPr>
        <w:t>Третья профессиональная зона обеспечивается</w:t>
      </w:r>
      <w:r>
        <w:rPr>
          <w:i/>
          <w:sz w:val="24"/>
        </w:rPr>
        <w:t xml:space="preserve"> средствами для интерпретационной и организационно-планирующей деятелъностей психо</w:t>
        <w:softHyphen/>
        <w:t>лога.</w:t>
      </w:r>
    </w:p>
    <w:p>
      <w:pPr>
        <w:pStyle w:val="Normal"/>
        <w:spacing w:lineRule="auto" w:line="240"/>
        <w:ind w:firstLine="720" w:end="0"/>
        <w:rPr>
          <w:i/>
          <w:i/>
          <w:sz w:val="24"/>
        </w:rPr>
      </w:pPr>
      <w:r>
        <w:rPr>
          <w:i/>
          <w:sz w:val="24"/>
        </w:rPr>
      </w:r>
    </w:p>
    <w:tbl>
      <w:tblPr>
        <w:tblW w:w="9639" w:type="dxa"/>
        <w:jc w:val="start"/>
        <w:tblInd w:w="182" w:type="dxa"/>
        <w:tblLayout w:type="fixed"/>
        <w:tblCellMar>
          <w:top w:w="0" w:type="dxa"/>
          <w:start w:w="40" w:type="dxa"/>
          <w:bottom w:w="0" w:type="dxa"/>
          <w:end w:w="40" w:type="dxa"/>
        </w:tblCellMar>
      </w:tblPr>
      <w:tblGrid>
        <w:gridCol w:w="2268"/>
        <w:gridCol w:w="7371"/>
      </w:tblGrid>
      <w:tr>
        <w:trPr>
          <w:trHeight w:val="577" w:hRule="exact"/>
        </w:trPr>
        <w:tc>
          <w:tcPr>
            <w:tcW w:w="226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96" w:author="ORPM" w:date="2001-03-22T16:51:00Z"/>
              </w:rPr>
            </w:pPr>
            <w:r>
              <w:rPr>
                <w:sz w:val="24"/>
              </w:rPr>
              <w:t xml:space="preserve">Мебель </w:t>
            </w:r>
          </w:p>
          <w:p>
            <w:pPr>
              <w:pStyle w:val="Normal"/>
              <w:spacing w:lineRule="auto" w:line="240"/>
              <w:ind w:hanging="0" w:end="0"/>
              <w:rPr>
                <w:sz w:val="24"/>
              </w:rPr>
            </w:pPr>
            <w:r>
              <w:rPr>
                <w:sz w:val="24"/>
              </w:rPr>
              <w:t>и оборудование</w:t>
            </w:r>
          </w:p>
        </w:tc>
        <w:tc>
          <w:tcPr>
            <w:tcW w:w="737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Письменный стол с закрывающимся на ключ отделением, стул. Компьютерный комплекс (по возможности)</w:t>
            </w:r>
          </w:p>
        </w:tc>
      </w:tr>
      <w:tr>
        <w:trPr>
          <w:trHeight w:val="557" w:hRule="exact"/>
        </w:trPr>
        <w:tc>
          <w:tcPr>
            <w:tcW w:w="226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Технический мате</w:t>
              <w:softHyphen/>
              <w:t>риал</w:t>
            </w:r>
          </w:p>
        </w:tc>
        <w:tc>
          <w:tcPr>
            <w:tcW w:w="737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Писчая бумага стандартного формата. Средства для обеспече</w:t>
              <w:softHyphen/>
              <w:t>ния компьютера</w:t>
            </w:r>
          </w:p>
        </w:tc>
      </w:tr>
      <w:tr>
        <w:trPr>
          <w:trHeight w:val="1146" w:hRule="exact"/>
        </w:trPr>
        <w:tc>
          <w:tcPr>
            <w:tcW w:w="226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Вспомогательный материал</w:t>
            </w:r>
          </w:p>
        </w:tc>
        <w:tc>
          <w:tcPr>
            <w:tcW w:w="737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Нормативная документация. Специальная документация. Ор</w:t>
              <w:softHyphen/>
              <w:t>ганизационно-методическая документация. Литература и пе</w:t>
              <w:softHyphen/>
              <w:t>риодические печатные издания по повышению научно-теоре</w:t>
              <w:softHyphen/>
              <w:t>тического уровня и профессиональной компетентности</w:t>
            </w:r>
          </w:p>
        </w:tc>
      </w:tr>
      <w:tr>
        <w:trPr>
          <w:trHeight w:val="709" w:hRule="exact"/>
        </w:trPr>
        <w:tc>
          <w:tcPr>
            <w:tcW w:w="226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Интерпретационный материал</w:t>
            </w:r>
          </w:p>
        </w:tc>
        <w:tc>
          <w:tcPr>
            <w:tcW w:w="737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Программы обработки и анализа данных, полученных в ре</w:t>
              <w:softHyphen/>
              <w:t>зультате коррекционно-диагностической деятельности</w:t>
            </w:r>
          </w:p>
        </w:tc>
      </w:tr>
    </w:tbl>
    <w:p>
      <w:pPr>
        <w:pStyle w:val="Normal"/>
        <w:spacing w:lineRule="auto" w:line="240"/>
        <w:ind w:firstLine="720" w:end="0"/>
        <w:rPr>
          <w:sz w:val="24"/>
          <w:ins w:id="198" w:author="ORPM" w:date="2001-03-22T16:57:00Z"/>
        </w:rPr>
      </w:pPr>
      <w:ins w:id="197" w:author="ORPM" w:date="2001-03-22T16:57:00Z">
        <w:r>
          <w:rPr>
            <w:sz w:val="24"/>
          </w:rPr>
        </w:r>
      </w:ins>
    </w:p>
    <w:p>
      <w:pPr>
        <w:pStyle w:val="Normal"/>
        <w:spacing w:lineRule="auto" w:line="240"/>
        <w:ind w:firstLine="720" w:end="0"/>
        <w:rPr>
          <w:sz w:val="24"/>
        </w:rPr>
      </w:pPr>
      <w:r>
        <w:rPr>
          <w:sz w:val="24"/>
        </w:rPr>
        <w:t>Безусловно, трудности финансового и материально-техническо</w:t>
        <w:softHyphen/>
        <w:t>го обеспечения большинства дошкольных учреждений государст</w:t>
        <w:softHyphen/>
        <w:t>венного типа влияют на условия профессиональной деятельности специалистов, в том числе и психологов, но при рациональной и обоснованной организации возможность обеспечения психологи</w:t>
        <w:softHyphen/>
        <w:t>ческой службы достаточно реальна.</w:t>
      </w:r>
    </w:p>
    <w:p>
      <w:pPr>
        <w:pStyle w:val="Normal"/>
        <w:spacing w:lineRule="auto" w:line="240"/>
        <w:ind w:firstLine="720" w:end="0"/>
        <w:rPr>
          <w:i/>
          <w:i/>
          <w:sz w:val="24"/>
        </w:rPr>
      </w:pPr>
      <w:r>
        <w:rPr>
          <w:i/>
          <w:sz w:val="24"/>
        </w:rPr>
      </w:r>
    </w:p>
    <w:p>
      <w:pPr>
        <w:pStyle w:val="Heading2"/>
        <w:keepNext w:val="false"/>
        <w:rPr/>
      </w:pPr>
      <w:bookmarkStart w:id="12" w:name="__RefHeading___Toc511554715"/>
      <w:bookmarkEnd w:id="12"/>
      <w:r>
        <w:rPr/>
        <w:t>2.2</w:t>
      </w:r>
      <w:r>
        <w:rPr>
          <w:i/>
        </w:rPr>
        <w:t xml:space="preserve">. </w:t>
      </w:r>
      <w:r>
        <w:rPr/>
        <w:t>Психологически</w:t>
      </w:r>
      <w:ins w:id="199" w:author="ORPM" w:date="2001-03-22T16:53:00Z">
        <w:r>
          <w:rPr/>
          <w:t>й</w:t>
        </w:r>
      </w:ins>
      <w:r>
        <w:rPr/>
        <w:t xml:space="preserve"> инструментарий</w:t>
      </w:r>
    </w:p>
    <w:p>
      <w:pPr>
        <w:pStyle w:val="Normal"/>
        <w:spacing w:lineRule="auto" w:line="240"/>
        <w:ind w:firstLine="720" w:end="0"/>
        <w:rPr>
          <w:sz w:val="24"/>
        </w:rPr>
      </w:pPr>
      <w:r>
        <w:rPr>
          <w:sz w:val="24"/>
        </w:rPr>
      </w:r>
    </w:p>
    <w:p>
      <w:pPr>
        <w:pStyle w:val="BodyTextIndent"/>
        <w:spacing w:lineRule="auto" w:line="240"/>
        <w:ind w:hanging="0" w:end="0"/>
        <w:rPr/>
      </w:pPr>
      <w:r>
        <w:rPr/>
        <w:t>При использовании термина «психологический инструмента</w:t>
        <w:softHyphen/>
        <w:t>рий» в широком смысле понимается система методов и техноло</w:t>
        <w:softHyphen/>
        <w:t>гий психологической деятельности практического психолога; в узком смысле — совокупность средств и материалов, необходи</w:t>
        <w:softHyphen/>
        <w:t>мых для введения субъекта в коррекционно-диагностическое вза</w:t>
        <w:softHyphen/>
        <w:t>имодействие с практическим психологом и его результативного осу</w:t>
        <w:softHyphen/>
        <w:t>ществления.</w:t>
      </w:r>
    </w:p>
    <w:p>
      <w:pPr>
        <w:pStyle w:val="Normal"/>
        <w:spacing w:lineRule="auto" w:line="240"/>
        <w:ind w:firstLine="720" w:end="0"/>
        <w:rPr/>
      </w:pPr>
      <w:r>
        <w:rPr>
          <w:sz w:val="24"/>
        </w:rPr>
        <w:t>Остановимся на классификации психологического инструмента</w:t>
        <w:softHyphen/>
        <w:t>рия, опирась на второе значение данного термина. Выделяется</w:t>
      </w:r>
      <w:r>
        <w:rPr>
          <w:b/>
          <w:sz w:val="24"/>
        </w:rPr>
        <w:t xml:space="preserve"> </w:t>
      </w:r>
      <w:r>
        <w:rPr>
          <w:sz w:val="24"/>
        </w:rPr>
        <w:t>два</w:t>
      </w:r>
      <w:r>
        <w:rPr>
          <w:b/>
          <w:sz w:val="24"/>
        </w:rPr>
        <w:t xml:space="preserve"> </w:t>
      </w:r>
      <w:r>
        <w:rPr>
          <w:sz w:val="24"/>
        </w:rPr>
        <w:t>основных вида психологического инструментария применительно к практической деятельности психолога. Это специфический</w:t>
      </w:r>
      <w:r>
        <w:rPr>
          <w:b/>
          <w:sz w:val="24"/>
        </w:rPr>
        <w:t xml:space="preserve"> </w:t>
      </w:r>
      <w:r>
        <w:rPr>
          <w:sz w:val="24"/>
        </w:rPr>
        <w:t>вид</w:t>
      </w:r>
      <w:r>
        <w:rPr>
          <w:b/>
          <w:sz w:val="24"/>
        </w:rPr>
        <w:t xml:space="preserve"> </w:t>
      </w:r>
      <w:r>
        <w:rPr>
          <w:sz w:val="24"/>
        </w:rPr>
        <w:t>психологического инструментария (собственно психологический инструментарий) и неспецифический вид, призванный сопровож</w:t>
        <w:softHyphen/>
        <w:t>дать или технически обеспечивать психологическую деятельность. Дальнейшая дифференциация средств и материалов осуществляет</w:t>
        <w:softHyphen/>
        <w:t>ся</w:t>
      </w:r>
      <w:r>
        <w:rPr>
          <w:b/>
          <w:sz w:val="24"/>
        </w:rPr>
        <w:t xml:space="preserve"> </w:t>
      </w:r>
      <w:r>
        <w:rPr>
          <w:sz w:val="24"/>
        </w:rPr>
        <w:t>в</w:t>
      </w:r>
      <w:r>
        <w:rPr>
          <w:b/>
          <w:sz w:val="24"/>
        </w:rPr>
        <w:t xml:space="preserve"> </w:t>
      </w:r>
      <w:r>
        <w:rPr>
          <w:sz w:val="24"/>
        </w:rPr>
        <w:t>соответствии с видовой принадлежностью.</w:t>
      </w:r>
    </w:p>
    <w:p>
      <w:pPr>
        <w:pStyle w:val="Normal"/>
        <w:spacing w:lineRule="auto" w:line="240"/>
        <w:ind w:firstLine="720" w:end="0"/>
        <w:rPr>
          <w:i/>
          <w:i/>
          <w:sz w:val="24"/>
          <w:ins w:id="201" w:author="ORPM" w:date="2001-03-22T16:57:00Z"/>
        </w:rPr>
      </w:pPr>
      <w:ins w:id="200" w:author="ORPM" w:date="2001-03-22T16:57:00Z">
        <w:r>
          <w:rPr>
            <w:i/>
            <w:sz w:val="24"/>
          </w:rPr>
        </w:r>
      </w:ins>
    </w:p>
    <w:p>
      <w:pPr>
        <w:pStyle w:val="Normal"/>
        <w:spacing w:lineRule="auto" w:line="240"/>
        <w:ind w:firstLine="720" w:end="0"/>
        <w:rPr>
          <w:i/>
          <w:i/>
          <w:sz w:val="24"/>
        </w:rPr>
      </w:pPr>
      <w:r>
        <w:rPr>
          <w:i/>
          <w:sz w:val="24"/>
        </w:rPr>
      </w:r>
    </w:p>
    <w:p>
      <w:pPr>
        <w:pStyle w:val="Heading3"/>
        <w:keepNext w:val="false"/>
        <w:rPr/>
      </w:pPr>
      <w:r>
        <w:rPr/>
        <w:t>Классификация психологического инструментария</w:t>
      </w:r>
    </w:p>
    <w:p>
      <w:pPr>
        <w:pStyle w:val="Normal"/>
        <w:spacing w:lineRule="auto" w:line="240"/>
        <w:ind w:firstLine="720" w:end="0"/>
        <w:rPr>
          <w:sz w:val="24"/>
        </w:rPr>
      </w:pPr>
      <w:r>
        <w:rPr>
          <w:sz w:val="24"/>
        </w:rPr>
      </w:r>
    </w:p>
    <w:tbl>
      <w:tblPr>
        <w:tblW w:w="9639" w:type="dxa"/>
        <w:jc w:val="start"/>
        <w:tblInd w:w="182" w:type="dxa"/>
        <w:tblLayout w:type="fixed"/>
        <w:tblCellMar>
          <w:top w:w="0" w:type="dxa"/>
          <w:start w:w="40" w:type="dxa"/>
          <w:bottom w:w="0" w:type="dxa"/>
          <w:end w:w="40" w:type="dxa"/>
        </w:tblCellMar>
      </w:tblPr>
      <w:tblGrid>
        <w:gridCol w:w="2410"/>
        <w:gridCol w:w="2268"/>
        <w:gridCol w:w="2410"/>
        <w:gridCol w:w="2551"/>
      </w:tblGrid>
      <w:tr>
        <w:trPr>
          <w:trHeight w:val="300" w:hRule="exact"/>
        </w:trPr>
        <w:tc>
          <w:tcPr>
            <w:tcW w:w="4678"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Специфический инструментарий</w:t>
            </w:r>
          </w:p>
        </w:tc>
        <w:tc>
          <w:tcPr>
            <w:tcW w:w="4961"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Неспецифический инструментарий</w:t>
            </w:r>
          </w:p>
        </w:tc>
      </w:tr>
      <w:tr>
        <w:trPr>
          <w:trHeight w:val="621" w:hRule="exact"/>
        </w:trPr>
        <w:tc>
          <w:tcPr>
            <w:tcW w:w="2410" w:type="dxa"/>
            <w:tcBorders>
              <w:top w:val="single" w:sz="6" w:space="0" w:color="000000"/>
              <w:start w:val="single" w:sz="6" w:space="0" w:color="000000"/>
              <w:end w:val="single" w:sz="6" w:space="0" w:color="000000"/>
            </w:tcBorders>
          </w:tcPr>
          <w:p>
            <w:pPr>
              <w:pStyle w:val="Normal"/>
              <w:spacing w:lineRule="auto" w:line="240"/>
              <w:ind w:hanging="0" w:end="0"/>
              <w:rPr>
                <w:sz w:val="24"/>
                <w:lang w:val="en-US"/>
              </w:rPr>
            </w:pPr>
            <w:r>
              <w:rPr>
                <w:sz w:val="24"/>
              </w:rPr>
              <w:t xml:space="preserve">Стимульный </w:t>
            </w:r>
          </w:p>
          <w:p>
            <w:pPr>
              <w:pStyle w:val="Normal"/>
              <w:spacing w:lineRule="auto" w:line="240"/>
              <w:ind w:hanging="0" w:end="0"/>
              <w:rPr/>
            </w:pPr>
            <w:r>
              <w:rPr>
                <w:sz w:val="24"/>
              </w:rPr>
              <w:t>материал</w:t>
            </w:r>
            <w:r>
              <w:rPr>
                <w:sz w:val="24"/>
                <w:lang w:val="en-US"/>
              </w:rPr>
              <w:t xml:space="preserve"> *</w:t>
            </w:r>
          </w:p>
        </w:tc>
        <w:tc>
          <w:tcPr>
            <w:tcW w:w="2268" w:type="dxa"/>
            <w:tcBorders>
              <w:top w:val="single" w:sz="6" w:space="0" w:color="000000"/>
              <w:start w:val="single" w:sz="6" w:space="0" w:color="000000"/>
              <w:end w:val="single" w:sz="6" w:space="0" w:color="000000"/>
            </w:tcBorders>
          </w:tcPr>
          <w:p>
            <w:pPr>
              <w:pStyle w:val="Normal"/>
              <w:spacing w:lineRule="auto" w:line="240"/>
              <w:ind w:hanging="0" w:end="0"/>
              <w:rPr>
                <w:sz w:val="24"/>
              </w:rPr>
            </w:pPr>
            <w:r>
              <w:rPr>
                <w:sz w:val="24"/>
              </w:rPr>
              <w:t>Интерпретацион</w:t>
              <w:softHyphen/>
              <w:t>ные средства</w:t>
            </w:r>
          </w:p>
        </w:tc>
        <w:tc>
          <w:tcPr>
            <w:tcW w:w="2410" w:type="dxa"/>
            <w:tcBorders>
              <w:top w:val="single" w:sz="6" w:space="0" w:color="000000"/>
              <w:start w:val="single" w:sz="6" w:space="0" w:color="000000"/>
              <w:end w:val="single" w:sz="6" w:space="0" w:color="000000"/>
            </w:tcBorders>
          </w:tcPr>
          <w:p>
            <w:pPr>
              <w:pStyle w:val="Normal"/>
              <w:spacing w:lineRule="auto" w:line="240"/>
              <w:ind w:hanging="0" w:end="0"/>
              <w:rPr>
                <w:sz w:val="24"/>
              </w:rPr>
            </w:pPr>
            <w:r>
              <w:rPr>
                <w:sz w:val="24"/>
              </w:rPr>
              <w:t>Технический материал</w:t>
            </w:r>
          </w:p>
        </w:tc>
        <w:tc>
          <w:tcPr>
            <w:tcW w:w="2551" w:type="dxa"/>
            <w:tcBorders>
              <w:top w:val="single" w:sz="6" w:space="0" w:color="000000"/>
              <w:start w:val="single" w:sz="6" w:space="0" w:color="000000"/>
              <w:end w:val="single" w:sz="6" w:space="0" w:color="000000"/>
            </w:tcBorders>
          </w:tcPr>
          <w:p>
            <w:pPr>
              <w:pStyle w:val="Normal"/>
              <w:spacing w:lineRule="auto" w:line="240"/>
              <w:ind w:hanging="0" w:end="0"/>
              <w:rPr>
                <w:sz w:val="24"/>
              </w:rPr>
            </w:pPr>
            <w:r>
              <w:rPr>
                <w:sz w:val="24"/>
              </w:rPr>
              <w:t>Вспомогательные средства</w:t>
            </w:r>
          </w:p>
        </w:tc>
      </w:tr>
      <w:tr>
        <w:trPr>
          <w:trHeight w:val="6825" w:hRule="atLeast"/>
        </w:trPr>
        <w:tc>
          <w:tcPr>
            <w:tcW w:w="241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Набор по типу «Коробочка форм»</w:t>
            </w:r>
          </w:p>
          <w:p>
            <w:pPr>
              <w:pStyle w:val="Normal"/>
              <w:spacing w:lineRule="auto" w:line="240"/>
              <w:ind w:hanging="0" w:end="0"/>
              <w:rPr>
                <w:sz w:val="24"/>
              </w:rPr>
            </w:pPr>
            <w:r>
              <w:rPr>
                <w:sz w:val="24"/>
              </w:rPr>
            </w:r>
          </w:p>
          <w:p>
            <w:pPr>
              <w:pStyle w:val="Normal"/>
              <w:spacing w:lineRule="auto" w:line="240"/>
              <w:ind w:hanging="0" w:end="0"/>
              <w:rPr>
                <w:sz w:val="24"/>
              </w:rPr>
            </w:pPr>
            <w:r>
              <w:rPr>
                <w:sz w:val="24"/>
              </w:rPr>
              <w:t>Объемные геомет</w:t>
              <w:softHyphen/>
              <w:t>рические фигуры (куб, призма, ци</w:t>
              <w:softHyphen/>
              <w:t>линдр, шар, конус)</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Складывающиеся</w:t>
            </w:r>
          </w:p>
          <w:p>
            <w:pPr>
              <w:pStyle w:val="Normal"/>
              <w:spacing w:lineRule="auto" w:line="240"/>
              <w:ind w:hanging="0" w:end="0"/>
              <w:rPr>
                <w:sz w:val="24"/>
              </w:rPr>
            </w:pPr>
            <w:r>
              <w:rPr>
                <w:sz w:val="24"/>
              </w:rPr>
              <w:t>пирамидки</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Разъемная  матрешка</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pPr>
            <w:r>
              <w:rPr>
                <w:sz w:val="24"/>
              </w:rPr>
              <w:t>3—4 набора после</w:t>
              <w:softHyphen/>
              <w:t>довательностей сю</w:t>
            </w:r>
            <w:ins w:id="202" w:author="ORPM" w:date="2001-03-22T16:57:00Z">
              <w:r>
                <w:rPr>
                  <w:sz w:val="24"/>
                </w:rPr>
                <w:t>-</w:t>
              </w:r>
            </w:ins>
            <w:r>
              <w:rPr>
                <w:sz w:val="24"/>
              </w:rPr>
              <w:softHyphen/>
            </w:r>
          </w:p>
          <w:p>
            <w:pPr>
              <w:pStyle w:val="Normal"/>
              <w:spacing w:lineRule="auto" w:line="240"/>
              <w:ind w:hanging="0" w:end="0"/>
              <w:rPr>
                <w:sz w:val="24"/>
              </w:rPr>
            </w:pPr>
            <w:r>
              <w:rPr>
                <w:sz w:val="24"/>
              </w:rPr>
              <w:t>жетных картинок</w:t>
            </w:r>
          </w:p>
          <w:p>
            <w:pPr>
              <w:pStyle w:val="Normal"/>
              <w:spacing w:lineRule="auto" w:line="240"/>
              <w:ind w:hanging="0" w:end="0"/>
              <w:rPr>
                <w:sz w:val="24"/>
              </w:rPr>
            </w:pPr>
            <w:r>
              <w:rPr>
                <w:sz w:val="24"/>
              </w:rPr>
            </w:r>
          </w:p>
          <w:p>
            <w:pPr>
              <w:pStyle w:val="Normal"/>
              <w:spacing w:lineRule="auto" w:line="240"/>
              <w:ind w:hanging="0" w:end="0"/>
              <w:rPr>
                <w:sz w:val="24"/>
              </w:rPr>
            </w:pPr>
            <w:r>
              <w:rPr>
                <w:sz w:val="24"/>
              </w:rPr>
              <w:t>Наборы карточек, объединенных за</w:t>
              <w:softHyphen/>
              <w:t>-</w:t>
            </w:r>
          </w:p>
          <w:p>
            <w:pPr>
              <w:pStyle w:val="Normal"/>
              <w:spacing w:lineRule="auto" w:line="240"/>
              <w:ind w:hanging="0" w:end="0"/>
              <w:rPr>
                <w:sz w:val="24"/>
              </w:rPr>
            </w:pPr>
            <w:r>
              <w:rPr>
                <w:sz w:val="24"/>
              </w:rPr>
              <w:t>данным признаком (групповым и др.)</w:t>
            </w:r>
          </w:p>
          <w:p>
            <w:pPr>
              <w:pStyle w:val="Normal"/>
              <w:spacing w:lineRule="auto" w:line="240"/>
              <w:ind w:hanging="0" w:end="0"/>
              <w:rPr>
                <w:sz w:val="24"/>
              </w:rPr>
            </w:pPr>
            <w:r>
              <w:rPr>
                <w:sz w:val="24"/>
              </w:rPr>
            </w:r>
          </w:p>
          <w:p>
            <w:pPr>
              <w:pStyle w:val="Normal"/>
              <w:spacing w:lineRule="auto" w:line="240"/>
              <w:ind w:hanging="0" w:end="0"/>
              <w:rPr>
                <w:sz w:val="24"/>
              </w:rPr>
            </w:pPr>
            <w:r>
              <w:rPr>
                <w:sz w:val="24"/>
              </w:rPr>
              <w:t>Печатный материал со схемами, мат</w:t>
              <w:softHyphen/>
              <w:t>рицами, контурны</w:t>
              <w:softHyphen/>
              <w:t>ми и образными изображениями</w:t>
            </w:r>
          </w:p>
          <w:p>
            <w:pPr>
              <w:pStyle w:val="Normal"/>
              <w:spacing w:lineRule="auto" w:line="240"/>
              <w:ind w:hanging="0" w:end="0"/>
              <w:rPr>
                <w:sz w:val="24"/>
              </w:rPr>
            </w:pPr>
            <w:r>
              <w:rPr>
                <w:sz w:val="24"/>
              </w:rPr>
            </w:r>
          </w:p>
          <w:p>
            <w:pPr>
              <w:pStyle w:val="Normal"/>
              <w:ind w:hanging="0" w:end="0"/>
              <w:rPr>
                <w:sz w:val="24"/>
              </w:rPr>
            </w:pPr>
            <w:r>
              <w:rPr>
                <w:sz w:val="24"/>
              </w:rPr>
              <w:t>Набор плоскост</w:t>
              <w:softHyphen/>
              <w:t>ных геометричес</w:t>
              <w:softHyphen/>
              <w:t>ких фигур различ</w:t>
              <w:softHyphen/>
              <w:t>ной формы, цвета и размера</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Шкалы, таблицы, графики, профили,</w:t>
            </w:r>
          </w:p>
          <w:p>
            <w:pPr>
              <w:pStyle w:val="Normal"/>
              <w:spacing w:lineRule="auto" w:line="240"/>
              <w:ind w:hanging="0" w:end="0"/>
              <w:rPr>
                <w:sz w:val="24"/>
              </w:rPr>
            </w:pPr>
            <w:r>
              <w:rPr>
                <w:sz w:val="24"/>
              </w:rPr>
              <w:t>сетки перевода ко</w:t>
              <w:softHyphen/>
              <w:t>личественных дан</w:t>
              <w:softHyphen/>
              <w:t>ных в качествен</w:t>
              <w:softHyphen/>
              <w:t>ные характерис</w:t>
              <w:softHyphen/>
              <w:t>тики</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t>Компьютерные</w:t>
            </w:r>
          </w:p>
          <w:p>
            <w:pPr>
              <w:pStyle w:val="Normal"/>
              <w:spacing w:lineRule="auto" w:line="240"/>
              <w:ind w:hanging="0" w:end="0"/>
              <w:rPr>
                <w:sz w:val="24"/>
              </w:rPr>
            </w:pPr>
            <w:r>
              <w:rPr>
                <w:sz w:val="24"/>
              </w:rPr>
              <w:t>программы по соотнесению, сравне</w:t>
              <w:softHyphen/>
              <w:t>нию и интерпретации данных, полученных в результа</w:t>
              <w:softHyphen/>
              <w:t>те психологического взаимодействия</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ind w:hanging="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Цветные каранда</w:t>
              <w:softHyphen/>
              <w:t>ши, фломастеры,</w:t>
            </w:r>
          </w:p>
          <w:p>
            <w:pPr>
              <w:pStyle w:val="Normal"/>
              <w:spacing w:lineRule="auto" w:line="240"/>
              <w:ind w:hanging="0" w:end="0"/>
              <w:rPr>
                <w:sz w:val="24"/>
              </w:rPr>
            </w:pPr>
            <w:r>
              <w:rPr>
                <w:sz w:val="24"/>
              </w:rPr>
              <w:t>акварельные крас</w:t>
              <w:softHyphen/>
              <w:t>ки, альбомные лис</w:t>
              <w:softHyphen/>
              <w:t>ты разного форма</w:t>
              <w:softHyphen/>
              <w:t>та, цветная бумага, ножницы и пр. (см. параграф 2.1)</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ind w:hanging="0" w:end="0"/>
              <w:rPr>
                <w:sz w:val="24"/>
              </w:rPr>
            </w:pPr>
            <w:r>
              <w:rPr>
                <w:sz w:val="24"/>
              </w:rPr>
            </w:r>
          </w:p>
        </w:tc>
        <w:tc>
          <w:tcPr>
            <w:tcW w:w="255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Дискеты и CD-дис</w:t>
              <w:softHyphen/>
              <w:t>ки с воспроизведе</w:t>
              <w:softHyphen/>
              <w:t>-</w:t>
            </w:r>
          </w:p>
          <w:p>
            <w:pPr>
              <w:pStyle w:val="Normal"/>
              <w:spacing w:lineRule="auto" w:line="240"/>
              <w:ind w:hanging="0" w:end="0"/>
              <w:rPr>
                <w:sz w:val="24"/>
              </w:rPr>
            </w:pPr>
            <w:r>
              <w:rPr>
                <w:sz w:val="24"/>
              </w:rPr>
              <w:t>нием музыкального и вербального со</w:t>
              <w:softHyphen/>
              <w:t>провождения кор-рекционно-диагностической дея</w:t>
              <w:softHyphen/>
              <w:t>тельности</w:t>
            </w:r>
          </w:p>
          <w:p>
            <w:pPr>
              <w:pStyle w:val="Normal"/>
              <w:spacing w:lineRule="auto" w:line="240"/>
              <w:ind w:hanging="0" w:end="0"/>
              <w:rPr>
                <w:sz w:val="24"/>
              </w:rPr>
            </w:pPr>
            <w:r>
              <w:rPr>
                <w:sz w:val="24"/>
              </w:rPr>
            </w:r>
          </w:p>
          <w:p>
            <w:pPr>
              <w:pStyle w:val="Normal"/>
              <w:spacing w:lineRule="auto" w:line="240"/>
              <w:ind w:hanging="0" w:end="0"/>
              <w:rPr>
                <w:sz w:val="24"/>
              </w:rPr>
            </w:pPr>
            <w:r>
              <w:rPr>
                <w:sz w:val="24"/>
              </w:rPr>
              <w:t>Атрибуты основных сюжетно-ролевых игр дошкольников в комплекте с предметами-заместителями</w:t>
            </w:r>
          </w:p>
          <w:p>
            <w:pPr>
              <w:pStyle w:val="Normal"/>
              <w:spacing w:lineRule="auto" w:line="240"/>
              <w:ind w:hanging="0" w:end="0"/>
              <w:rPr>
                <w:sz w:val="24"/>
              </w:rPr>
            </w:pPr>
            <w:r>
              <w:rPr>
                <w:sz w:val="24"/>
              </w:rPr>
            </w:r>
          </w:p>
          <w:p>
            <w:pPr>
              <w:pStyle w:val="Normal"/>
              <w:spacing w:lineRule="auto" w:line="240"/>
              <w:ind w:hanging="0" w:end="0"/>
              <w:rPr>
                <w:sz w:val="24"/>
              </w:rPr>
            </w:pPr>
            <w:r>
              <w:rPr>
                <w:sz w:val="24"/>
              </w:rPr>
              <w:t>Некоторые виды наборов для конструирования и моде</w:t>
              <w:softHyphen/>
              <w:t>лирования</w:t>
            </w:r>
          </w:p>
          <w:p>
            <w:pPr>
              <w:pStyle w:val="Normal"/>
              <w:spacing w:lineRule="auto" w:line="240"/>
              <w:ind w:hanging="0" w:end="0"/>
              <w:rPr>
                <w:sz w:val="24"/>
              </w:rPr>
            </w:pPr>
            <w:r>
              <w:rPr>
                <w:sz w:val="24"/>
              </w:rPr>
            </w:r>
          </w:p>
          <w:p>
            <w:pPr>
              <w:pStyle w:val="BodyText"/>
              <w:rPr>
                <w:sz w:val="24"/>
              </w:rPr>
            </w:pPr>
            <w:r>
              <w:rPr>
                <w:sz w:val="24"/>
              </w:rPr>
            </w:r>
          </w:p>
          <w:p>
            <w:pPr>
              <w:pStyle w:val="BodyText"/>
              <w:rPr/>
            </w:pPr>
            <w:r>
              <w:rPr/>
            </w:r>
          </w:p>
          <w:p>
            <w:pPr>
              <w:pStyle w:val="BodyText"/>
              <w:rPr/>
            </w:pPr>
            <w:r>
              <w:rPr/>
              <w:t>Мячи и игрушки по половой дифференциации и пр. (см. параграф 2.1)</w:t>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ind w:hanging="0" w:end="0"/>
              <w:rPr>
                <w:sz w:val="24"/>
              </w:rPr>
            </w:pPr>
            <w:r>
              <w:rPr>
                <w:sz w:val="24"/>
              </w:rPr>
            </w:r>
          </w:p>
        </w:tc>
      </w:tr>
    </w:tbl>
    <w:p>
      <w:pPr>
        <w:pStyle w:val="FootnoteText"/>
        <w:rPr>
          <w:sz w:val="24"/>
          <w:ins w:id="204" w:author="ORPM" w:date="2001-03-22T16:56:00Z"/>
        </w:rPr>
      </w:pPr>
      <w:ins w:id="203" w:author="ORPM" w:date="2001-03-22T16:56:00Z">
        <w:r>
          <w:rPr>
            <w:sz w:val="24"/>
          </w:rPr>
        </w:r>
      </w:ins>
    </w:p>
    <w:p>
      <w:pPr>
        <w:pStyle w:val="Normal"/>
        <w:spacing w:lineRule="auto" w:line="240"/>
        <w:ind w:hanging="0" w:end="0"/>
        <w:rPr>
          <w:sz w:val="24"/>
          <w:lang w:val="en-US"/>
        </w:rPr>
      </w:pPr>
      <w:r>
        <w:rPr>
          <w:sz w:val="24"/>
          <w:lang w:val="en-US"/>
        </w:rPr>
        <w:t>______________________________</w:t>
      </w:r>
    </w:p>
    <w:p>
      <w:pPr>
        <w:pStyle w:val="FootnoteText"/>
        <w:spacing w:lineRule="auto" w:line="240"/>
        <w:ind w:firstLine="301" w:end="0"/>
        <w:rPr/>
      </w:pPr>
      <w:r>
        <w:rPr>
          <w:sz w:val="24"/>
          <w:lang w:val="en-US"/>
        </w:rPr>
        <w:t xml:space="preserve">* </w:t>
      </w:r>
      <w:r>
        <w:rPr>
          <w:sz w:val="24"/>
        </w:rPr>
        <w:t>В таблицу включен психологический инструментарий, необходимый для неко</w:t>
        <w:softHyphen/>
        <w:t>торых диагностических методик: «Коробочка форм», «Пирамидки», «Матрешка», «Последовательность картинок», «Самая непохожая», «Классификация», «Комплекс Венгера». Этот перечень не является полным и законченным.</w:t>
      </w:r>
    </w:p>
    <w:p>
      <w:pPr>
        <w:pStyle w:val="Normal"/>
        <w:spacing w:lineRule="auto" w:line="240"/>
        <w:ind w:firstLine="720" w:end="0"/>
        <w:rPr>
          <w:sz w:val="24"/>
          <w:lang w:val="en-US"/>
        </w:rPr>
      </w:pPr>
      <w:r>
        <w:rPr>
          <w:sz w:val="24"/>
          <w:lang w:val="en-US"/>
        </w:rPr>
      </w:r>
    </w:p>
    <w:p>
      <w:pPr>
        <w:pStyle w:val="Normal"/>
        <w:spacing w:lineRule="auto" w:line="240"/>
        <w:ind w:firstLine="720" w:end="0"/>
        <w:rPr>
          <w:sz w:val="24"/>
          <w:lang w:val="en-US"/>
          <w:del w:id="206" w:author="ORPM" w:date="2001-03-22T16:57:00Z"/>
        </w:rPr>
      </w:pPr>
      <w:del w:id="205" w:author="ORPM" w:date="2001-03-22T16:57:00Z">
        <w:r>
          <w:rPr>
            <w:sz w:val="24"/>
            <w:lang w:val="en-US"/>
          </w:rPr>
        </w:r>
      </w:del>
    </w:p>
    <w:p>
      <w:pPr>
        <w:pStyle w:val="Normal"/>
        <w:spacing w:lineRule="auto" w:line="240"/>
        <w:ind w:firstLine="720" w:end="0"/>
        <w:rPr>
          <w:sz w:val="24"/>
          <w:ins w:id="211" w:author="ORPM" w:date="2001-03-22T17:00:00Z"/>
        </w:rPr>
      </w:pPr>
      <w:r>
        <w:rPr>
          <w:sz w:val="24"/>
        </w:rPr>
        <w:t>Стимульный и интерпретационный инструментарий является структурной частью методик, тестов и коррекционно-диагностичес</w:t>
      </w:r>
      <w:del w:id="207" w:author="ORPM" w:date="2001-03-22T16:58:00Z">
        <w:r>
          <w:rPr>
            <w:sz w:val="24"/>
          </w:rPr>
          <w:delText>-</w:delText>
        </w:r>
      </w:del>
      <w:r>
        <w:rPr>
          <w:sz w:val="24"/>
        </w:rPr>
        <w:t>ких технологий. Следовательно, конкретный «набор» (комплект, пакет) психологического инструментария определяется комплек</w:t>
        <w:softHyphen/>
        <w:t>сом тех прикладных средств психолога, которые лежат в поле его теоретических и концептуальных представлений, а также в его про</w:t>
        <w:softHyphen/>
        <w:t>фессиональной компетенции. Так, практический психолог, рабо</w:t>
        <w:softHyphen/>
        <w:t>тающий только в русле деятельностного подхода, оперирует мето</w:t>
        <w:softHyphen/>
        <w:t>диками, концептуальной основой которых является развитие веду</w:t>
        <w:softHyphen/>
        <w:t>щих типов деятельности у детей дошкольного возраста. Это означа</w:t>
        <w:softHyphen/>
        <w:t>ет, что его психологический инструментарий будет составлен из материалов и средств, обеспечивающих целенаправленное реше</w:t>
        <w:softHyphen/>
        <w:t>ние поставленных задач в процессе: изобразительной деятельности («Пиктограмма», «Дорисовывание фигур» и др.), деятельности кон</w:t>
        <w:softHyphen/>
        <w:t>струирования («Рыбка»), предметной деятельности («Пирамидки», «Матрешка» и др.), вербальной деятельности («Дополнение фраз», «Три желания» и др.) и игровой деятельности («Игровая комната»). И наоборот, психолог-практик, теоретической основой деятельнос</w:t>
        <w:softHyphen/>
        <w:t>ти которого является психодинамический подход, оснащен инстру</w:t>
        <w:softHyphen/>
        <w:t>ментарием, обеспечивающим механизм проекции личностно-эмо</w:t>
      </w:r>
      <w:del w:id="208" w:author="ORPM" w:date="2001-03-22T16:58:00Z">
        <w:r>
          <w:rPr>
            <w:sz w:val="24"/>
          </w:rPr>
          <w:delText>-</w:delText>
        </w:r>
      </w:del>
      <w:r>
        <w:rPr>
          <w:sz w:val="24"/>
        </w:rPr>
        <w:t>циональных особенностей: фотографиями с растушеванным изо</w:t>
        <w:softHyphen/>
        <w:t>бражением —</w:t>
      </w:r>
      <w:r>
        <w:rPr>
          <w:sz w:val="24"/>
          <w:lang w:val="en-US"/>
        </w:rPr>
        <w:t xml:space="preserve"> CAT</w:t>
      </w:r>
      <w:del w:id="209" w:author="ORPM" w:date="2001-03-22T17:00:00Z">
        <w:r>
          <w:rPr>
            <w:rStyle w:val="EndnoteCharacters"/>
            <w:rStyle w:val="EndnoteReference"/>
            <w:sz w:val="24"/>
            <w:lang w:val="en-US"/>
          </w:rPr>
          <w:endnoteReference w:customMarkFollows="1" w:id="4"/>
          <w:delText>1</w:delText>
        </w:r>
      </w:del>
      <w:r>
        <w:rPr>
          <w:sz w:val="24"/>
          <w:vertAlign w:val="superscript"/>
          <w:lang w:val="en-US"/>
        </w:rPr>
        <w:t>*</w:t>
      </w:r>
      <w:r>
        <w:rPr>
          <w:sz w:val="24"/>
        </w:rPr>
        <w:t>, размытыми цветными пятнами — методика Рор</w:t>
      </w:r>
      <w:del w:id="210" w:author="ORPM" w:date="2001-03-22T16:58:00Z">
        <w:r>
          <w:rPr>
            <w:sz w:val="24"/>
          </w:rPr>
          <w:delText>-</w:delText>
        </w:r>
      </w:del>
      <w:r>
        <w:rPr>
          <w:sz w:val="24"/>
        </w:rPr>
        <w:t>шаха, установками изображения — «Рисунок семьи», «Рисунок несуществующего животного» (более подробно об этом инструмен</w:t>
        <w:softHyphen/>
        <w:t>тарии можно прочитать на с. 197—199).</w:t>
      </w:r>
    </w:p>
    <w:p>
      <w:pPr>
        <w:pStyle w:val="Normal"/>
        <w:spacing w:lineRule="auto" w:line="240"/>
        <w:ind w:hanging="0" w:end="0"/>
        <w:rPr>
          <w:sz w:val="24"/>
          <w:ins w:id="213" w:author="ORPM" w:date="2001-03-22T17:00:00Z"/>
        </w:rPr>
      </w:pPr>
      <w:ins w:id="212" w:author="ORPM" w:date="2001-03-22T17:00:00Z">
        <w:r>
          <w:rPr>
            <w:sz w:val="24"/>
          </w:rPr>
          <w:t>_____________________</w:t>
        </w:r>
      </w:ins>
    </w:p>
    <w:p>
      <w:pPr>
        <w:pStyle w:val="FootnoteText"/>
        <w:rPr>
          <w:ins w:id="217" w:author="ORPM" w:date="2001-03-22T17:00:00Z"/>
        </w:rPr>
      </w:pPr>
      <w:r>
        <w:rPr>
          <w:sz w:val="24"/>
          <w:vertAlign w:val="superscript"/>
          <w:lang w:val="en-US"/>
        </w:rPr>
        <w:t>*</w:t>
      </w:r>
      <w:ins w:id="214" w:author="ORPM" w:date="2001-03-22T17:00:00Z">
        <w:r>
          <w:rPr>
            <w:sz w:val="24"/>
            <w:lang w:val="en-US"/>
          </w:rPr>
          <w:t>CAT (Child Ap</w:t>
        </w:r>
      </w:ins>
      <w:r>
        <w:rPr>
          <w:sz w:val="24"/>
          <w:lang w:val="en-US"/>
        </w:rPr>
        <w:t>per</w:t>
      </w:r>
      <w:ins w:id="215" w:author="ORPM" w:date="2001-03-22T17:00:00Z">
        <w:r>
          <w:rPr>
            <w:sz w:val="24"/>
            <w:lang w:val="en-US"/>
          </w:rPr>
          <w:t xml:space="preserve"> ception Test)</w:t>
        </w:r>
      </w:ins>
      <w:ins w:id="216" w:author="ORPM" w:date="2001-03-22T17:00:00Z">
        <w:r>
          <w:rPr>
            <w:sz w:val="24"/>
          </w:rPr>
          <w:t xml:space="preserve"> - Детский апперцептивный тест.</w:t>
        </w:r>
      </w:ins>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Практический психолог, объединяющий в своей деятельности несколько теоретических подходов, работающий в поликонцепту</w:t>
        <w:softHyphen/>
        <w:t>альном профессиональном пространстве, использует методическую и тестовую базы в зависимости от запроса и психологической про</w:t>
        <w:softHyphen/>
        <w:t xml:space="preserve">блемы.                                   </w:t>
      </w:r>
    </w:p>
    <w:p>
      <w:pPr>
        <w:pStyle w:val="Normal"/>
        <w:spacing w:lineRule="auto" w:line="240"/>
        <w:ind w:firstLine="720" w:end="0"/>
        <w:rPr>
          <w:sz w:val="24"/>
        </w:rPr>
      </w:pPr>
      <w:r>
        <w:rPr>
          <w:sz w:val="24"/>
        </w:rPr>
        <w:t>Таким образом, востребованность различных технологий в ра</w:t>
        <w:softHyphen/>
        <w:t>боте практического психолога обязывает его к подготовке соответ</w:t>
        <w:softHyphen/>
        <w:t>ствующего психологического инструментария как специфического, так и неспецифического.</w:t>
      </w:r>
    </w:p>
    <w:p>
      <w:pPr>
        <w:pStyle w:val="Normal"/>
        <w:spacing w:lineRule="auto" w:line="240"/>
        <w:ind w:firstLine="720" w:end="0"/>
        <w:rPr>
          <w:sz w:val="24"/>
          <w:ins w:id="219" w:author="ORPM" w:date="2001-03-22T17:01:00Z"/>
        </w:rPr>
      </w:pPr>
      <w:r>
        <w:rPr>
          <w:sz w:val="24"/>
        </w:rPr>
        <w:t>В чем заключаются требования, предъявляемые психологичес</w:t>
        <w:softHyphen/>
        <w:t>кому инструментарию</w:t>
      </w:r>
      <w:r>
        <w:rPr>
          <w:sz w:val="24"/>
          <w:vertAlign w:val="superscript"/>
        </w:rPr>
        <w:t>*</w:t>
      </w:r>
      <w:del w:id="218" w:author="ORPM" w:date="2001-03-22T17:03:00Z">
        <w:r>
          <w:rPr>
            <w:rStyle w:val="EndnoteCharacters"/>
            <w:rStyle w:val="EndnoteReference"/>
            <w:sz w:val="24"/>
          </w:rPr>
          <w:endnoteReference w:customMarkFollows="1" w:id="5"/>
          <w:delText>2</w:delText>
        </w:r>
      </w:del>
      <w:r>
        <w:rPr>
          <w:sz w:val="24"/>
        </w:rPr>
        <w:t>.</w:t>
      </w:r>
    </w:p>
    <w:p>
      <w:pPr>
        <w:pStyle w:val="Normal"/>
        <w:spacing w:lineRule="auto" w:line="240"/>
        <w:ind w:hanging="0" w:end="0"/>
        <w:rPr>
          <w:sz w:val="24"/>
          <w:ins w:id="221" w:author="ORPM" w:date="2001-03-22T17:01:00Z"/>
        </w:rPr>
      </w:pPr>
      <w:ins w:id="220" w:author="ORPM" w:date="2001-03-22T17:01:00Z">
        <w:r>
          <w:rPr>
            <w:sz w:val="24"/>
          </w:rPr>
          <w:t>___________________</w:t>
        </w:r>
      </w:ins>
    </w:p>
    <w:p>
      <w:pPr>
        <w:pStyle w:val="Normal"/>
        <w:spacing w:lineRule="auto" w:line="240"/>
        <w:rPr>
          <w:ins w:id="223" w:author="ORPM" w:date="2001-03-22T17:01:00Z"/>
        </w:rPr>
      </w:pPr>
      <w:r>
        <w:rPr>
          <w:sz w:val="24"/>
          <w:vertAlign w:val="superscript"/>
        </w:rPr>
        <w:t>*</w:t>
      </w:r>
      <w:ins w:id="222" w:author="ORPM" w:date="2001-03-22T17:01:00Z">
        <w:r>
          <w:rPr>
            <w:sz w:val="24"/>
          </w:rPr>
          <w:t>Данные требования относятся к специфическому виду психологического ин</w:t>
          <w:softHyphen/>
          <w:t>струментария.</w:t>
        </w:r>
      </w:ins>
    </w:p>
    <w:p>
      <w:pPr>
        <w:pStyle w:val="Normal"/>
        <w:spacing w:lineRule="auto" w:line="240"/>
        <w:ind w:hanging="0" w:end="0"/>
        <w:rPr>
          <w:sz w:val="24"/>
        </w:rPr>
      </w:pPr>
      <w:r>
        <w:rPr>
          <w:sz w:val="24"/>
        </w:rPr>
      </w:r>
    </w:p>
    <w:p>
      <w:pPr>
        <w:pStyle w:val="Normal"/>
        <w:spacing w:lineRule="auto" w:line="240"/>
        <w:ind w:firstLine="720" w:end="0"/>
        <w:rPr/>
      </w:pPr>
      <w:r>
        <w:rPr>
          <w:sz w:val="24"/>
        </w:rPr>
        <w:t xml:space="preserve">Прежде всего, это </w:t>
      </w:r>
      <w:r>
        <w:rPr>
          <w:i/>
          <w:sz w:val="24"/>
        </w:rPr>
        <w:t>требование соответствия.</w:t>
      </w:r>
      <w:r>
        <w:rPr>
          <w:sz w:val="24"/>
        </w:rPr>
        <w:t xml:space="preserve"> Речь идет о соответ</w:t>
        <w:softHyphen/>
        <w:t>ствии оригиналу, т.е. стандартам, заложенным в оригинальном (ав</w:t>
        <w:softHyphen/>
        <w:t>торском) экземпляре коррекционно-диагностического средства. Это относится ко всему стимульному и интерпретационному мате</w:t>
        <w:softHyphen/>
        <w:t>риалу. Так, в методике «Самое непохожее» заложены геометричес</w:t>
        <w:softHyphen/>
        <w:t>кие фигуры круга и квадрата определенного размера и цвета (крас</w:t>
        <w:softHyphen/>
        <w:t>ный и синий). Варьирование заданных параметров размера, цвета и формы недопустимо. В методике «Последовательность картинок» серия картинок со сквозным сюжетом и общими персонажами не может быть заменена картинками с добавлением деталей к предме</w:t>
        <w:softHyphen/>
        <w:t>ту и т.д. В методиках</w:t>
      </w:r>
      <w:r>
        <w:rPr>
          <w:sz w:val="24"/>
          <w:lang w:val="en-US"/>
        </w:rPr>
        <w:t xml:space="preserve"> CAT</w:t>
      </w:r>
      <w:r>
        <w:rPr>
          <w:sz w:val="24"/>
        </w:rPr>
        <w:t xml:space="preserve"> и ТАТ фотографии не могут быть «дора</w:t>
        <w:softHyphen/>
        <w:t>ботаны» прорисовыванием деталей и цветовым оформлением. Что касается интерпретационных средств, то они должны соответство</w:t>
        <w:softHyphen/>
        <w:t>вать авторской (оригинальной) методике, носить те же количест</w:t>
        <w:softHyphen/>
        <w:t>венные и качественные значения.</w:t>
      </w:r>
    </w:p>
    <w:p>
      <w:pPr>
        <w:pStyle w:val="Normal"/>
        <w:spacing w:lineRule="auto" w:line="240"/>
        <w:ind w:firstLine="720" w:end="0"/>
        <w:rPr/>
      </w:pPr>
      <w:r>
        <w:rPr>
          <w:sz w:val="24"/>
        </w:rPr>
        <w:t xml:space="preserve">Далее — </w:t>
      </w:r>
      <w:r>
        <w:rPr>
          <w:i/>
          <w:sz w:val="24"/>
        </w:rPr>
        <w:t>требование комплектации.</w:t>
      </w:r>
      <w:r>
        <w:rPr>
          <w:sz w:val="24"/>
        </w:rPr>
        <w:t xml:space="preserve"> Оно относится к необходимос</w:t>
        <w:softHyphen/>
        <w:t>ти комплектации стимульного и интерпретационного материалов. Если в оригинальной методике (тесте) заложен комплект инстру</w:t>
        <w:softHyphen/>
        <w:t>ментария, то использование данных диагностических средств при отсутствии того или иного материала не рекомендуется. Так, отсут</w:t>
        <w:softHyphen/>
        <w:t>ствие шкал переводов баллов в стандартизированных методиках де</w:t>
        <w:softHyphen/>
        <w:t>лает невозможным интерпретацию диагностических данных.</w:t>
      </w:r>
    </w:p>
    <w:p>
      <w:pPr>
        <w:pStyle w:val="Normal"/>
        <w:spacing w:lineRule="auto" w:line="240"/>
        <w:ind w:firstLine="720" w:end="0"/>
        <w:rPr/>
      </w:pPr>
      <w:r>
        <w:rPr>
          <w:sz w:val="24"/>
        </w:rPr>
        <w:t>Кроме того, психологический инструментарий может быть оп</w:t>
        <w:softHyphen/>
        <w:t xml:space="preserve">ределен как </w:t>
      </w:r>
      <w:r>
        <w:rPr>
          <w:i/>
          <w:sz w:val="24"/>
        </w:rPr>
        <w:t>монофункциональный.</w:t>
      </w:r>
      <w:r>
        <w:rPr>
          <w:sz w:val="24"/>
        </w:rPr>
        <w:t xml:space="preserve"> Это означает невозможность ис</w:t>
        <w:softHyphen/>
        <w:t>пользования стимульного или интерпретационного материалов одного психодиагностического средства как модификацию другого. Психологический инструментарий специфичен и ни в коей мере не взаимозаменяем. Так, варианты печатного стимульного материала (комплекс Венгера) рассчитаны на одноразовое индивидуальное ис</w:t>
        <w:softHyphen/>
        <w:t>пользование.</w:t>
      </w:r>
    </w:p>
    <w:p>
      <w:pPr>
        <w:pStyle w:val="BodyTextIndent"/>
        <w:spacing w:lineRule="auto" w:line="240"/>
        <w:rPr/>
      </w:pPr>
      <w:r>
        <w:rPr/>
        <w:t>Таким образом, говоря о психологическом инструментарии как о средстве профессиональной деятельности, необходимо соотно</w:t>
        <w:softHyphen/>
        <w:t>сить его как с теоретическими представлениями, коррекционно-диагностическими технологиями, так и с требованиями, предъявля</w:t>
        <w:softHyphen/>
        <w:t>емыми к его подбору и комплектации.</w:t>
      </w:r>
    </w:p>
    <w:p>
      <w:pPr>
        <w:pStyle w:val="Normal"/>
        <w:spacing w:lineRule="auto" w:line="240"/>
        <w:ind w:firstLine="720" w:end="0"/>
        <w:rPr>
          <w:sz w:val="24"/>
        </w:rPr>
      </w:pPr>
      <w:r>
        <w:rPr>
          <w:sz w:val="24"/>
        </w:rPr>
      </w:r>
    </w:p>
    <w:p>
      <w:pPr>
        <w:pStyle w:val="Heading2"/>
        <w:keepNext w:val="false"/>
        <w:rPr/>
      </w:pPr>
      <w:bookmarkStart w:id="13" w:name="__RefHeading___Toc511554716"/>
      <w:bookmarkEnd w:id="13"/>
      <w:r>
        <w:rPr/>
        <w:t>2.3. Нормативная</w:t>
      </w:r>
      <w:r>
        <w:rPr>
          <w:i/>
        </w:rPr>
        <w:t xml:space="preserve"> </w:t>
      </w:r>
      <w:r>
        <w:rPr/>
        <w:t>документация</w:t>
      </w:r>
      <w:r>
        <w:rPr>
          <w:i/>
          <w:lang w:val="en-US"/>
        </w:rPr>
        <w:t xml:space="preserve"> </w:t>
      </w:r>
      <w:r>
        <w:rPr/>
        <w:t>детского</w:t>
      </w:r>
      <w:r>
        <w:rPr>
          <w:i/>
        </w:rPr>
        <w:t xml:space="preserve"> </w:t>
      </w:r>
      <w:r>
        <w:rPr/>
        <w:t>практического</w:t>
      </w:r>
      <w:r>
        <w:rPr>
          <w:i/>
        </w:rPr>
        <w:t xml:space="preserve"> </w:t>
      </w:r>
      <w:r>
        <w:rPr/>
        <w:t>психолога</w:t>
      </w:r>
    </w:p>
    <w:p>
      <w:pPr>
        <w:pStyle w:val="BodyTextIndent"/>
        <w:spacing w:lineRule="auto" w:line="240"/>
        <w:ind w:hanging="0" w:end="0"/>
        <w:rPr/>
      </w:pPr>
      <w:r>
        <w:rPr/>
        <w:t>Важным компонентом профессиональной деятельности психолога в условиях детского дошкольного учреждения является оформле</w:t>
        <w:softHyphen/>
        <w:t>ние разного рода документации. Документация сопровождает каждое направление работы практического психолога от просветительско-консультационной, профилактической до коррекционно-диа</w:t>
      </w:r>
      <w:del w:id="224" w:author="ORPM" w:date="2001-03-22T17:03:00Z">
        <w:r>
          <w:rPr/>
          <w:delText>-</w:delText>
        </w:r>
      </w:del>
      <w:r>
        <w:rPr/>
        <w:t>гностической деятельности.</w:t>
      </w:r>
    </w:p>
    <w:p>
      <w:pPr>
        <w:pStyle w:val="Normal"/>
        <w:spacing w:lineRule="auto" w:line="240"/>
        <w:ind w:firstLine="720" w:end="0"/>
        <w:rPr>
          <w:sz w:val="24"/>
          <w:del w:id="226" w:author="ORPM" w:date="2001-03-22T17:03:00Z"/>
        </w:rPr>
      </w:pPr>
      <w:r>
        <w:rPr>
          <w:sz w:val="24"/>
        </w:rPr>
        <w:t>Комплект (пакет) документации практического психолога дет</w:t>
        <w:softHyphen/>
        <w:t>ского дошкольного учреждения подразделяется на несколько</w:t>
      </w:r>
      <w:r>
        <w:rPr>
          <w:b/>
          <w:sz w:val="24"/>
        </w:rPr>
        <w:t xml:space="preserve"> </w:t>
      </w:r>
      <w:r>
        <w:rPr>
          <w:sz w:val="24"/>
        </w:rPr>
        <w:t>типов:</w:t>
      </w:r>
      <w:ins w:id="225" w:author="ORPM" w:date="2001-03-22T17:03:00Z">
        <w:r>
          <w:rPr>
            <w:sz w:val="24"/>
          </w:rPr>
          <w:t xml:space="preserve"> </w:t>
        </w:r>
      </w:ins>
    </w:p>
    <w:p>
      <w:pPr>
        <w:pStyle w:val="Normal"/>
        <w:spacing w:lineRule="auto" w:line="240"/>
        <w:ind w:firstLine="720" w:end="0"/>
        <w:rPr>
          <w:sz w:val="24"/>
        </w:rPr>
      </w:pPr>
      <w:r>
        <w:rPr>
          <w:sz w:val="24"/>
        </w:rPr>
        <w:t>нормативную, специальную и организационно-методическую.</w:t>
      </w:r>
    </w:p>
    <w:p>
      <w:pPr>
        <w:pStyle w:val="Normal"/>
        <w:spacing w:lineRule="auto" w:line="240"/>
        <w:ind w:firstLine="720" w:end="0"/>
        <w:rPr>
          <w:sz w:val="24"/>
        </w:rPr>
      </w:pPr>
      <w:r>
        <w:rPr>
          <w:sz w:val="24"/>
        </w:rPr>
        <w:t>Нормативная документация — это тип документации, представ</w:t>
        <w:softHyphen/>
        <w:t>ляющий собой совокупность документов, определяющих стандарты и нормативы профессиональной деятельности психолога в системе образования. В перечень нормативной документации входят:</w:t>
      </w:r>
    </w:p>
    <w:p>
      <w:pPr>
        <w:pStyle w:val="BodyTextIndent"/>
        <w:spacing w:lineRule="auto" w:line="240"/>
        <w:rPr/>
      </w:pPr>
      <w:r>
        <w:rPr/>
        <w:t>Закон Российской Федерации об образовании.</w:t>
      </w:r>
    </w:p>
    <w:p>
      <w:pPr>
        <w:pStyle w:val="BodyTextIndent"/>
        <w:spacing w:lineRule="auto" w:line="240"/>
        <w:rPr/>
      </w:pPr>
      <w:r>
        <w:rPr/>
        <w:t>Конвенция ООН о правах ребенка.</w:t>
      </w:r>
    </w:p>
    <w:p>
      <w:pPr>
        <w:pStyle w:val="Normal"/>
        <w:spacing w:lineRule="auto" w:line="240"/>
        <w:ind w:firstLine="720" w:end="0"/>
        <w:rPr/>
      </w:pPr>
      <w:r>
        <w:rPr>
          <w:sz w:val="24"/>
        </w:rPr>
        <w:t>Положение о психологической службе в системе</w:t>
      </w:r>
      <w:r>
        <w:rPr>
          <w:b/>
          <w:sz w:val="24"/>
        </w:rPr>
        <w:t xml:space="preserve"> </w:t>
      </w:r>
      <w:r>
        <w:rPr>
          <w:sz w:val="24"/>
        </w:rPr>
        <w:t>образования.</w:t>
      </w:r>
    </w:p>
    <w:p>
      <w:pPr>
        <w:pStyle w:val="Normal"/>
        <w:spacing w:lineRule="auto" w:line="240"/>
        <w:ind w:firstLine="720" w:end="0"/>
        <w:rPr>
          <w:sz w:val="24"/>
        </w:rPr>
      </w:pPr>
      <w:r>
        <w:rPr>
          <w:sz w:val="24"/>
        </w:rPr>
        <w:t>Положение о практическом психологе.</w:t>
      </w:r>
    </w:p>
    <w:p>
      <w:pPr>
        <w:pStyle w:val="Normal"/>
        <w:spacing w:lineRule="auto" w:line="240"/>
        <w:ind w:firstLine="720" w:end="0"/>
        <w:rPr>
          <w:sz w:val="24"/>
        </w:rPr>
      </w:pPr>
      <w:r>
        <w:rPr>
          <w:sz w:val="24"/>
        </w:rPr>
        <w:t>Квалификационная характеристика практического психолога образования (должностная инструкция и стандарт специалиста).</w:t>
      </w:r>
    </w:p>
    <w:p>
      <w:pPr>
        <w:pStyle w:val="Normal"/>
        <w:spacing w:lineRule="auto" w:line="240"/>
        <w:ind w:firstLine="720" w:end="0"/>
        <w:rPr>
          <w:sz w:val="24"/>
        </w:rPr>
      </w:pPr>
      <w:r>
        <w:rPr>
          <w:sz w:val="24"/>
        </w:rPr>
        <w:t>Положение об аттестации психолога образования с соответству</w:t>
        <w:softHyphen/>
        <w:t>ющим приложением.</w:t>
      </w:r>
    </w:p>
    <w:p>
      <w:pPr>
        <w:pStyle w:val="Normal"/>
        <w:spacing w:lineRule="auto" w:line="240"/>
        <w:ind w:firstLine="720" w:end="0"/>
        <w:rPr>
          <w:sz w:val="24"/>
        </w:rPr>
      </w:pPr>
      <w:r>
        <w:rPr>
          <w:sz w:val="24"/>
        </w:rPr>
        <w:t>Данная документация является нормативной базой профессио</w:t>
        <w:softHyphen/>
        <w:t>нальной деятельности психолога и подлежит своевременной заме</w:t>
        <w:softHyphen/>
        <w:t>не при обновлении социально-юридических норм образования в Российской Федерации.</w:t>
      </w:r>
    </w:p>
    <w:p>
      <w:pPr>
        <w:pStyle w:val="Normal"/>
        <w:spacing w:lineRule="auto" w:line="240"/>
        <w:ind w:firstLine="720" w:end="0"/>
        <w:rPr>
          <w:sz w:val="24"/>
        </w:rPr>
      </w:pPr>
      <w:r>
        <w:rPr>
          <w:sz w:val="24"/>
        </w:rPr>
        <w:t>При оформлении специалиста на основе договора или контрак</w:t>
        <w:softHyphen/>
        <w:t>та психолог и администрация детского учреждения оговаривают во</w:t>
        <w:softHyphen/>
        <w:t>просы функционала, временного графика и заработной платы от</w:t>
        <w:softHyphen/>
        <w:t>дельными пунктами. В этом случае договор включается в перечень нормативной документации.</w:t>
      </w:r>
    </w:p>
    <w:p>
      <w:pPr>
        <w:pStyle w:val="Normal"/>
        <w:spacing w:lineRule="auto" w:line="240"/>
        <w:ind w:firstLine="720" w:end="0"/>
        <w:rPr>
          <w:i/>
          <w:i/>
          <w:sz w:val="24"/>
        </w:rPr>
      </w:pPr>
      <w:r>
        <w:rPr>
          <w:i/>
          <w:sz w:val="24"/>
        </w:rPr>
      </w:r>
    </w:p>
    <w:p>
      <w:pPr>
        <w:pStyle w:val="Heading2"/>
        <w:keepNext w:val="false"/>
        <w:rPr/>
      </w:pPr>
      <w:bookmarkStart w:id="14" w:name="__RefHeading___Toc511554717"/>
      <w:bookmarkEnd w:id="14"/>
      <w:r>
        <w:rPr/>
        <w:t>2.4. Специальная документация</w:t>
      </w:r>
    </w:p>
    <w:p>
      <w:pPr>
        <w:pStyle w:val="Normal"/>
        <w:spacing w:lineRule="auto" w:line="240"/>
        <w:ind w:firstLine="720" w:end="0"/>
        <w:rPr>
          <w:sz w:val="24"/>
        </w:rPr>
      </w:pPr>
      <w:r>
        <w:rPr>
          <w:sz w:val="24"/>
        </w:rPr>
      </w:r>
    </w:p>
    <w:p>
      <w:pPr>
        <w:pStyle w:val="Normal"/>
        <w:spacing w:lineRule="auto" w:line="240"/>
        <w:ind w:firstLine="720" w:end="0"/>
        <w:rPr/>
      </w:pPr>
      <w:r>
        <w:rPr>
          <w:sz w:val="24"/>
        </w:rPr>
        <w:t>Специальная документация — это особый вид документации практи</w:t>
        <w:softHyphen/>
        <w:t>ческого психолога, обеспечивающий содержательную и процессуальную стороны его профессиональной деятельности. В специаль</w:t>
        <w:softHyphen/>
        <w:t>ную документацию входят: психологические заключения; коррекци-онные карты; протоколы диагностических обследований, коррек</w:t>
      </w:r>
      <w:del w:id="227" w:author="ORPM" w:date="2001-03-22T17:04:00Z">
        <w:r>
          <w:rPr>
            <w:sz w:val="24"/>
          </w:rPr>
          <w:delText>-</w:delText>
        </w:r>
      </w:del>
      <w:r>
        <w:rPr>
          <w:sz w:val="24"/>
        </w:rPr>
        <w:t>ционных занятий, бесед, интервью и т.д.; карты (истории) психи</w:t>
        <w:softHyphen/>
        <w:t>ческого развития; психологические характеристики; выписки из психологических заключений и карт развития.</w:t>
      </w:r>
    </w:p>
    <w:p>
      <w:pPr>
        <w:pStyle w:val="Normal"/>
        <w:spacing w:lineRule="auto" w:line="240"/>
        <w:ind w:firstLine="720" w:end="0"/>
        <w:rPr>
          <w:sz w:val="24"/>
        </w:rPr>
      </w:pPr>
      <w:r>
        <w:rPr>
          <w:sz w:val="24"/>
        </w:rPr>
        <w:t>Из вышеперечисленной документации три вида являются закры</w:t>
        <w:softHyphen/>
        <w:t>тыми, а именно: заключения, коррекционные карты и протоколы. Три остальных вида — свободные (открытые) для доступа лиц, заин</w:t>
        <w:softHyphen/>
        <w:t>тересованных в информации. Мало того, их основная цель — озна</w:t>
        <w:softHyphen/>
        <w:t>комление с индивидуальными психологическими особенностями того или иного ребенка (той или иной возрастной группы).</w:t>
      </w:r>
    </w:p>
    <w:p>
      <w:pPr>
        <w:pStyle w:val="Normal"/>
        <w:spacing w:lineRule="auto" w:line="240"/>
        <w:ind w:firstLine="720" w:end="0"/>
        <w:rPr/>
      </w:pPr>
      <w:r>
        <w:rPr>
          <w:b/>
          <w:sz w:val="24"/>
        </w:rPr>
        <w:t>Выписка</w:t>
      </w:r>
      <w:r>
        <w:rPr>
          <w:sz w:val="24"/>
        </w:rPr>
        <w:t xml:space="preserve"> считается внешним видом документации и оформляет</w:t>
        <w:softHyphen/>
        <w:t>ся по запросу как частных лиц (родителей, воспитателей, педагогов), так и по официальному запросу государственных учреждений (дет</w:t>
        <w:softHyphen/>
        <w:t>ских садов, школ, поликлиник, центров, специализированных уч</w:t>
        <w:softHyphen/>
        <w:t>реждений).</w:t>
      </w:r>
    </w:p>
    <w:p>
      <w:pPr>
        <w:pStyle w:val="BodyTextIndent"/>
        <w:spacing w:lineRule="auto" w:line="240"/>
        <w:rPr/>
      </w:pPr>
      <w:r>
        <w:rPr/>
        <w:t>Образец заполнения (форма):</w:t>
      </w:r>
    </w:p>
    <w:p>
      <w:pPr>
        <w:pStyle w:val="Normal"/>
        <w:spacing w:lineRule="auto" w:line="240"/>
        <w:ind w:firstLine="720" w:end="0"/>
        <w:rPr>
          <w:sz w:val="24"/>
        </w:rPr>
      </w:pPr>
      <w:r>
        <w:rPr>
          <w:sz w:val="24"/>
        </w:rPr>
      </w:r>
    </w:p>
    <w:p>
      <w:pPr>
        <w:pStyle w:val="Normal"/>
        <w:spacing w:lineRule="auto" w:line="240"/>
        <w:ind w:firstLine="720" w:end="0"/>
        <w:jc w:val="center"/>
        <w:rPr>
          <w:sz w:val="24"/>
        </w:rPr>
      </w:pPr>
      <w:r>
        <w:rPr>
          <w:sz w:val="20"/>
        </w:rPr>
        <w:drawing>
          <wp:inline distT="0" distB="0" distL="0" distR="0">
            <wp:extent cx="4144645" cy="2127250"/>
            <wp:effectExtent l="0" t="0" r="0" b="0"/>
            <wp:docPr id="6"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title=""/>
                    <pic:cNvPicPr>
                      <a:picLocks noChangeAspect="1" noChangeArrowheads="1"/>
                    </pic:cNvPicPr>
                  </pic:nvPicPr>
                  <pic:blipFill>
                    <a:blip r:embed="rId11"/>
                    <a:srcRect l="-9" t="-17" r="-9" b="-17"/>
                    <a:stretch>
                      <a:fillRect/>
                    </a:stretch>
                  </pic:blipFill>
                  <pic:spPr bwMode="auto">
                    <a:xfrm>
                      <a:off x="0" y="0"/>
                      <a:ext cx="4144645" cy="2127250"/>
                    </a:xfrm>
                    <a:prstGeom prst="rect">
                      <a:avLst/>
                    </a:prstGeom>
                  </pic:spPr>
                </pic:pic>
              </a:graphicData>
            </a:graphic>
          </wp:inline>
        </w:drawing>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Основным текстом выписки является адаптированный вариант той части психологического заключения, где отражены основные вы</w:t>
        <w:softHyphen/>
        <w:t>воды, отличительные особенности и проблемы развития ребенка, а также общие и специальные рекомендации. Следует отметить, что в случае официального запроса на данном документе должны быть две подписи: лица, проводившего диагностическое обследование, и адми</w:t>
        <w:softHyphen/>
        <w:t>нистративного лица образовательного учреждения (заведующего дет</w:t>
        <w:softHyphen/>
        <w:t>ским садом, директора центра и т.д.). При конкретизированном запросе в выписке должны быть определены цель и средства психологического обследования, а в итоге — подтверждение либо опровержение по факту запроса. В случае выписок из карт развития требования к оформлению документа сохраняются с той лишь разницей, что они производятся исключительно по официальным запросам и предостав</w:t>
        <w:softHyphen/>
        <w:t>ляются лицам, компетентным в области детской (возрастной) психо</w:t>
        <w:softHyphen/>
        <w:t>логии и юридически ответственным за данные документы (психологи школ, специализированных учреждений, районные и окружные пси</w:t>
        <w:softHyphen/>
        <w:t>хологические кабинеты, специалисты смежных квалификаций).</w:t>
      </w:r>
    </w:p>
    <w:p>
      <w:pPr>
        <w:pStyle w:val="Normal"/>
        <w:spacing w:lineRule="auto" w:line="240"/>
        <w:ind w:firstLine="720" w:end="0"/>
        <w:rPr/>
      </w:pPr>
      <w:r>
        <w:rPr>
          <w:b/>
          <w:sz w:val="24"/>
        </w:rPr>
        <w:t>Психологическая характеристика</w:t>
      </w:r>
      <w:r>
        <w:rPr>
          <w:sz w:val="24"/>
        </w:rPr>
        <w:t xml:space="preserve"> отражает иной аспект пси</w:t>
        <w:softHyphen/>
        <w:t>хического развития и позволяет при ознакомлении составить пси</w:t>
        <w:softHyphen/>
        <w:t>хологический портрет ребенка либо возрастной группы в целом. Она свободна по форме и не требует визирования административ</w:t>
        <w:softHyphen/>
        <w:t>ных лиц. Речь идет об индивидуальных особенностях развития ре</w:t>
        <w:softHyphen/>
        <w:t>бенка, т.е. особенностях его познавательной и личностно-эмоциональной сферы, психофизиологических нюансах, коммуникатив</w:t>
        <w:softHyphen/>
        <w:t>ных предпочтениях, наличии общих или специальных способнос</w:t>
        <w:softHyphen/>
        <w:t>тей и о многом другом.</w:t>
      </w:r>
    </w:p>
    <w:p>
      <w:pPr>
        <w:pStyle w:val="Normal"/>
        <w:spacing w:lineRule="auto" w:line="240"/>
        <w:ind w:firstLine="720" w:end="0"/>
        <w:rPr/>
      </w:pPr>
      <w:r>
        <w:rPr>
          <w:b/>
          <w:sz w:val="24"/>
        </w:rPr>
        <w:t>Психологическое заключение</w:t>
      </w:r>
      <w:r>
        <w:rPr>
          <w:sz w:val="24"/>
        </w:rPr>
        <w:t xml:space="preserve"> является основной рабочей документацией психолога.</w:t>
      </w:r>
    </w:p>
    <w:p>
      <w:pPr>
        <w:pStyle w:val="Normal"/>
        <w:spacing w:lineRule="auto" w:line="240"/>
        <w:ind w:firstLine="720" w:end="0"/>
        <w:rPr/>
      </w:pPr>
      <w:r>
        <w:rPr>
          <w:sz w:val="24"/>
        </w:rPr>
        <w:t xml:space="preserve">В настоящее время при высокой вариативности научно-теоретических позиций и профессиональных технологий у практических </w:t>
      </w:r>
      <w:del w:id="228" w:author="ORPM" w:date="2001-03-22T17:04:00Z">
        <w:r>
          <w:rPr>
            <w:sz w:val="24"/>
          </w:rPr>
          <w:delText>(</w:delText>
        </w:r>
      </w:del>
      <w:r>
        <w:rPr>
          <w:sz w:val="24"/>
        </w:rPr>
        <w:t>психологов наблюдается дифференциация психологических заклю</w:t>
        <w:softHyphen/>
        <w:t>чений как по форме, так и по содержанию. Это связано, во-первых, с различением представлений психологов о психическом развитии, механизмах и средствах динамики психических процессов, во-вто</w:t>
        <w:softHyphen/>
        <w:t>рых, с различением психодиагностических технологий, находящих</w:t>
        <w:softHyphen/>
        <w:t>ся в компетенции психологов. Именно эти условия способствуют разработке содержания основной документации психолога.</w:t>
      </w:r>
    </w:p>
    <w:p>
      <w:pPr>
        <w:pStyle w:val="Normal"/>
        <w:spacing w:lineRule="auto" w:line="240"/>
        <w:ind w:firstLine="720" w:end="0"/>
        <w:rPr>
          <w:sz w:val="24"/>
        </w:rPr>
      </w:pPr>
      <w:r>
        <w:rPr>
          <w:sz w:val="24"/>
        </w:rPr>
        <w:t xml:space="preserve">Встречается несколько вариантов психологического заключения. </w:t>
      </w:r>
    </w:p>
    <w:p>
      <w:pPr>
        <w:pStyle w:val="Normal"/>
        <w:spacing w:lineRule="auto" w:line="240"/>
        <w:ind w:firstLine="720" w:end="0"/>
        <w:rPr/>
      </w:pPr>
      <w:r>
        <w:rPr>
          <w:sz w:val="24"/>
        </w:rPr>
        <w:t>Вариант I. Структурирование по парциальным параметрам психического развития. В таких психологических заключениях чаще всего присутствуют отдельные показатели координации моторики, навыков идентификационного письма, обучаемости, мотива</w:t>
      </w:r>
      <w:del w:id="229" w:author="ORPM" w:date="2001-03-22T17:04:00Z">
        <w:r>
          <w:rPr>
            <w:sz w:val="24"/>
          </w:rPr>
          <w:delText>-</w:delText>
        </w:r>
      </w:del>
      <w:r>
        <w:rPr>
          <w:sz w:val="24"/>
        </w:rPr>
        <w:t>ционно-потребностной и интеллектуальной зрелости. Данный вид психологического заключения может использоваться при частичных психологических обследованиях, как-то «Готовность к школе».</w:t>
      </w:r>
    </w:p>
    <w:p>
      <w:pPr>
        <w:pStyle w:val="Normal"/>
        <w:spacing w:lineRule="auto" w:line="240"/>
        <w:ind w:firstLine="720" w:end="0"/>
        <w:rPr/>
      </w:pPr>
      <w:r>
        <w:rPr>
          <w:sz w:val="24"/>
        </w:rPr>
        <w:t xml:space="preserve">Вариант II. Структурирование по комплексным параметрам, включающее показатели психофизического развития ребенка, а </w:t>
      </w:r>
      <w:del w:id="230" w:author="ORPM" w:date="2001-03-22T17:04:00Z">
        <w:r>
          <w:rPr>
            <w:sz w:val="24"/>
          </w:rPr>
          <w:delText>И</w:delText>
        </w:r>
      </w:del>
      <w:r>
        <w:rPr>
          <w:sz w:val="24"/>
        </w:rPr>
        <w:t>также оценку его воспитания и образования. Здесь присутствует совокупность информативных данных о количестве воспроизведен</w:t>
        <w:softHyphen/>
        <w:t>ных стихотворных текстов, параметров роста, объема грудной клет</w:t>
        <w:softHyphen/>
        <w:t>ки, навыков вежливого поведения и т.д. Недостатком данного вида структурирования является отсутствие единого аналитического пространства (психологического). В некоторых случаях использует</w:t>
        <w:softHyphen/>
        <w:t>ся при оценке возрастного развития детей.</w:t>
      </w:r>
    </w:p>
    <w:p>
      <w:pPr>
        <w:pStyle w:val="Normal"/>
        <w:spacing w:lineRule="auto" w:line="240"/>
        <w:ind w:firstLine="720" w:end="0"/>
        <w:rPr>
          <w:sz w:val="24"/>
        </w:rPr>
      </w:pPr>
      <w:r>
        <w:rPr>
          <w:sz w:val="24"/>
        </w:rPr>
        <w:t>Оба варианта психологического заключения не отражают пол</w:t>
        <w:softHyphen/>
        <w:t>ную картину психического развития ребенка на определенном воз</w:t>
        <w:softHyphen/>
        <w:t>растном этапе.</w:t>
      </w:r>
    </w:p>
    <w:p>
      <w:pPr>
        <w:pStyle w:val="Normal"/>
        <w:spacing w:lineRule="auto" w:line="240"/>
        <w:ind w:firstLine="720" w:end="0"/>
        <w:rPr>
          <w:sz w:val="24"/>
        </w:rPr>
      </w:pPr>
      <w:r>
        <w:rPr>
          <w:sz w:val="24"/>
        </w:rPr>
        <w:t>Психологическое заключение должно быть структурировано в соответствии с концептуальными представлениями психолога о процессе психического развития применительно к дошкольному возрасту, где каждый возрастной этап имеет свою специфику (ново</w:t>
        <w:softHyphen/>
        <w:t>образования), количественную и качественную динамику развития.</w:t>
      </w:r>
    </w:p>
    <w:p>
      <w:pPr>
        <w:pStyle w:val="Normal"/>
        <w:spacing w:lineRule="auto" w:line="240"/>
        <w:ind w:firstLine="720" w:end="0"/>
        <w:rPr/>
      </w:pPr>
      <w:r>
        <w:rPr>
          <w:sz w:val="24"/>
        </w:rPr>
        <w:t>Следовательно, в контексте дошкольной психологической служ</w:t>
        <w:softHyphen/>
        <w:t>бы психологическое заключение как фиксация особенностей разви</w:t>
        <w:softHyphen/>
        <w:t>тия ребенка на данном возрастном этапе должно быть дифференци</w:t>
        <w:softHyphen/>
        <w:t>рован</w:t>
      </w:r>
      <w:ins w:id="231" w:author="ORPM" w:date="2001-03-22T17:05:00Z">
        <w:r>
          <w:rPr>
            <w:sz w:val="24"/>
          </w:rPr>
          <w:t>н</w:t>
        </w:r>
      </w:ins>
      <w:del w:id="232" w:author="ORPM" w:date="2001-03-22T17:04:00Z">
        <w:r>
          <w:rPr>
            <w:sz w:val="24"/>
          </w:rPr>
          <w:delText>ие</w:delText>
        </w:r>
      </w:del>
      <w:ins w:id="233" w:author="ORPM" w:date="2001-03-22T17:04:00Z">
        <w:r>
          <w:rPr>
            <w:sz w:val="24"/>
          </w:rPr>
          <w:t>о</w:t>
        </w:r>
      </w:ins>
      <w:r>
        <w:rPr>
          <w:sz w:val="24"/>
        </w:rPr>
        <w:t xml:space="preserve"> по возрастному принципу:</w:t>
      </w:r>
    </w:p>
    <w:p>
      <w:pPr>
        <w:pStyle w:val="Normal"/>
        <w:spacing w:lineRule="auto" w:line="240"/>
        <w:ind w:firstLine="720" w:end="0"/>
        <w:rPr/>
      </w:pPr>
      <w:r>
        <w:rPr>
          <w:sz w:val="24"/>
        </w:rPr>
        <w:t xml:space="preserve">Психологическое заключение формы </w:t>
      </w:r>
      <w:r>
        <w:rPr>
          <w:i/>
          <w:sz w:val="24"/>
        </w:rPr>
        <w:t xml:space="preserve">А </w:t>
      </w:r>
      <w:del w:id="234" w:author="ORPM" w:date="2001-03-22T17:05:00Z">
        <w:r>
          <w:rPr>
            <w:i/>
            <w:sz w:val="24"/>
          </w:rPr>
          <w:delText>—</w:delText>
        </w:r>
      </w:del>
      <w:ins w:id="235" w:author="ORPM" w:date="2001-03-22T17:05:00Z">
        <w:r>
          <w:rPr>
            <w:i/>
            <w:sz w:val="24"/>
          </w:rPr>
          <w:t>–</w:t>
        </w:r>
      </w:ins>
      <w:r>
        <w:rPr>
          <w:sz w:val="24"/>
        </w:rPr>
        <w:t xml:space="preserve"> фиксирует данные диагностического обследования детей 3—4 лет (младший дошколь</w:t>
        <w:softHyphen/>
        <w:t>ный возраст).</w:t>
      </w:r>
    </w:p>
    <w:p>
      <w:pPr>
        <w:pStyle w:val="Normal"/>
        <w:spacing w:lineRule="auto" w:line="240"/>
        <w:ind w:firstLine="720" w:end="0"/>
        <w:rPr/>
      </w:pPr>
      <w:r>
        <w:rPr>
          <w:sz w:val="24"/>
        </w:rPr>
        <w:t xml:space="preserve">Психологическое заключение формы </w:t>
      </w:r>
      <w:r>
        <w:rPr>
          <w:i/>
          <w:sz w:val="24"/>
        </w:rPr>
        <w:t xml:space="preserve">В </w:t>
      </w:r>
      <w:ins w:id="236" w:author="ORPM" w:date="2001-03-22T17:05:00Z">
        <w:r>
          <w:rPr>
            <w:i/>
            <w:sz w:val="24"/>
          </w:rPr>
          <w:t>–</w:t>
        </w:r>
      </w:ins>
      <w:del w:id="237" w:author="ORPM" w:date="2001-03-22T17:05:00Z">
        <w:r>
          <w:rPr>
            <w:i/>
            <w:sz w:val="24"/>
          </w:rPr>
          <w:delText>—</w:delText>
        </w:r>
      </w:del>
      <w:r>
        <w:rPr>
          <w:sz w:val="24"/>
        </w:rPr>
        <w:t xml:space="preserve"> фиксирует данные диа</w:t>
        <w:softHyphen/>
        <w:t>гностического обследования детей 4—5 лет (средний дошкольный возраст).</w:t>
      </w:r>
    </w:p>
    <w:p>
      <w:pPr>
        <w:pStyle w:val="Normal"/>
        <w:spacing w:lineRule="auto" w:line="240"/>
        <w:ind w:firstLine="720" w:end="0"/>
        <w:rPr>
          <w:sz w:val="24"/>
        </w:rPr>
      </w:pPr>
      <w:r>
        <w:rPr>
          <w:sz w:val="24"/>
        </w:rPr>
        <w:t xml:space="preserve">Психологическое заключение формы С </w:t>
      </w:r>
      <w:ins w:id="238" w:author="ORPM" w:date="2001-03-22T17:05:00Z">
        <w:r>
          <w:rPr>
            <w:sz w:val="24"/>
          </w:rPr>
          <w:t>–</w:t>
        </w:r>
      </w:ins>
      <w:del w:id="239" w:author="ORPM" w:date="2001-03-22T17:05:00Z">
        <w:r>
          <w:rPr>
            <w:sz w:val="24"/>
          </w:rPr>
          <w:delText>-</w:delText>
        </w:r>
      </w:del>
      <w:r>
        <w:rPr>
          <w:sz w:val="24"/>
        </w:rPr>
        <w:t xml:space="preserve"> фиксирует данные диа</w:t>
        <w:softHyphen/>
        <w:t>гностического обследования детей 6—7 лет (старший дошкольный возраст).</w:t>
      </w:r>
    </w:p>
    <w:p>
      <w:pPr>
        <w:pStyle w:val="Normal"/>
        <w:spacing w:lineRule="auto" w:line="240"/>
        <w:ind w:firstLine="720" w:end="0"/>
        <w:rPr/>
      </w:pPr>
      <w:r>
        <w:rPr>
          <w:sz w:val="24"/>
        </w:rPr>
        <w:t>Опираясь на поликонцептуальный принцип, в психологическом заключении должны быть отражены показатели познавательного, личностно-эмоционального и коммуникативного развития ребенка, а также его психофизиологические и другие особенности. Кроме фиксации значений различных показателей, психологическое за</w:t>
      </w:r>
      <w:del w:id="240" w:author="ORPM" w:date="2001-03-22T17:05:00Z">
        <w:r>
          <w:rPr>
            <w:sz w:val="24"/>
          </w:rPr>
          <w:delText>-</w:delText>
        </w:r>
      </w:del>
      <w:r>
        <w:rPr>
          <w:sz w:val="24"/>
        </w:rPr>
        <w:t>ключение включает в себя анализ соответствия возрастным уров</w:t>
        <w:softHyphen/>
        <w:t>ням и этапам развития психики, а также необходимость коррекци-онно-профилактических воздействий либо развивающих программ. Таким образом, в структуру психологического заключения должны входить следующие блоки:</w:t>
      </w:r>
    </w:p>
    <w:p>
      <w:pPr>
        <w:pStyle w:val="Normal"/>
        <w:spacing w:lineRule="auto" w:line="240"/>
        <w:ind w:firstLine="720" w:end="0"/>
        <w:rPr/>
      </w:pPr>
      <w:r>
        <w:rPr>
          <w:i/>
          <w:sz w:val="24"/>
        </w:rPr>
        <w:t>Общие характеристики возрастного развития</w:t>
      </w:r>
      <w:r>
        <w:rPr>
          <w:sz w:val="24"/>
        </w:rPr>
        <w:t xml:space="preserve"> на основе особеннос</w:t>
        <w:softHyphen/>
        <w:t>тей психофизического, психофизиологического характера, адапта</w:t>
        <w:softHyphen/>
        <w:t>ционного и двигательного комплексов.</w:t>
      </w:r>
    </w:p>
    <w:p>
      <w:pPr>
        <w:pStyle w:val="Normal"/>
        <w:spacing w:lineRule="auto" w:line="240"/>
        <w:ind w:firstLine="720" w:end="0"/>
        <w:rPr/>
      </w:pPr>
      <w:r>
        <w:rPr>
          <w:i/>
          <w:sz w:val="24"/>
        </w:rPr>
        <w:t>Познавательное развитие</w:t>
      </w:r>
      <w:r>
        <w:rPr>
          <w:sz w:val="24"/>
        </w:rPr>
        <w:t xml:space="preserve"> на</w:t>
      </w:r>
      <w:r>
        <w:rPr>
          <w:b/>
          <w:sz w:val="24"/>
        </w:rPr>
        <w:t xml:space="preserve"> </w:t>
      </w:r>
      <w:r>
        <w:rPr>
          <w:sz w:val="24"/>
        </w:rPr>
        <w:t>основе характеристик познаватель</w:t>
        <w:softHyphen/>
        <w:t>ных процессов и речевой функции.</w:t>
      </w:r>
    </w:p>
    <w:p>
      <w:pPr>
        <w:pStyle w:val="Normal"/>
        <w:spacing w:lineRule="auto" w:line="240"/>
        <w:ind w:firstLine="720" w:end="0"/>
        <w:rPr/>
      </w:pPr>
      <w:r>
        <w:rPr>
          <w:i/>
          <w:sz w:val="24"/>
        </w:rPr>
        <w:t>Личностно-эмоционалъное развитие</w:t>
      </w:r>
      <w:r>
        <w:rPr>
          <w:sz w:val="24"/>
        </w:rPr>
        <w:t xml:space="preserve"> на основе характеристик самосознания, мотивационно-потребностной, эмоциональной, ценност</w:t>
        <w:softHyphen/>
        <w:t>ной сфер.</w:t>
      </w:r>
    </w:p>
    <w:p>
      <w:pPr>
        <w:pStyle w:val="Normal"/>
        <w:spacing w:lineRule="auto" w:line="240"/>
        <w:ind w:firstLine="720" w:end="0"/>
        <w:rPr/>
      </w:pPr>
      <w:r>
        <w:rPr>
          <w:i/>
          <w:sz w:val="24"/>
        </w:rPr>
        <w:t>Коммуникативное развитие</w:t>
      </w:r>
      <w:r>
        <w:rPr>
          <w:b/>
          <w:sz w:val="24"/>
        </w:rPr>
        <w:t xml:space="preserve"> </w:t>
      </w:r>
      <w:r>
        <w:rPr>
          <w:sz w:val="24"/>
        </w:rPr>
        <w:t>на основе характеристик средств и позиций общения, конфликтности.</w:t>
      </w:r>
    </w:p>
    <w:p>
      <w:pPr>
        <w:pStyle w:val="Normal"/>
        <w:spacing w:lineRule="auto" w:line="240"/>
        <w:ind w:firstLine="720" w:end="0"/>
        <w:rPr/>
      </w:pPr>
      <w:r>
        <w:rPr>
          <w:i/>
          <w:sz w:val="24"/>
        </w:rPr>
        <w:t>Детская компетентность</w:t>
      </w:r>
      <w:r>
        <w:rPr>
          <w:sz w:val="24"/>
        </w:rPr>
        <w:t xml:space="preserve"> на основе характеристик актуализации и содержания продуктивных и процессуальных видов детской деятельности.</w:t>
      </w:r>
    </w:p>
    <w:p>
      <w:pPr>
        <w:pStyle w:val="Normal"/>
        <w:spacing w:lineRule="auto" w:line="240"/>
        <w:ind w:firstLine="720" w:end="0"/>
        <w:rPr>
          <w:sz w:val="24"/>
          <w:ins w:id="241" w:author="ORPM" w:date="2001-03-22T17:05:00Z"/>
        </w:rPr>
      </w:pPr>
      <w:r>
        <w:rPr>
          <w:i/>
          <w:sz w:val="24"/>
        </w:rPr>
        <w:t>Готовность к школе</w:t>
      </w:r>
      <w:r>
        <w:rPr>
          <w:sz w:val="24"/>
        </w:rPr>
        <w:t xml:space="preserve"> на основе характеристик сформированности предпосылок к учебной деятельности и обучаемости. </w:t>
      </w:r>
    </w:p>
    <w:p>
      <w:pPr>
        <w:pStyle w:val="Normal"/>
        <w:spacing w:lineRule="auto" w:line="240"/>
        <w:ind w:firstLine="720" w:end="0"/>
        <w:rPr>
          <w:sz w:val="24"/>
        </w:rPr>
      </w:pPr>
      <w:r>
        <w:rPr>
          <w:sz w:val="24"/>
        </w:rPr>
        <w:t>Далее — блоки констатации общего вывода и необходимости профессионального вмешательства:</w:t>
      </w:r>
    </w:p>
    <w:p>
      <w:pPr>
        <w:pStyle w:val="Normal"/>
        <w:spacing w:lineRule="auto" w:line="240"/>
        <w:ind w:firstLine="720" w:end="0"/>
        <w:rPr>
          <w:i/>
          <w:i/>
          <w:sz w:val="24"/>
        </w:rPr>
      </w:pPr>
      <w:r>
        <w:rPr>
          <w:i/>
          <w:sz w:val="24"/>
        </w:rPr>
        <w:t xml:space="preserve">Особенности развития. </w:t>
      </w:r>
    </w:p>
    <w:p>
      <w:pPr>
        <w:pStyle w:val="Normal"/>
        <w:spacing w:lineRule="auto" w:line="240"/>
        <w:ind w:firstLine="720" w:end="0"/>
        <w:rPr/>
      </w:pPr>
      <w:r>
        <w:rPr>
          <w:i/>
          <w:sz w:val="24"/>
        </w:rPr>
        <w:t>Проблем</w:t>
      </w:r>
      <w:ins w:id="242" w:author="ORPM" w:date="2001-03-22T17:05:00Z">
        <w:r>
          <w:rPr>
            <w:i/>
            <w:sz w:val="24"/>
          </w:rPr>
          <w:t>ы</w:t>
        </w:r>
      </w:ins>
      <w:del w:id="243" w:author="ORPM" w:date="2001-03-22T17:05:00Z">
        <w:r>
          <w:rPr>
            <w:i/>
            <w:sz w:val="24"/>
          </w:rPr>
          <w:delText>ы,</w:delText>
        </w:r>
      </w:del>
      <w:r>
        <w:rPr>
          <w:i/>
          <w:sz w:val="24"/>
        </w:rPr>
        <w:t xml:space="preserve"> развития. </w:t>
      </w:r>
    </w:p>
    <w:p>
      <w:pPr>
        <w:pStyle w:val="Normal"/>
        <w:spacing w:lineRule="auto" w:line="240"/>
        <w:ind w:firstLine="720" w:end="0"/>
        <w:rPr>
          <w:i/>
          <w:i/>
          <w:sz w:val="24"/>
        </w:rPr>
      </w:pPr>
      <w:r>
        <w:rPr>
          <w:i/>
          <w:sz w:val="24"/>
        </w:rPr>
        <w:t xml:space="preserve">Прогноз развития. </w:t>
      </w:r>
    </w:p>
    <w:p>
      <w:pPr>
        <w:pStyle w:val="Normal"/>
        <w:spacing w:lineRule="auto" w:line="240"/>
        <w:ind w:firstLine="720" w:end="0"/>
        <w:rPr/>
      </w:pPr>
      <w:r>
        <w:rPr>
          <w:i/>
          <w:sz w:val="24"/>
        </w:rPr>
        <w:t>Рекомендации</w:t>
      </w:r>
      <w:r>
        <w:rPr>
          <w:sz w:val="24"/>
        </w:rPr>
        <w:t xml:space="preserve"> (см.</w:t>
      </w:r>
      <w:r>
        <w:rPr>
          <w:b/>
          <w:sz w:val="24"/>
        </w:rPr>
        <w:t xml:space="preserve"> </w:t>
      </w:r>
      <w:r>
        <w:rPr>
          <w:sz w:val="24"/>
        </w:rPr>
        <w:t>Приложение 1).</w:t>
      </w:r>
    </w:p>
    <w:p>
      <w:pPr>
        <w:pStyle w:val="Normal"/>
        <w:spacing w:lineRule="auto" w:line="240"/>
        <w:ind w:firstLine="720" w:end="0"/>
        <w:rPr/>
      </w:pPr>
      <w:r>
        <w:rPr>
          <w:b/>
          <w:sz w:val="24"/>
        </w:rPr>
        <w:t>Коррекционная карта</w:t>
      </w:r>
      <w:r>
        <w:rPr>
          <w:sz w:val="24"/>
        </w:rPr>
        <w:t xml:space="preserve"> представляет собой развернутую «карти</w:t>
        <w:softHyphen/>
        <w:t>ну» психологических воздействий с определением коррекционной стратегии и тактики, т.е. программы. В коррекционной карте отра</w:t>
        <w:softHyphen/>
        <w:t>жаются:</w:t>
      </w:r>
    </w:p>
    <w:p>
      <w:pPr>
        <w:pStyle w:val="Normal"/>
        <w:spacing w:lineRule="auto" w:line="240"/>
        <w:ind w:firstLine="720" w:end="0"/>
        <w:rPr>
          <w:sz w:val="24"/>
        </w:rPr>
      </w:pPr>
      <w:r>
        <w:rPr>
          <w:sz w:val="24"/>
        </w:rPr>
        <w:t xml:space="preserve">— </w:t>
      </w:r>
      <w:r>
        <w:rPr>
          <w:sz w:val="24"/>
        </w:rPr>
        <w:t>исходные данные (Ф.И.О., возраст ребенка или код ребенка);</w:t>
      </w:r>
    </w:p>
    <w:p>
      <w:pPr>
        <w:pStyle w:val="Normal"/>
        <w:spacing w:lineRule="auto" w:line="240"/>
        <w:ind w:firstLine="720" w:end="0"/>
        <w:rPr>
          <w:sz w:val="24"/>
        </w:rPr>
      </w:pPr>
      <w:r>
        <w:rPr>
          <w:sz w:val="24"/>
        </w:rPr>
        <w:t xml:space="preserve">— </w:t>
      </w:r>
      <w:r>
        <w:rPr>
          <w:sz w:val="24"/>
        </w:rPr>
        <w:t>исходная проблематика (особенности отклонений и наруше</w:t>
        <w:softHyphen/>
        <w:t>ний психического развития ребенка), дифференцируется на осно</w:t>
        <w:softHyphen/>
        <w:t>вании психологического заключения (типологического диагноза);</w:t>
      </w:r>
    </w:p>
    <w:p>
      <w:pPr>
        <w:pStyle w:val="Normal"/>
        <w:spacing w:lineRule="auto" w:line="240"/>
        <w:ind w:firstLine="720" w:end="0"/>
        <w:rPr/>
      </w:pPr>
      <w:r>
        <w:rPr>
          <w:sz w:val="24"/>
        </w:rPr>
        <w:t xml:space="preserve">— </w:t>
      </w:r>
      <w:r>
        <w:rPr>
          <w:sz w:val="24"/>
        </w:rPr>
        <w:t>тип и форма корр</w:t>
      </w:r>
      <w:del w:id="244" w:author="ORPM" w:date="2001-03-22T17:06:00Z">
        <w:r>
          <w:rPr>
            <w:sz w:val="24"/>
          </w:rPr>
          <w:delText>с</w:delText>
        </w:r>
      </w:del>
      <w:ins w:id="245" w:author="ORPM" w:date="2001-03-22T17:06:00Z">
        <w:r>
          <w:rPr>
            <w:sz w:val="24"/>
          </w:rPr>
          <w:t>е</w:t>
        </w:r>
      </w:ins>
      <w:r>
        <w:rPr>
          <w:sz w:val="24"/>
        </w:rPr>
        <w:t>кционных воздействий (индивидуальные и групповые формы психотерапии либо психокоррекции);</w:t>
      </w:r>
    </w:p>
    <w:p>
      <w:pPr>
        <w:pStyle w:val="Normal"/>
        <w:spacing w:lineRule="auto" w:line="240"/>
        <w:ind w:firstLine="720" w:end="0"/>
        <w:rPr>
          <w:sz w:val="24"/>
        </w:rPr>
      </w:pPr>
      <w:r>
        <w:rPr>
          <w:sz w:val="24"/>
        </w:rPr>
        <w:t xml:space="preserve">— </w:t>
      </w:r>
      <w:r>
        <w:rPr>
          <w:sz w:val="24"/>
        </w:rPr>
        <w:t>средства коррекционных воздействий (изобразительные, иг</w:t>
        <w:softHyphen/>
        <w:t>ровые, музыкальные и т.д);</w:t>
      </w:r>
    </w:p>
    <w:p>
      <w:pPr>
        <w:pStyle w:val="Normal"/>
        <w:spacing w:lineRule="auto" w:line="240"/>
        <w:ind w:firstLine="720" w:end="0"/>
        <w:rPr/>
      </w:pPr>
      <w:r>
        <w:rPr>
          <w:sz w:val="24"/>
        </w:rPr>
        <w:t xml:space="preserve">— </w:t>
      </w:r>
      <w:r>
        <w:rPr>
          <w:sz w:val="24"/>
        </w:rPr>
        <w:t>сроки коррекционных воздействий с дифференциацией на</w:t>
      </w:r>
      <w:r>
        <w:rPr>
          <w:b/>
          <w:sz w:val="24"/>
        </w:rPr>
        <w:t xml:space="preserve"> </w:t>
      </w:r>
      <w:r>
        <w:rPr>
          <w:sz w:val="24"/>
        </w:rPr>
        <w:t>этапы (количество занятий в цикле);</w:t>
      </w:r>
    </w:p>
    <w:p>
      <w:pPr>
        <w:pStyle w:val="Normal"/>
        <w:spacing w:lineRule="auto" w:line="240"/>
        <w:ind w:firstLine="720" w:end="0"/>
        <w:rPr>
          <w:sz w:val="24"/>
        </w:rPr>
      </w:pPr>
      <w:r>
        <w:rPr>
          <w:sz w:val="24"/>
        </w:rPr>
        <w:t xml:space="preserve">— </w:t>
      </w:r>
      <w:r>
        <w:rPr>
          <w:sz w:val="24"/>
        </w:rPr>
        <w:t>рекомендации педагогам и родителям по организации режи</w:t>
        <w:softHyphen/>
        <w:t>ма жизнедеятельности ребенка на протяжении коррекционных воз</w:t>
        <w:softHyphen/>
        <w:t>действий;</w:t>
      </w:r>
    </w:p>
    <w:p>
      <w:pPr>
        <w:pStyle w:val="Normal"/>
        <w:spacing w:lineRule="auto" w:line="240"/>
        <w:ind w:firstLine="720" w:end="0"/>
        <w:rPr>
          <w:sz w:val="24"/>
        </w:rPr>
      </w:pPr>
      <w:r>
        <w:rPr>
          <w:sz w:val="24"/>
        </w:rPr>
        <w:t xml:space="preserve">— </w:t>
      </w:r>
      <w:r>
        <w:rPr>
          <w:sz w:val="24"/>
        </w:rPr>
        <w:t>динамика психологических изменений в ходе коррекционных воздействий на основе эпикриза (резюме) к каждому занятию цикла;</w:t>
      </w:r>
    </w:p>
    <w:p>
      <w:pPr>
        <w:pStyle w:val="Normal"/>
        <w:numPr>
          <w:ilvl w:val="0"/>
          <w:numId w:val="3"/>
        </w:numPr>
        <w:spacing w:lineRule="auto" w:line="240"/>
        <w:rPr>
          <w:sz w:val="24"/>
        </w:rPr>
      </w:pPr>
      <w:r>
        <w:rPr>
          <w:sz w:val="24"/>
        </w:rPr>
        <w:t>выпускающая характеристика с общими рекомендациями.</w:t>
      </w:r>
    </w:p>
    <w:p>
      <w:pPr>
        <w:pStyle w:val="Normal"/>
        <w:spacing w:lineRule="auto" w:line="240"/>
        <w:ind w:firstLine="720" w:end="0"/>
        <w:rPr/>
      </w:pPr>
      <w:r>
        <w:rPr>
          <w:sz w:val="24"/>
        </w:rPr>
        <w:t>Теперь остановимся на</w:t>
      </w:r>
      <w:r>
        <w:rPr>
          <w:b/>
          <w:sz w:val="24"/>
        </w:rPr>
        <w:t xml:space="preserve"> протоколах диагностических обследо</w:t>
        <w:softHyphen/>
        <w:t>ваний, коррекционных занятий, бесед, интервью.</w:t>
      </w:r>
      <w:r>
        <w:rPr>
          <w:sz w:val="24"/>
        </w:rPr>
        <w:t xml:space="preserve"> Протокол в данном случае рассматривается как форма фиксации особенностей процессуального хода взаимодействия психолога с ребенком — взрослым.</w:t>
      </w:r>
    </w:p>
    <w:p>
      <w:pPr>
        <w:pStyle w:val="Normal"/>
        <w:spacing w:lineRule="auto" w:line="240"/>
        <w:ind w:firstLine="720" w:end="0"/>
        <w:rPr>
          <w:sz w:val="24"/>
        </w:rPr>
      </w:pPr>
      <w:r>
        <w:rPr>
          <w:sz w:val="24"/>
        </w:rPr>
        <w:t>Чаще всего протокол оформляется в виде таблицы или свободного описания психологических процедур. Требования касаются лишь еди</w:t>
        <w:softHyphen/>
        <w:t>ниц фиксирования. К ним относятся: поведенческие реакции (мими</w:t>
        <w:softHyphen/>
        <w:t>ческие и пантомимические проявления), вербальное сопровождение деятельности, динамика эмоциональных состояний и стеничности. Кроме того, обязательным является фиксация вводных данных с кодом ребенка, датой и временем проведения психологической проце</w:t>
        <w:softHyphen/>
        <w:t>дуры. Некоторые методики и тесты имеют специальные формы протоколов. В этом случае они входят в пакет инструментария.</w:t>
      </w:r>
    </w:p>
    <w:p>
      <w:pPr>
        <w:pStyle w:val="Normal"/>
        <w:spacing w:lineRule="auto" w:line="240"/>
        <w:ind w:firstLine="720" w:end="0"/>
        <w:rPr>
          <w:sz w:val="24"/>
        </w:rPr>
      </w:pPr>
      <w:r>
        <w:rPr>
          <w:sz w:val="24"/>
        </w:rPr>
        <w:t>Особенность оформления данного вида документации заключа</w:t>
        <w:softHyphen/>
        <w:t>ется в том, что заполнение его происходит непосредственно в про</w:t>
        <w:softHyphen/>
        <w:t>цессе того или иного вида психологической деятельности, т.е.</w:t>
      </w:r>
      <w:r>
        <w:rPr>
          <w:b/>
          <w:sz w:val="24"/>
        </w:rPr>
        <w:t xml:space="preserve"> </w:t>
      </w:r>
      <w:r>
        <w:rPr>
          <w:sz w:val="24"/>
        </w:rPr>
        <w:t>во время выполнения диагностических или коррекционных заданий. Исключение составляют лишь протоколы бесед. Они чаще всего за</w:t>
        <w:softHyphen/>
        <w:t>полняются</w:t>
      </w:r>
      <w:r>
        <w:rPr>
          <w:sz w:val="24"/>
          <w:lang w:val="en-US"/>
        </w:rPr>
        <w:t xml:space="preserve"> </w:t>
      </w:r>
      <w:r>
        <w:rPr>
          <w:i/>
          <w:sz w:val="24"/>
          <w:lang w:val="en-US"/>
        </w:rPr>
        <w:t>post factum,</w:t>
      </w:r>
      <w:r>
        <w:rPr>
          <w:sz w:val="24"/>
        </w:rPr>
        <w:t xml:space="preserve"> по окончании процедуры. Это делается с целью создания более естественных условий для диалога</w:t>
      </w:r>
      <w:ins w:id="246" w:author="ORPM" w:date="2001-03-22T17:06:00Z">
        <w:r>
          <w:rPr>
            <w:sz w:val="24"/>
          </w:rPr>
          <w:t>.</w:t>
        </w:r>
      </w:ins>
    </w:p>
    <w:p>
      <w:pPr>
        <w:pStyle w:val="Normal"/>
        <w:spacing w:lineRule="auto" w:line="240"/>
        <w:ind w:firstLine="720" w:end="0"/>
        <w:rPr>
          <w:sz w:val="24"/>
        </w:rPr>
      </w:pPr>
      <w:r>
        <w:rPr>
          <w:sz w:val="24"/>
        </w:rPr>
        <w:t>Иногда психологи используют диктофон при протоколирова</w:t>
        <w:softHyphen/>
        <w:t>нии процедур, предусматривающих активную вербальную деятель</w:t>
        <w:softHyphen/>
        <w:t>ность. Это помогает сфокусировать внимание на других важных по</w:t>
        <w:softHyphen/>
        <w:t>казателях, как-то: личностно-эмоциональные проявления (мимичес</w:t>
        <w:softHyphen/>
        <w:t>кие комплексы, смена ролевых позиций и т.д.) (см. Приложение 2).</w:t>
      </w:r>
    </w:p>
    <w:p>
      <w:pPr>
        <w:pStyle w:val="Normal"/>
        <w:spacing w:lineRule="auto" w:line="240"/>
        <w:ind w:firstLine="720" w:end="0"/>
        <w:rPr>
          <w:sz w:val="24"/>
        </w:rPr>
      </w:pPr>
      <w:r>
        <w:rPr>
          <w:sz w:val="24"/>
        </w:rPr>
        <w:t>Заключительным в перечне специальной документации психо</w:t>
        <w:softHyphen/>
        <w:t>лога является</w:t>
      </w:r>
      <w:r>
        <w:rPr>
          <w:b/>
          <w:sz w:val="24"/>
        </w:rPr>
        <w:t xml:space="preserve"> карта (история) развития как совокупность сведе</w:t>
        <w:softHyphen/>
        <w:t>ний о возрастном развитии ребенка, представленных в онтоге</w:t>
        <w:softHyphen/>
        <w:t>нетическом аспекте.</w:t>
      </w:r>
    </w:p>
    <w:p>
      <w:pPr>
        <w:pStyle w:val="Normal"/>
        <w:spacing w:lineRule="auto" w:line="240"/>
        <w:ind w:firstLine="720" w:end="0"/>
        <w:rPr>
          <w:sz w:val="24"/>
        </w:rPr>
      </w:pPr>
      <w:r>
        <w:rPr>
          <w:sz w:val="24"/>
        </w:rPr>
        <w:t>В карту развития включаются основные анкетные данные, сведе</w:t>
        <w:softHyphen/>
        <w:t>ния о родителях и других членах семьи, а также о социально-быто</w:t>
        <w:softHyphen/>
        <w:t>вых условиях проживания ребенка. Изменения в составе семьи (по</w:t>
        <w:softHyphen/>
        <w:t>теря близких, появление братьев, сестер), смена значимого взрос</w:t>
        <w:softHyphen/>
        <w:t>лого в жизни ребенка, стили семейных взаимоотношений — все эти факты фиксируются и анализируются с психологических позиций.</w:t>
      </w:r>
    </w:p>
    <w:p>
      <w:pPr>
        <w:pStyle w:val="Normal"/>
        <w:spacing w:lineRule="auto" w:line="240"/>
        <w:ind w:firstLine="720" w:end="0"/>
        <w:rPr>
          <w:sz w:val="24"/>
        </w:rPr>
      </w:pPr>
      <w:r>
        <w:rPr>
          <w:sz w:val="24"/>
        </w:rPr>
        <w:t>Существует практика совместного оформления этого документа с медицинским специалистом дошкольного учреждения. Это объясняет</w:t>
        <w:softHyphen/>
        <w:t>ся необходимостью анализа информации об (пре)антенатальном и постнатальном развитии, т.е. особенностях протекания беременности и родов, а также возможных осложнений в период новорожденности. Кроме того, используется анамнез хронических и острых забо</w:t>
        <w:softHyphen/>
        <w:t>леваний в период младенчества и раннего детства, сведения о травмах и операциях, перенесенных ребенком, резюме осмотров специалис</w:t>
        <w:softHyphen/>
        <w:t>тов. Данная информация не является психологической, но способству</w:t>
        <w:softHyphen/>
        <w:t>ет определению причин отклонений в развитии ребенка. Точнее, исключает причины органического и функционального свойств.</w:t>
      </w:r>
    </w:p>
    <w:p>
      <w:pPr>
        <w:pStyle w:val="Normal"/>
        <w:spacing w:lineRule="auto" w:line="240"/>
        <w:ind w:firstLine="720" w:end="0"/>
        <w:rPr>
          <w:sz w:val="24"/>
        </w:rPr>
      </w:pPr>
      <w:r>
        <w:rPr>
          <w:sz w:val="24"/>
        </w:rPr>
        <w:t>Далее фиксируются особенности нервно-психического развития по оценкам возрастных норм (когда ребенок начал держать головку, сидеть, ходить, говорить; развитие пассивной и активной речи; пер</w:t>
        <w:softHyphen/>
        <w:t>вые двигательные и эмоциональные реакции).</w:t>
      </w:r>
    </w:p>
    <w:p>
      <w:pPr>
        <w:pStyle w:val="Normal"/>
        <w:spacing w:lineRule="auto" w:line="240"/>
        <w:ind w:firstLine="720" w:end="0"/>
        <w:rPr>
          <w:sz w:val="24"/>
        </w:rPr>
      </w:pPr>
      <w:r>
        <w:rPr>
          <w:sz w:val="24"/>
        </w:rPr>
        <w:t>Кроме того, в карту развития включаются особенности адапта</w:t>
        <w:softHyphen/>
        <w:t>ции и жизнедеятельности ребенка в дошкольном учреждении и ха</w:t>
        <w:softHyphen/>
        <w:t>рактеристики его взаимодействий со сверстниками.</w:t>
      </w:r>
    </w:p>
    <w:p>
      <w:pPr>
        <w:pStyle w:val="Normal"/>
        <w:spacing w:lineRule="auto" w:line="240"/>
        <w:ind w:firstLine="720" w:end="0"/>
        <w:rPr>
          <w:sz w:val="24"/>
        </w:rPr>
      </w:pPr>
      <w:r>
        <w:rPr>
          <w:sz w:val="24"/>
        </w:rPr>
        <w:t>Что касается оформления данного документа, то он может быть представлен в виде таблицы либо свободного описания по выше</w:t>
        <w:softHyphen/>
        <w:t>перечисленным параметрам физического, нервно-психического и социального развития ребенка на разных возрастных этапах.</w:t>
      </w:r>
    </w:p>
    <w:p>
      <w:pPr>
        <w:pStyle w:val="Normal"/>
        <w:spacing w:lineRule="auto" w:line="240"/>
        <w:ind w:firstLine="720" w:end="0"/>
        <w:rPr>
          <w:i/>
          <w:i/>
          <w:sz w:val="24"/>
        </w:rPr>
      </w:pPr>
      <w:r>
        <w:rPr>
          <w:i/>
          <w:sz w:val="24"/>
        </w:rPr>
      </w:r>
    </w:p>
    <w:p>
      <w:pPr>
        <w:pStyle w:val="Heading2"/>
        <w:keepNext w:val="false"/>
        <w:rPr/>
      </w:pPr>
      <w:bookmarkStart w:id="15" w:name="__RefHeading___Toc511554718"/>
      <w:bookmarkEnd w:id="15"/>
      <w:r>
        <w:rPr/>
        <w:t>2.5. Opганизaциoннo-мeтoдичecкaя докумeнтация</w:t>
      </w:r>
    </w:p>
    <w:p>
      <w:pPr>
        <w:pStyle w:val="Heading2"/>
        <w:keepNext w:val="false"/>
        <w:rPr/>
      </w:pPr>
      <w:r>
        <w:rPr/>
      </w:r>
    </w:p>
    <w:p>
      <w:pPr>
        <w:pStyle w:val="Normal"/>
        <w:spacing w:lineRule="auto" w:line="240"/>
        <w:ind w:firstLine="720" w:end="0"/>
        <w:rPr>
          <w:sz w:val="24"/>
        </w:rPr>
      </w:pPr>
      <w:r>
        <w:rPr>
          <w:sz w:val="24"/>
        </w:rPr>
        <w:t>Целью организационно-методической документации является орга</w:t>
        <w:softHyphen/>
        <w:t>низация, планирование и методическое обеспечение профессио</w:t>
        <w:softHyphen/>
        <w:t>нальной деятельности практического психолога. По причине пере</w:t>
        <w:softHyphen/>
        <w:t>сечения психологической деятельности с процессами воспитания и обучения детей специалисту данного профиля требуется особый блок документальных средств, определяющих как границы психоло</w:t>
        <w:softHyphen/>
        <w:t>гических воздействий, так и зоны их проникновения в педагогичес</w:t>
        <w:softHyphen/>
        <w:t>кое пространство.</w:t>
      </w:r>
    </w:p>
    <w:p>
      <w:pPr>
        <w:pStyle w:val="BodyTextIndent"/>
        <w:spacing w:lineRule="auto" w:line="240"/>
        <w:rPr/>
      </w:pPr>
      <w:r>
        <w:rPr/>
        <w:t>В организационно-методическую документацию входят: хроно</w:t>
        <w:softHyphen/>
        <w:t>метраж рабочего времени практического психолога в дошкольном учреждении; график работы практического психолога в дошколь</w:t>
        <w:softHyphen/>
        <w:t>ном учреждении; годовой план работы практического психолога (стратегия профессиональной деятельности); дифференцирован</w:t>
        <w:softHyphen/>
        <w:t>ный план работы практического психолога на месяц (программа профессиональной деятельности); журнал и бланки психологичес</w:t>
        <w:softHyphen/>
        <w:t>ких запросов; отчет практического психолога о проделанной рабо</w:t>
        <w:softHyphen/>
        <w:t>те (по итогам за год).</w:t>
      </w:r>
    </w:p>
    <w:p>
      <w:pPr>
        <w:pStyle w:val="Normal"/>
        <w:spacing w:lineRule="auto" w:line="240"/>
        <w:ind w:firstLine="720" w:end="0"/>
        <w:rPr/>
      </w:pPr>
      <w:r>
        <w:rPr>
          <w:b/>
          <w:sz w:val="24"/>
        </w:rPr>
        <w:t>Хронометраж</w:t>
      </w:r>
      <w:r>
        <w:rPr>
          <w:sz w:val="24"/>
        </w:rPr>
        <w:t xml:space="preserve"> — совокупность временных норм, регламентиру</w:t>
        <w:softHyphen/>
        <w:t>ющих выполнение различных видов психологической деятельнос</w:t>
        <w:softHyphen/>
        <w:t>ти. Хронометраж рассчитывается исходя из среднего показателя вре</w:t>
        <w:softHyphen/>
        <w:t>мени выполнения каждого из видов психологической деятельности. Представленный ниже хронометраж рассчитан по стандартам рабоче</w:t>
        <w:softHyphen/>
        <w:t>го времени «практического психолога образования», где средняя норма времени в месяц составляет 144 рабочих часа, соответственно 36 часов в неделю, из которых 12 являются методическими (изучение специальной литературы, освоение новых психологических техноло</w:t>
        <w:softHyphen/>
        <w:t>гий, участие в региональных мероприятиях, например, конференциях и семинарах, коллегиальное консультирование, работа со специалис</w:t>
        <w:softHyphen/>
        <w:t>тами смежной квалификации, оформление документации и т.д.).</w:t>
      </w:r>
    </w:p>
    <w:p>
      <w:pPr>
        <w:pStyle w:val="Normal"/>
        <w:spacing w:lineRule="auto" w:line="240"/>
        <w:ind w:firstLine="720" w:end="0"/>
        <w:rPr>
          <w:i/>
          <w:i/>
          <w:sz w:val="24"/>
          <w:ins w:id="248" w:author="ORPM" w:date="2001-03-22T17:07:00Z"/>
        </w:rPr>
      </w:pPr>
      <w:ins w:id="247" w:author="ORPM" w:date="2001-03-22T17:07:00Z">
        <w:r>
          <w:rPr>
            <w:i/>
            <w:sz w:val="24"/>
          </w:rPr>
        </w:r>
      </w:ins>
    </w:p>
    <w:p>
      <w:pPr>
        <w:pStyle w:val="Normal"/>
        <w:spacing w:lineRule="auto" w:line="240"/>
        <w:ind w:firstLine="720" w:end="0"/>
        <w:rPr/>
      </w:pPr>
      <w:r>
        <w:rPr>
          <w:i/>
          <w:sz w:val="24"/>
        </w:rPr>
        <w:t>Хронометр</w:t>
      </w:r>
      <w:del w:id="249" w:author="ORPM" w:date="2001-03-22T17:06:00Z">
        <w:r>
          <w:rPr>
            <w:i/>
            <w:sz w:val="24"/>
          </w:rPr>
          <w:delText>ов</w:delText>
        </w:r>
      </w:del>
      <w:ins w:id="250" w:author="ORPM" w:date="2001-03-22T17:06:00Z">
        <w:r>
          <w:rPr>
            <w:i/>
            <w:sz w:val="24"/>
          </w:rPr>
          <w:t>аж</w:t>
        </w:r>
      </w:ins>
      <w:r>
        <w:rPr>
          <w:i/>
          <w:sz w:val="24"/>
        </w:rPr>
        <w:t xml:space="preserve"> рабочего времени пра</w:t>
      </w:r>
      <w:del w:id="251" w:author="ORPM" w:date="2001-03-22T17:06:00Z">
        <w:r>
          <w:rPr>
            <w:i/>
            <w:sz w:val="24"/>
          </w:rPr>
          <w:delText>1&lt;</w:delText>
        </w:r>
      </w:del>
      <w:ins w:id="252" w:author="ORPM" w:date="2001-03-22T17:06:00Z">
        <w:r>
          <w:rPr>
            <w:i/>
            <w:sz w:val="24"/>
          </w:rPr>
          <w:t>к</w:t>
        </w:r>
      </w:ins>
      <w:r>
        <w:rPr>
          <w:i/>
          <w:sz w:val="24"/>
        </w:rPr>
        <w:t>тичес</w:t>
      </w:r>
      <w:del w:id="253" w:author="ORPM" w:date="2001-03-22T17:06:00Z">
        <w:r>
          <w:rPr>
            <w:i/>
            <w:sz w:val="24"/>
          </w:rPr>
          <w:delText>1&lt;</w:delText>
        </w:r>
      </w:del>
      <w:ins w:id="254" w:author="ORPM" w:date="2001-03-22T17:06:00Z">
        <w:r>
          <w:rPr>
            <w:i/>
            <w:sz w:val="24"/>
          </w:rPr>
          <w:t>к</w:t>
        </w:r>
      </w:ins>
      <w:r>
        <w:rPr>
          <w:i/>
          <w:sz w:val="24"/>
        </w:rPr>
        <w:t>ого психолога в дош</w:t>
      </w:r>
      <w:del w:id="255" w:author="ORPM" w:date="2001-03-22T17:06:00Z">
        <w:r>
          <w:rPr>
            <w:i/>
            <w:sz w:val="24"/>
          </w:rPr>
          <w:delText>1&lt;</w:delText>
        </w:r>
      </w:del>
      <w:ins w:id="256" w:author="ORPM" w:date="2001-03-22T17:06:00Z">
        <w:r>
          <w:rPr>
            <w:i/>
            <w:sz w:val="24"/>
          </w:rPr>
          <w:t>к</w:t>
        </w:r>
      </w:ins>
      <w:r>
        <w:rPr>
          <w:i/>
          <w:sz w:val="24"/>
        </w:rPr>
        <w:t>ольном учреждении</w:t>
      </w:r>
    </w:p>
    <w:p>
      <w:pPr>
        <w:pStyle w:val="Normal"/>
        <w:spacing w:lineRule="auto" w:line="240"/>
        <w:ind w:firstLine="720" w:end="0"/>
        <w:rPr>
          <w:i/>
          <w:i/>
          <w:sz w:val="24"/>
        </w:rPr>
      </w:pPr>
      <w:r>
        <w:rPr>
          <w:i/>
          <w:sz w:val="24"/>
        </w:rPr>
      </w:r>
    </w:p>
    <w:tbl>
      <w:tblPr>
        <w:tblW w:w="9639" w:type="dxa"/>
        <w:jc w:val="start"/>
        <w:tblInd w:w="182" w:type="dxa"/>
        <w:tblLayout w:type="fixed"/>
        <w:tblCellMar>
          <w:top w:w="0" w:type="dxa"/>
          <w:start w:w="40" w:type="dxa"/>
          <w:bottom w:w="0" w:type="dxa"/>
          <w:end w:w="40" w:type="dxa"/>
        </w:tblCellMar>
      </w:tblPr>
      <w:tblGrid>
        <w:gridCol w:w="6521"/>
        <w:gridCol w:w="1417"/>
        <w:gridCol w:w="1701"/>
      </w:tblGrid>
      <w:tr>
        <w:trPr>
          <w:trHeight w:val="358" w:hRule="exact"/>
        </w:trPr>
        <w:tc>
          <w:tcPr>
            <w:tcW w:w="6521" w:type="dxa"/>
            <w:vMerge w:val="restart"/>
            <w:tcBorders>
              <w:top w:val="single" w:sz="6" w:space="0" w:color="000000"/>
              <w:start w:val="single" w:sz="6" w:space="0" w:color="000000"/>
              <w:end w:val="single" w:sz="6" w:space="0" w:color="000000"/>
            </w:tcBorders>
          </w:tcPr>
          <w:p>
            <w:pPr>
              <w:pStyle w:val="Heading5"/>
              <w:keepNext w:val="false"/>
              <w:rPr/>
            </w:pPr>
            <w:r>
              <w:rPr/>
              <w:t>Вид профессиональной деятельности</w:t>
            </w:r>
          </w:p>
        </w:tc>
        <w:tc>
          <w:tcPr>
            <w:tcW w:w="3118" w:type="dxa"/>
            <w:gridSpan w:val="2"/>
            <w:tcBorders>
              <w:top w:val="single" w:sz="6" w:space="0" w:color="000000"/>
              <w:start w:val="single" w:sz="6" w:space="0" w:color="000000"/>
              <w:bottom w:val="single" w:sz="6" w:space="0" w:color="000000"/>
              <w:end w:val="single" w:sz="6" w:space="0" w:color="000000"/>
            </w:tcBorders>
          </w:tcPr>
          <w:p>
            <w:pPr>
              <w:pStyle w:val="Heading5"/>
              <w:rPr/>
            </w:pPr>
            <w:r>
              <w:rPr/>
              <w:t>Среднее время,</w:t>
            </w:r>
            <w:ins w:id="257" w:author="ORPM" w:date="2001-03-22T17:07:00Z">
              <w:r>
                <w:rPr/>
                <w:t xml:space="preserve"> </w:t>
              </w:r>
            </w:ins>
            <w:r>
              <w:rPr/>
              <w:t>час</w:t>
            </w:r>
          </w:p>
        </w:tc>
      </w:tr>
      <w:tr>
        <w:trPr>
          <w:trHeight w:val="291" w:hRule="exact"/>
        </w:trPr>
        <w:tc>
          <w:tcPr>
            <w:tcW w:w="652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i/>
                <w:i/>
                <w:sz w:val="24"/>
              </w:rPr>
            </w:pPr>
            <w:r>
              <w:rPr>
                <w:i/>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 месяц</w:t>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 неделю</w:t>
            </w:r>
          </w:p>
        </w:tc>
      </w:tr>
      <w:tr>
        <w:trPr>
          <w:trHeight w:val="849"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 xml:space="preserve">Психодиагностика: </w:t>
            </w:r>
          </w:p>
          <w:p>
            <w:pPr>
              <w:pStyle w:val="Normal"/>
              <w:spacing w:lineRule="auto" w:line="240"/>
              <w:ind w:hanging="0" w:end="0"/>
              <w:rPr>
                <w:sz w:val="24"/>
              </w:rPr>
            </w:pPr>
            <w:r>
              <w:rPr>
                <w:sz w:val="24"/>
              </w:rPr>
              <w:t xml:space="preserve">индивидуальная </w:t>
            </w:r>
          </w:p>
          <w:p>
            <w:pPr>
              <w:pStyle w:val="Normal"/>
              <w:spacing w:lineRule="auto" w:line="240"/>
              <w:ind w:hanging="0" w:end="0"/>
              <w:rPr>
                <w:sz w:val="24"/>
              </w:rPr>
            </w:pPr>
            <w:r>
              <w:rPr>
                <w:sz w:val="24"/>
              </w:rPr>
              <w:t>групповая</w:t>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36</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9</w:t>
            </w:r>
          </w:p>
        </w:tc>
      </w:tr>
      <w:tr>
        <w:trPr>
          <w:trHeight w:val="841"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Психопрофилактика и психокоррекция:</w:t>
            </w:r>
          </w:p>
          <w:p>
            <w:pPr>
              <w:pStyle w:val="Normal"/>
              <w:spacing w:lineRule="auto" w:line="240"/>
              <w:ind w:hanging="0" w:end="0"/>
              <w:rPr>
                <w:sz w:val="24"/>
              </w:rPr>
            </w:pPr>
            <w:r>
              <w:rPr>
                <w:sz w:val="24"/>
              </w:rPr>
              <w:t xml:space="preserve">индивидуальная </w:t>
            </w:r>
          </w:p>
          <w:p>
            <w:pPr>
              <w:pStyle w:val="Normal"/>
              <w:spacing w:lineRule="auto" w:line="240"/>
              <w:ind w:hanging="0" w:end="0"/>
              <w:rPr>
                <w:sz w:val="24"/>
              </w:rPr>
            </w:pPr>
            <w:r>
              <w:rPr>
                <w:sz w:val="24"/>
              </w:rPr>
              <w:t>групповая</w:t>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28</w:t>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r>
      <w:tr>
        <w:trPr>
          <w:trHeight w:val="580"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Обработка результатов диагностических обследова</w:t>
              <w:softHyphen/>
              <w:t>ний, коррекционных, профилактических и развиваю</w:t>
              <w:softHyphen/>
              <w:t>щих занятий</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r>
      <w:tr>
        <w:trPr>
          <w:trHeight w:val="414" w:hRule="exact"/>
        </w:trPr>
        <w:tc>
          <w:tcPr>
            <w:tcW w:w="6521" w:type="dxa"/>
            <w:tcBorders>
              <w:top w:val="single" w:sz="6" w:space="0" w:color="000000"/>
              <w:start w:val="single" w:sz="6" w:space="0" w:color="000000"/>
              <w:bottom w:val="single" w:sz="6" w:space="0" w:color="000000"/>
              <w:end w:val="single" w:sz="6" w:space="0" w:color="000000"/>
            </w:tcBorders>
          </w:tcPr>
          <w:p>
            <w:pPr>
              <w:pStyle w:val="Heading4"/>
              <w:keepNext w:val="false"/>
              <w:rPr/>
            </w:pPr>
            <w:r>
              <w:rPr/>
              <w:t>Оформление документации</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12</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r>
      <w:tr>
        <w:trPr>
          <w:trHeight w:val="845"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 xml:space="preserve">Индивидуальное консультирование: </w:t>
            </w:r>
          </w:p>
          <w:p>
            <w:pPr>
              <w:pStyle w:val="Normal"/>
              <w:spacing w:lineRule="auto" w:line="240"/>
              <w:ind w:hanging="0" w:end="0"/>
              <w:rPr>
                <w:sz w:val="24"/>
              </w:rPr>
            </w:pPr>
            <w:r>
              <w:rPr>
                <w:sz w:val="24"/>
              </w:rPr>
              <w:t xml:space="preserve">родителей </w:t>
            </w:r>
          </w:p>
          <w:p>
            <w:pPr>
              <w:pStyle w:val="Normal"/>
              <w:spacing w:lineRule="auto" w:line="240"/>
              <w:ind w:hanging="0" w:end="0"/>
              <w:rPr>
                <w:sz w:val="24"/>
              </w:rPr>
            </w:pPr>
            <w:r>
              <w:rPr>
                <w:sz w:val="24"/>
              </w:rPr>
              <w:t>воспитателей и педагогов</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 xml:space="preserve">12 </w:t>
            </w:r>
          </w:p>
          <w:p>
            <w:pPr>
              <w:pStyle w:val="Normal"/>
              <w:spacing w:lineRule="auto" w:line="240"/>
              <w:ind w:hanging="0" w:end="0"/>
              <w:jc w:val="center"/>
              <w:rPr>
                <w:sz w:val="24"/>
              </w:rPr>
            </w:pPr>
            <w:r>
              <w:rPr>
                <w:sz w:val="24"/>
              </w:rPr>
              <w:t>12</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r>
      <w:tr>
        <w:trPr>
          <w:trHeight w:val="811"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 xml:space="preserve">Групповое консультирование (собрания, семинары): родителей </w:t>
            </w:r>
          </w:p>
          <w:p>
            <w:pPr>
              <w:pStyle w:val="Normal"/>
              <w:spacing w:lineRule="auto" w:line="240"/>
              <w:ind w:hanging="0" w:end="0"/>
              <w:rPr>
                <w:sz w:val="24"/>
              </w:rPr>
            </w:pPr>
            <w:r>
              <w:rPr>
                <w:sz w:val="24"/>
              </w:rPr>
              <w:t>педагогов и воспитателей</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r>
      <w:tr>
        <w:trPr>
          <w:trHeight w:val="556"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Изучение специальной литературы и освоение новых технологий</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r>
      <w:tr>
        <w:trPr>
          <w:trHeight w:val="561" w:hRule="exact"/>
        </w:trPr>
        <w:tc>
          <w:tcPr>
            <w:tcW w:w="6521" w:type="dxa"/>
            <w:tcBorders>
              <w:top w:val="single" w:sz="6" w:space="0" w:color="000000"/>
              <w:start w:val="single" w:sz="6" w:space="0" w:color="000000"/>
              <w:bottom w:val="single" w:sz="6" w:space="0" w:color="000000"/>
              <w:end w:val="single" w:sz="6" w:space="0" w:color="000000"/>
            </w:tcBorders>
          </w:tcPr>
          <w:p>
            <w:pPr>
              <w:pStyle w:val="BodyText"/>
              <w:rPr/>
            </w:pPr>
            <w:r>
              <w:rPr/>
              <w:t>Посещение районных, окружных, городских, респуб</w:t>
              <w:softHyphen/>
              <w:t>ликанских мероприятий (конференции, семинары)</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r>
      <w:tr>
        <w:trPr>
          <w:trHeight w:val="583"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Коллегиальное консультирование смежных специалис</w:t>
              <w:softHyphen/>
              <w:t>тов и работа в специализированных комиссиях</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r>
      <w:tr>
        <w:trPr>
          <w:trHeight w:val="260" w:hRule="exact"/>
        </w:trPr>
        <w:tc>
          <w:tcPr>
            <w:tcW w:w="652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end"/>
              <w:rPr>
                <w:sz w:val="24"/>
              </w:rPr>
            </w:pPr>
            <w:r>
              <w:rPr>
                <w:i/>
                <w:sz w:val="24"/>
              </w:rPr>
              <w:t>Всего</w:t>
            </w:r>
          </w:p>
          <w:p>
            <w:pPr>
              <w:pStyle w:val="Normal"/>
              <w:spacing w:lineRule="auto" w:line="240"/>
              <w:ind w:hanging="0" w:end="0"/>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144</w:t>
            </w:r>
          </w:p>
          <w:p>
            <w:pPr>
              <w:pStyle w:val="Normal"/>
              <w:spacing w:lineRule="auto" w:line="240"/>
              <w:ind w:hanging="0" w:end="0"/>
              <w:jc w:val="center"/>
              <w:rPr>
                <w:sz w:val="24"/>
              </w:rPr>
            </w:pPr>
            <w:r>
              <w:rPr>
                <w:sz w:val="24"/>
              </w:rPr>
            </w:r>
          </w:p>
        </w:tc>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36</w:t>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t>Примечание: индивидуальные формы психологического взаимодействия предусматривают пропорциональное увеличение нормы времени по отношению к групповым.</w:t>
      </w:r>
    </w:p>
    <w:p>
      <w:pPr>
        <w:pStyle w:val="Normal"/>
        <w:spacing w:lineRule="auto" w:line="240"/>
        <w:ind w:firstLine="720" w:end="0"/>
        <w:rPr>
          <w:sz w:val="24"/>
        </w:rPr>
      </w:pPr>
      <w:r>
        <w:rPr>
          <w:sz w:val="24"/>
        </w:rPr>
        <w:t>При пересмотре норм по временной регламентации профессио</w:t>
        <w:softHyphen/>
        <w:t>нальной деятельности практических психологов количественные показатели хронометража изменяются.</w:t>
      </w:r>
    </w:p>
    <w:p>
      <w:pPr>
        <w:pStyle w:val="Normal"/>
        <w:spacing w:lineRule="auto" w:line="240"/>
        <w:ind w:firstLine="720" w:end="0"/>
        <w:rPr/>
      </w:pPr>
      <w:r>
        <w:rPr>
          <w:b/>
          <w:sz w:val="24"/>
        </w:rPr>
        <w:t>График</w:t>
      </w:r>
      <w:r>
        <w:rPr>
          <w:sz w:val="24"/>
        </w:rPr>
        <w:t xml:space="preserve"> — распределение видов профессиональной деятельнос</w:t>
        <w:softHyphen/>
        <w:t>ти практического психолога соответственно дням рабочей недели и норме времени по хронометражу. Вариант рабочего графика в соот</w:t>
        <w:softHyphen/>
        <w:t>ветствии с 36-часовой рабочей неделей представлен ниже.</w:t>
      </w:r>
    </w:p>
    <w:p>
      <w:pPr>
        <w:pStyle w:val="Normal"/>
        <w:spacing w:lineRule="auto" w:line="240"/>
        <w:ind w:firstLine="720" w:end="0"/>
        <w:rPr>
          <w:i/>
          <w:i/>
          <w:sz w:val="24"/>
          <w:lang w:val="en-US"/>
        </w:rPr>
      </w:pPr>
      <w:r>
        <w:rPr>
          <w:i/>
          <w:sz w:val="24"/>
          <w:lang w:val="en-US"/>
        </w:rPr>
      </w:r>
    </w:p>
    <w:p>
      <w:pPr>
        <w:pStyle w:val="Normal"/>
        <w:spacing w:lineRule="auto" w:line="240"/>
        <w:ind w:firstLine="720" w:end="0"/>
        <w:jc w:val="center"/>
        <w:rPr>
          <w:i/>
          <w:i/>
          <w:sz w:val="24"/>
          <w:ins w:id="258" w:author="ORPM" w:date="2001-03-22T17:07:00Z"/>
        </w:rPr>
      </w:pPr>
      <w:r>
        <w:rPr>
          <w:i/>
          <w:sz w:val="24"/>
        </w:rPr>
        <w:t>График работы</w:t>
      </w:r>
      <w:r>
        <w:rPr>
          <w:i/>
          <w:sz w:val="24"/>
          <w:lang w:val="en-US"/>
        </w:rPr>
        <w:t xml:space="preserve"> npактического</w:t>
      </w:r>
      <w:r>
        <w:rPr>
          <w:i/>
          <w:sz w:val="24"/>
        </w:rPr>
        <w:t xml:space="preserve"> психолога в дошкольном учреждении</w:t>
      </w:r>
    </w:p>
    <w:p>
      <w:pPr>
        <w:pStyle w:val="Normal"/>
        <w:spacing w:lineRule="auto" w:line="240"/>
        <w:ind w:firstLine="720" w:end="0"/>
        <w:jc w:val="center"/>
        <w:rPr>
          <w:i/>
          <w:i/>
          <w:sz w:val="24"/>
        </w:rPr>
      </w:pPr>
      <w:r>
        <w:rPr>
          <w:i/>
          <w:sz w:val="24"/>
        </w:rPr>
      </w:r>
    </w:p>
    <w:p>
      <w:pPr>
        <w:pStyle w:val="Heading6"/>
        <w:keepNext w:val="false"/>
        <w:rPr/>
      </w:pPr>
      <w:r>
        <w:rPr/>
        <w:t>Обед 12.00-13.00</w:t>
      </w:r>
    </w:p>
    <w:tbl>
      <w:tblPr>
        <w:tblW w:w="9639" w:type="dxa"/>
        <w:jc w:val="start"/>
        <w:tblInd w:w="182" w:type="dxa"/>
        <w:tblLayout w:type="fixed"/>
        <w:tblCellMar>
          <w:top w:w="0" w:type="dxa"/>
          <w:start w:w="40" w:type="dxa"/>
          <w:bottom w:w="0" w:type="dxa"/>
          <w:end w:w="40" w:type="dxa"/>
        </w:tblCellMar>
      </w:tblPr>
      <w:tblGrid>
        <w:gridCol w:w="1559"/>
        <w:gridCol w:w="1276"/>
        <w:gridCol w:w="5245"/>
        <w:gridCol w:w="1559"/>
      </w:tblGrid>
      <w:tr>
        <w:trPr>
          <w:trHeight w:val="300"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День недели</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Время</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Содержание работы</w:t>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Направление</w:t>
            </w:r>
          </w:p>
          <w:p>
            <w:pPr>
              <w:pStyle w:val="Normal"/>
              <w:spacing w:lineRule="auto" w:line="240"/>
              <w:ind w:hanging="0" w:end="0"/>
              <w:jc w:val="center"/>
              <w:rPr>
                <w:sz w:val="24"/>
              </w:rPr>
            </w:pPr>
            <w:r>
              <w:rPr>
                <w:sz w:val="24"/>
              </w:rPr>
            </w:r>
          </w:p>
        </w:tc>
      </w:tr>
      <w:tr>
        <w:trPr>
          <w:trHeight w:val="544"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Понедельник</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9.00-12.00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Психодиагностика</w:t>
            </w:r>
          </w:p>
          <w:p>
            <w:pPr>
              <w:pStyle w:val="Normal"/>
              <w:spacing w:lineRule="auto" w:line="240"/>
              <w:ind w:hanging="0" w:end="0"/>
              <w:rPr>
                <w:sz w:val="24"/>
              </w:rPr>
            </w:pPr>
            <w:r>
              <w:rPr>
                <w:sz w:val="24"/>
              </w:rPr>
              <w:t>(индивидуальная)</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r>
        <w:trPr>
          <w:trHeight w:val="640"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13.00-17.00 (4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Коррекционно-профилактические и развивающие занятия (индивидуальные)</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r>
        <w:trPr>
          <w:trHeight w:val="618"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Вторник</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10.00-12.00 (2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59" w:author="ORPM" w:date="2001-03-22T17:07:00Z"/>
              </w:rPr>
            </w:pPr>
            <w:r>
              <w:rPr>
                <w:sz w:val="24"/>
              </w:rPr>
              <w:t xml:space="preserve">Методическое время </w:t>
            </w:r>
          </w:p>
          <w:p>
            <w:pPr>
              <w:pStyle w:val="Normal"/>
              <w:spacing w:lineRule="auto" w:line="240"/>
              <w:ind w:hanging="0" w:end="0"/>
              <w:rPr>
                <w:sz w:val="24"/>
              </w:rPr>
            </w:pPr>
            <w:r>
              <w:rPr>
                <w:sz w:val="24"/>
              </w:rPr>
              <w:t>(оформление документов)</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r>
        <w:trPr>
          <w:trHeight w:val="556"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13.00-15.00 (2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BodyText"/>
              <w:rPr>
                <w:ins w:id="260" w:author="ORPM" w:date="2001-03-22T17:07:00Z"/>
              </w:rPr>
            </w:pPr>
            <w:r>
              <w:rPr/>
              <w:t xml:space="preserve">Методическое время </w:t>
            </w:r>
          </w:p>
          <w:p>
            <w:pPr>
              <w:pStyle w:val="BodyText"/>
              <w:rPr/>
            </w:pPr>
            <w:r>
              <w:rPr/>
              <w:t>(обработка результатов)</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r>
        <w:trPr>
          <w:trHeight w:val="582"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15.00-19.00 (4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61" w:author="ORPM" w:date="2001-03-22T17:07:00Z"/>
              </w:rPr>
            </w:pPr>
            <w:r>
              <w:rPr>
                <w:sz w:val="24"/>
              </w:rPr>
              <w:t xml:space="preserve">Консультирование родителей </w:t>
            </w:r>
          </w:p>
          <w:p>
            <w:pPr>
              <w:pStyle w:val="Normal"/>
              <w:spacing w:lineRule="auto" w:line="240"/>
              <w:ind w:hanging="0" w:end="0"/>
              <w:rPr>
                <w:sz w:val="24"/>
              </w:rPr>
            </w:pPr>
            <w:r>
              <w:rPr>
                <w:sz w:val="24"/>
              </w:rPr>
              <w:t>(индивидуальное и групповое)</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 по запросу</w:t>
            </w:r>
          </w:p>
          <w:p>
            <w:pPr>
              <w:pStyle w:val="Normal"/>
              <w:spacing w:lineRule="auto" w:line="240"/>
              <w:ind w:hanging="0" w:end="0"/>
              <w:jc w:val="center"/>
              <w:rPr>
                <w:sz w:val="24"/>
              </w:rPr>
            </w:pPr>
            <w:r>
              <w:rPr>
                <w:sz w:val="24"/>
              </w:rPr>
            </w:r>
          </w:p>
        </w:tc>
      </w:tr>
      <w:tr>
        <w:trPr>
          <w:trHeight w:val="640"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Среда</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9.00-12.00,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Коррекционно-профилактические и развивающие занятия (индивидуальные / групповые)</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 по запросу</w:t>
            </w:r>
          </w:p>
          <w:p>
            <w:pPr>
              <w:pStyle w:val="Normal"/>
              <w:spacing w:lineRule="auto" w:line="240"/>
              <w:ind w:hanging="0" w:end="0"/>
              <w:jc w:val="center"/>
              <w:rPr>
                <w:sz w:val="24"/>
              </w:rPr>
            </w:pPr>
            <w:r>
              <w:rPr>
                <w:sz w:val="24"/>
              </w:rPr>
            </w:r>
          </w:p>
        </w:tc>
      </w:tr>
      <w:tr>
        <w:trPr>
          <w:trHeight w:val="628"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13.00-14.00 (1 час)</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Консультирование воспитателей и педагогов (групповое)</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 по запросу</w:t>
            </w:r>
          </w:p>
          <w:p>
            <w:pPr>
              <w:pStyle w:val="Normal"/>
              <w:spacing w:lineRule="auto" w:line="240"/>
              <w:ind w:hanging="0" w:end="0"/>
              <w:jc w:val="center"/>
              <w:rPr>
                <w:sz w:val="24"/>
              </w:rPr>
            </w:pPr>
            <w:r>
              <w:rPr>
                <w:sz w:val="24"/>
              </w:rPr>
            </w:r>
          </w:p>
        </w:tc>
      </w:tr>
      <w:tr>
        <w:trPr>
          <w:trHeight w:val="565"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14.00-17.00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62" w:author="ORPM" w:date="2001-03-22T17:07:00Z"/>
              </w:rPr>
            </w:pPr>
            <w:r>
              <w:rPr>
                <w:sz w:val="24"/>
              </w:rPr>
              <w:t xml:space="preserve">Психодиагностика </w:t>
            </w:r>
          </w:p>
          <w:p>
            <w:pPr>
              <w:pStyle w:val="Normal"/>
              <w:spacing w:lineRule="auto" w:line="240"/>
              <w:ind w:hanging="0" w:end="0"/>
              <w:rPr>
                <w:sz w:val="24"/>
              </w:rPr>
            </w:pPr>
            <w:r>
              <w:rPr>
                <w:sz w:val="24"/>
              </w:rPr>
              <w:t>(индивидуальная / групповая)</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 по запросу</w:t>
            </w:r>
          </w:p>
          <w:p>
            <w:pPr>
              <w:pStyle w:val="Normal"/>
              <w:spacing w:lineRule="auto" w:line="240"/>
              <w:ind w:hanging="0" w:end="0"/>
              <w:jc w:val="center"/>
              <w:rPr>
                <w:sz w:val="24"/>
              </w:rPr>
            </w:pPr>
            <w:r>
              <w:rPr>
                <w:sz w:val="24"/>
              </w:rPr>
            </w:r>
          </w:p>
        </w:tc>
      </w:tr>
      <w:tr>
        <w:trPr>
          <w:trHeight w:val="559"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Четверг</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9.00-12.00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Консультирование воспитателей и педагогов (индивидуальное)</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запросу</w:t>
            </w:r>
          </w:p>
          <w:p>
            <w:pPr>
              <w:pStyle w:val="Normal"/>
              <w:spacing w:lineRule="auto" w:line="240"/>
              <w:ind w:hanging="0" w:end="0"/>
              <w:jc w:val="center"/>
              <w:rPr>
                <w:sz w:val="24"/>
              </w:rPr>
            </w:pPr>
            <w:r>
              <w:rPr>
                <w:sz w:val="24"/>
              </w:rPr>
            </w:r>
          </w:p>
        </w:tc>
      </w:tr>
      <w:tr>
        <w:trPr>
          <w:trHeight w:val="567"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13.00-14.00 (1час)</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63" w:author="ORPM" w:date="2001-03-22T17:08:00Z"/>
              </w:rPr>
            </w:pPr>
            <w:r>
              <w:rPr>
                <w:sz w:val="24"/>
              </w:rPr>
              <w:t xml:space="preserve">Методическое время </w:t>
            </w:r>
          </w:p>
          <w:p>
            <w:pPr>
              <w:pStyle w:val="Normal"/>
              <w:spacing w:lineRule="auto" w:line="240"/>
              <w:ind w:hanging="0" w:end="0"/>
              <w:rPr>
                <w:sz w:val="24"/>
              </w:rPr>
            </w:pPr>
            <w:r>
              <w:rPr>
                <w:sz w:val="24"/>
              </w:rPr>
              <w:t>(оформление документации)</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r>
        <w:trPr>
          <w:trHeight w:val="575"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14.00-17.00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64" w:author="ORPM" w:date="2001-03-22T17:08:00Z"/>
              </w:rPr>
            </w:pPr>
            <w:r>
              <w:rPr>
                <w:sz w:val="24"/>
              </w:rPr>
              <w:t xml:space="preserve">Психодиагностика </w:t>
            </w:r>
          </w:p>
          <w:p>
            <w:pPr>
              <w:pStyle w:val="Normal"/>
              <w:spacing w:lineRule="auto" w:line="240"/>
              <w:ind w:hanging="0" w:end="0"/>
              <w:rPr>
                <w:sz w:val="24"/>
              </w:rPr>
            </w:pPr>
            <w:r>
              <w:rPr>
                <w:sz w:val="24"/>
              </w:rPr>
              <w:t>(индивидуальная)</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запросу</w:t>
            </w:r>
          </w:p>
          <w:p>
            <w:pPr>
              <w:pStyle w:val="Normal"/>
              <w:spacing w:lineRule="auto" w:line="240"/>
              <w:ind w:hanging="0" w:end="0"/>
              <w:jc w:val="center"/>
              <w:rPr>
                <w:sz w:val="24"/>
              </w:rPr>
            </w:pPr>
            <w:r>
              <w:rPr>
                <w:sz w:val="24"/>
              </w:rPr>
            </w:r>
          </w:p>
        </w:tc>
      </w:tr>
      <w:tr>
        <w:trPr>
          <w:trHeight w:val="569"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Пятница</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9.00-12.00 (3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Методическое время</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 по запросу</w:t>
            </w:r>
          </w:p>
          <w:p>
            <w:pPr>
              <w:pStyle w:val="Normal"/>
              <w:spacing w:lineRule="auto" w:line="240"/>
              <w:ind w:hanging="0" w:end="0"/>
              <w:jc w:val="center"/>
              <w:rPr>
                <w:sz w:val="24"/>
              </w:rPr>
            </w:pPr>
            <w:r>
              <w:rPr>
                <w:sz w:val="24"/>
              </w:rPr>
            </w:r>
          </w:p>
        </w:tc>
      </w:tr>
      <w:tr>
        <w:trPr>
          <w:trHeight w:val="563" w:hRule="exact"/>
        </w:trPr>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13.00-17.00 (4 часа)</w:t>
            </w:r>
          </w:p>
          <w:p>
            <w:pPr>
              <w:pStyle w:val="Normal"/>
              <w:spacing w:lineRule="auto" w:line="240"/>
              <w:ind w:hanging="0" w:end="0"/>
              <w:jc w:val="center"/>
              <w:rPr>
                <w:sz w:val="24"/>
              </w:rPr>
            </w:pPr>
            <w:r>
              <w:rPr>
                <w:sz w:val="24"/>
              </w:rPr>
            </w:r>
          </w:p>
        </w:tc>
        <w:tc>
          <w:tcPr>
            <w:tcW w:w="524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265" w:author="ORPM" w:date="2001-03-22T17:08:00Z"/>
              </w:rPr>
            </w:pPr>
            <w:r>
              <w:rPr>
                <w:sz w:val="24"/>
              </w:rPr>
              <w:t xml:space="preserve">Методическое время </w:t>
            </w:r>
          </w:p>
          <w:p>
            <w:pPr>
              <w:pStyle w:val="Normal"/>
              <w:spacing w:lineRule="auto" w:line="240"/>
              <w:ind w:hanging="0" w:end="0"/>
              <w:rPr>
                <w:sz w:val="24"/>
              </w:rPr>
            </w:pPr>
            <w:r>
              <w:rPr>
                <w:sz w:val="24"/>
              </w:rPr>
              <w:t>(обработка результатов)</w:t>
            </w:r>
          </w:p>
          <w:p>
            <w:pPr>
              <w:pStyle w:val="Normal"/>
              <w:spacing w:lineRule="auto" w:line="240"/>
              <w:ind w:hanging="0" w:end="0"/>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 плану</w:t>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Распределение видов профессиональной деятельности по дням недели и рабочим часам может быть изменено, но при сохранении общего принципа организации психологических взаимодействий с детьми и взрослыми, а также с учетом особенностей данных взаимо</w:t>
        <w:softHyphen/>
        <w:t>действий. Так, групповые занятия с детьми (коррекционные и раз</w:t>
        <w:softHyphen/>
        <w:t>вивающие) не рекомендуется проводить в утренние часы в поне</w:t>
        <w:softHyphen/>
        <w:t>дельник, а все диагностические процедуры, напротив, целесообраз</w:t>
        <w:softHyphen/>
        <w:t>но организовывать с утра. Кроме того, индивидуальное и групповое консультирование родителей чаще всего приходится сдвигать на более поздние часы, преимущественно в середине рабочей недели. Эти рекомендации обоснованы статистическими данными по изуче</w:t>
        <w:softHyphen/>
        <w:t>нию родительских запросов и коэффициентом результативности психологических воздействий при различных условиях организа</w:t>
        <w:softHyphen/>
        <w:t>ции труда психологов в дошкольном учреждении.</w:t>
      </w:r>
    </w:p>
    <w:p>
      <w:pPr>
        <w:pStyle w:val="Normal"/>
        <w:spacing w:lineRule="auto" w:line="240"/>
        <w:ind w:firstLine="720" w:end="0"/>
        <w:rPr/>
      </w:pPr>
      <w:r>
        <w:rPr>
          <w:b/>
          <w:sz w:val="24"/>
        </w:rPr>
        <w:t>Годовой план</w:t>
      </w:r>
      <w:r>
        <w:rPr>
          <w:sz w:val="24"/>
        </w:rPr>
        <w:t xml:space="preserve"> — документ, определяющий цели и задачи про</w:t>
        <w:softHyphen/>
        <w:t>фессиональной деятельности практического психолога дошкольно</w:t>
        <w:softHyphen/>
        <w:t>го учреждения на учебный год (стратегию профессиональной дея</w:t>
        <w:softHyphen/>
        <w:t>тельности). Поскольку одной из ведущих целей профессиональной деятельности психолога является психологизация педагогического (воспитательно-образовательного) процесса, то данная стратегия формулируется в соответствии с «программой образования и разви</w:t>
        <w:softHyphen/>
        <w:t>тия детей», принятой в дошкольном учреждении. Кроме того, со</w:t>
        <w:softHyphen/>
        <w:t>держание годового плана определяется концепцией профессио</w:t>
        <w:softHyphen/>
        <w:t xml:space="preserve">нальной деятельности практического психолога. Если она отвечает общей психологической </w:t>
      </w:r>
      <w:r>
        <w:rPr>
          <w:i/>
          <w:sz w:val="24"/>
        </w:rPr>
        <w:t>цели —</w:t>
      </w:r>
      <w:r>
        <w:rPr>
          <w:sz w:val="24"/>
        </w:rPr>
        <w:t xml:space="preserve"> обеспечения психического здоровья детей и содействия их полноценному и своевременному развитию, то конкретизация </w:t>
      </w:r>
      <w:r>
        <w:rPr>
          <w:i/>
          <w:sz w:val="24"/>
        </w:rPr>
        <w:t>задач</w:t>
      </w:r>
      <w:r>
        <w:rPr>
          <w:sz w:val="24"/>
        </w:rPr>
        <w:t xml:space="preserve"> психологической деятельности осуществля</w:t>
        <w:softHyphen/>
        <w:t xml:space="preserve">ется по следующим </w:t>
      </w:r>
      <w:r>
        <w:rPr>
          <w:i/>
          <w:sz w:val="24"/>
        </w:rPr>
        <w:t>направлениям:</w:t>
      </w:r>
      <w:r>
        <w:rPr>
          <w:sz w:val="24"/>
        </w:rPr>
        <w:t xml:space="preserve"> работа с детьми, работа с родите</w:t>
        <w:softHyphen/>
        <w:t xml:space="preserve">лями, работа с воспитателями и педагогами. Далее в годовом плане раскрываются </w:t>
      </w:r>
      <w:r>
        <w:rPr>
          <w:i/>
          <w:sz w:val="24"/>
        </w:rPr>
        <w:t>содержание</w:t>
      </w:r>
      <w:r>
        <w:rPr>
          <w:sz w:val="24"/>
        </w:rPr>
        <w:t xml:space="preserve"> и </w:t>
      </w:r>
      <w:r>
        <w:rPr>
          <w:i/>
          <w:sz w:val="24"/>
        </w:rPr>
        <w:t>формы</w:t>
      </w:r>
      <w:r>
        <w:rPr>
          <w:sz w:val="24"/>
        </w:rPr>
        <w:t xml:space="preserve"> психологических мероприятий с примерными </w:t>
      </w:r>
      <w:r>
        <w:rPr>
          <w:i/>
          <w:sz w:val="24"/>
        </w:rPr>
        <w:t>сроками</w:t>
      </w:r>
      <w:r>
        <w:rPr>
          <w:sz w:val="24"/>
        </w:rPr>
        <w:t xml:space="preserve"> их выполнения (поквартально). Что касается оформления годового плана, то он может быть представлен в виде таблицы с включением граф, определяющих цели, задачи, направ</w:t>
        <w:softHyphen/>
        <w:t>ления, содержание и формы психологической деятельности. Воз</w:t>
        <w:softHyphen/>
        <w:t>можно также свободное изложение планируемой деятельности в те</w:t>
        <w:softHyphen/>
        <w:t>чение года.</w:t>
      </w:r>
    </w:p>
    <w:p>
      <w:pPr>
        <w:pStyle w:val="Normal"/>
        <w:spacing w:lineRule="auto" w:line="240"/>
        <w:ind w:firstLine="720" w:end="0"/>
        <w:rPr/>
      </w:pPr>
      <w:r>
        <w:rPr>
          <w:b/>
          <w:sz w:val="24"/>
        </w:rPr>
        <w:t>Дифференцированный план</w:t>
      </w:r>
      <w:r>
        <w:rPr>
          <w:sz w:val="24"/>
        </w:rPr>
        <w:t xml:space="preserve"> представляет собой конкретизи</w:t>
        <w:softHyphen/>
        <w:t>рованный по видам профессиональной деятельности объем работы практического психолога в условиях дошкольного учреждения. Планирование психологических мероприятий осуществляется на месяц (см. Приложение 5).</w:t>
      </w:r>
    </w:p>
    <w:p>
      <w:pPr>
        <w:pStyle w:val="Normal"/>
        <w:spacing w:lineRule="auto" w:line="240"/>
        <w:ind w:firstLine="720" w:end="0"/>
        <w:rPr/>
      </w:pPr>
      <w:r>
        <w:rPr>
          <w:b/>
          <w:sz w:val="24"/>
        </w:rPr>
        <w:t>Журнал психологических запросов</w:t>
      </w:r>
      <w:r>
        <w:rPr>
          <w:sz w:val="24"/>
        </w:rPr>
        <w:t xml:space="preserve"> — документ, фиксирующий «заказ», т.е. существующую необходимость психологического вме</w:t>
        <w:softHyphen/>
        <w:t>шательства в отношении того или иного лица. Наряду с планами работы он определяет объем и содержание психологических меро</w:t>
        <w:softHyphen/>
        <w:t>приятий. Психологический запрос может поступить от родителей ребенка или других членов семьи, от воспитателей, от педагогов и специалистов, взаимодействующих с детьми, а также от админи</w:t>
        <w:softHyphen/>
        <w:t>страции дошкольного учреждения.</w:t>
      </w:r>
    </w:p>
    <w:p>
      <w:pPr>
        <w:pStyle w:val="Normal"/>
        <w:spacing w:lineRule="auto" w:line="240"/>
        <w:ind w:firstLine="720" w:end="0"/>
        <w:rPr>
          <w:sz w:val="24"/>
        </w:rPr>
      </w:pPr>
      <w:r>
        <w:rPr>
          <w:sz w:val="24"/>
        </w:rPr>
        <w:t>В случае необходимости сохранения конфиденциальности за</w:t>
        <w:softHyphen/>
        <w:t>проса дополнительно к журналу предоставляются бланки психоло</w:t>
        <w:softHyphen/>
        <w:t>гического запроса. В бланке присутствует графа кода, где лицо, нуж</w:t>
        <w:softHyphen/>
        <w:t>дающееся в психологической помощи, может закодировать инфор</w:t>
        <w:softHyphen/>
        <w:t>мацию о себе. Такие бланки должны быть доступны для всех желаю</w:t>
        <w:softHyphen/>
        <w:t>щих (см. Приложение 3).</w:t>
      </w:r>
    </w:p>
    <w:p>
      <w:pPr>
        <w:pStyle w:val="Normal"/>
        <w:spacing w:lineRule="auto" w:line="240"/>
        <w:ind w:firstLine="720" w:end="0"/>
        <w:rPr/>
      </w:pPr>
      <w:r>
        <w:rPr>
          <w:b/>
          <w:sz w:val="24"/>
        </w:rPr>
        <w:t>Итоговый отчет</w:t>
      </w:r>
      <w:r>
        <w:rPr>
          <w:sz w:val="24"/>
        </w:rPr>
        <w:t xml:space="preserve"> — совокупность результатов профессиональ</w:t>
        <w:softHyphen/>
        <w:t>ной деятельности практического психолога в соответствии с целя</w:t>
        <w:softHyphen/>
        <w:t>ми и задачами, поставленными в годовом плане. Отчет документаль</w:t>
        <w:softHyphen/>
        <w:t>но подтверждает выполнение запланированных психологических мероприятий и процедур по следующим направлениям: психодиаг</w:t>
        <w:softHyphen/>
        <w:t>ностика, психокоррекция и психопрофилактика, психологическое консультирование и просвещение, психологическое обеспечение педагогического процесса. В итоговый отчет включается также ра</w:t>
        <w:softHyphen/>
        <w:t>бота по повышению научно-теоретической и научно-практической компетентности психолога: изучение специальной литературы, ос</w:t>
        <w:softHyphen/>
        <w:t>воение новых технологий, проведение экспериментальных (науч</w:t>
        <w:softHyphen/>
        <w:t>но-практических) исследований, участие в региональных научно-ме</w:t>
        <w:softHyphen/>
        <w:t>тодических и научно-теоретических мероприятиях (конференциях, семинарах), публицистическая деятельность, взаимодействие со специалистами смежных квалификаций и пр.</w:t>
      </w:r>
    </w:p>
    <w:p>
      <w:pPr>
        <w:pStyle w:val="Normal"/>
        <w:spacing w:lineRule="auto" w:line="240"/>
        <w:ind w:firstLine="720" w:end="0"/>
        <w:rPr>
          <w:sz w:val="24"/>
        </w:rPr>
      </w:pPr>
      <w:r>
        <w:rPr>
          <w:sz w:val="24"/>
        </w:rPr>
        <w:t>В случае невыполнения тех или иных запланированных пунктов в отчете указывается фактическая причина невыполнения. Итого</w:t>
        <w:softHyphen/>
        <w:t>вый отчет оформляется в виде свободного описания по каждому направлению. Особо следует отметить, что информация конфиден</w:t>
        <w:softHyphen/>
        <w:t>циального характера в отчет не включается.</w:t>
      </w:r>
    </w:p>
    <w:p>
      <w:pPr>
        <w:pStyle w:val="Normal"/>
        <w:spacing w:lineRule="auto" w:line="240"/>
        <w:ind w:firstLine="720" w:end="0"/>
        <w:rPr>
          <w:sz w:val="24"/>
        </w:rPr>
      </w:pPr>
      <w:r>
        <w:rPr>
          <w:sz w:val="24"/>
        </w:rPr>
      </w:r>
    </w:p>
    <w:p>
      <w:pPr>
        <w:pStyle w:val="Heading2"/>
        <w:keepNext w:val="false"/>
        <w:rPr/>
      </w:pPr>
      <w:bookmarkStart w:id="16" w:name="__RefHeading___Toc511554719"/>
      <w:bookmarkEnd w:id="16"/>
      <w:r>
        <w:rPr/>
        <w:t xml:space="preserve">• </w:t>
      </w:r>
      <w:r>
        <w:rPr/>
        <w:t>Вопросы и задания</w:t>
      </w:r>
    </w:p>
    <w:p>
      <w:pPr>
        <w:pStyle w:val="Normal"/>
        <w:spacing w:lineRule="auto" w:line="240"/>
        <w:ind w:firstLine="720" w:end="0"/>
        <w:rPr>
          <w:sz w:val="24"/>
        </w:rPr>
      </w:pPr>
      <w:r>
        <w:rPr>
          <w:sz w:val="24"/>
        </w:rPr>
      </w:r>
    </w:p>
    <w:p>
      <w:pPr>
        <w:pStyle w:val="Normal"/>
        <w:spacing w:lineRule="auto" w:line="240"/>
        <w:ind w:hanging="0" w:start="709" w:end="0"/>
        <w:rPr>
          <w:sz w:val="24"/>
        </w:rPr>
      </w:pPr>
      <w:r>
        <w:rPr>
          <w:sz w:val="24"/>
        </w:rPr>
        <w:t>1. Сформулируйте требования к организации психологической службы в детском дошкольном учреждении.</w:t>
      </w:r>
    </w:p>
    <w:p>
      <w:pPr>
        <w:pStyle w:val="Normal"/>
        <w:spacing w:lineRule="auto" w:line="240"/>
        <w:ind w:hanging="0" w:start="709" w:end="0"/>
        <w:rPr>
          <w:sz w:val="24"/>
        </w:rPr>
      </w:pPr>
      <w:r>
        <w:rPr>
          <w:sz w:val="24"/>
        </w:rPr>
        <w:t>2. Назовите функциональные зоны психологического кабинета. Обоснуйте ответ.</w:t>
      </w:r>
    </w:p>
    <w:p>
      <w:pPr>
        <w:pStyle w:val="Normal"/>
        <w:spacing w:lineRule="auto" w:line="240"/>
        <w:ind w:hanging="0" w:start="709" w:end="0"/>
        <w:rPr>
          <w:sz w:val="24"/>
        </w:rPr>
      </w:pPr>
      <w:r>
        <w:rPr>
          <w:sz w:val="24"/>
        </w:rPr>
        <w:t>3. Дайте определение понятию «психологический инструмента</w:t>
        <w:softHyphen/>
        <w:t>рий». Перечислите его виды.</w:t>
      </w:r>
    </w:p>
    <w:p>
      <w:pPr>
        <w:pStyle w:val="Normal"/>
        <w:spacing w:lineRule="auto" w:line="240"/>
        <w:ind w:hanging="0" w:start="709" w:end="0"/>
        <w:rPr>
          <w:sz w:val="24"/>
        </w:rPr>
      </w:pPr>
      <w:r>
        <w:rPr>
          <w:sz w:val="24"/>
        </w:rPr>
        <w:t>4. Определите в перечне требования, предъявляемые психологичес</w:t>
        <w:softHyphen/>
        <w:t>кому инструментарию:</w:t>
      </w:r>
    </w:p>
    <w:p>
      <w:pPr>
        <w:pStyle w:val="Normal"/>
        <w:spacing w:lineRule="auto" w:line="240"/>
        <w:ind w:firstLine="11" w:start="1429" w:end="0"/>
        <w:rPr>
          <w:sz w:val="24"/>
        </w:rPr>
      </w:pPr>
      <w:r>
        <w:rPr>
          <w:sz w:val="24"/>
        </w:rPr>
        <w:t>требование валидности;</w:t>
      </w:r>
    </w:p>
    <w:p>
      <w:pPr>
        <w:pStyle w:val="Normal"/>
        <w:spacing w:lineRule="auto" w:line="240"/>
        <w:ind w:firstLine="11" w:start="1418" w:end="0"/>
        <w:rPr>
          <w:sz w:val="24"/>
        </w:rPr>
      </w:pPr>
      <w:r>
        <w:rPr>
          <w:sz w:val="24"/>
        </w:rPr>
        <w:t>требование комплектации;</w:t>
      </w:r>
    </w:p>
    <w:p>
      <w:pPr>
        <w:pStyle w:val="Normal"/>
        <w:spacing w:lineRule="auto" w:line="240"/>
        <w:ind w:firstLine="11" w:start="1407" w:end="0"/>
        <w:rPr>
          <w:sz w:val="24"/>
        </w:rPr>
      </w:pPr>
      <w:r>
        <w:rPr>
          <w:sz w:val="24"/>
        </w:rPr>
        <w:t>требование репрезентативности;</w:t>
      </w:r>
    </w:p>
    <w:p>
      <w:pPr>
        <w:pStyle w:val="Normal"/>
        <w:spacing w:lineRule="auto" w:line="240"/>
        <w:ind w:firstLine="11" w:start="1396" w:end="0"/>
        <w:rPr>
          <w:sz w:val="24"/>
        </w:rPr>
      </w:pPr>
      <w:r>
        <w:rPr>
          <w:sz w:val="24"/>
        </w:rPr>
        <w:t>требование соответствия;</w:t>
      </w:r>
    </w:p>
    <w:p>
      <w:pPr>
        <w:pStyle w:val="Normal"/>
        <w:spacing w:lineRule="auto" w:line="240"/>
        <w:ind w:firstLine="11" w:start="1385" w:end="0"/>
        <w:rPr>
          <w:sz w:val="24"/>
        </w:rPr>
      </w:pPr>
      <w:r>
        <w:rPr>
          <w:sz w:val="24"/>
        </w:rPr>
        <w:t>требование стандартизации;</w:t>
      </w:r>
    </w:p>
    <w:p>
      <w:pPr>
        <w:pStyle w:val="Normal"/>
        <w:spacing w:lineRule="auto" w:line="240"/>
        <w:ind w:firstLine="11" w:start="1374" w:end="0"/>
        <w:rPr>
          <w:sz w:val="24"/>
        </w:rPr>
      </w:pPr>
      <w:r>
        <w:rPr>
          <w:sz w:val="24"/>
        </w:rPr>
        <w:t>требование монофункциональности.</w:t>
      </w:r>
    </w:p>
    <w:p>
      <w:pPr>
        <w:pStyle w:val="Normal"/>
        <w:spacing w:lineRule="auto" w:line="240"/>
        <w:ind w:hanging="0" w:start="709" w:end="0"/>
        <w:rPr>
          <w:sz w:val="24"/>
        </w:rPr>
      </w:pPr>
      <w:r>
        <w:rPr>
          <w:sz w:val="24"/>
        </w:rPr>
        <w:t>5. С целью формирования навыков оформления специальной и ор</w:t>
        <w:softHyphen/>
        <w:t>ганизационно-методической документации практического психо</w:t>
        <w:softHyphen/>
        <w:t>лога в условиях детского дошкольного учреждения:</w:t>
      </w:r>
    </w:p>
    <w:p>
      <w:pPr>
        <w:pStyle w:val="BodyTextIndent"/>
        <w:spacing w:lineRule="auto" w:line="240"/>
        <w:ind w:start="720" w:end="0"/>
        <w:rPr/>
      </w:pPr>
      <w:r>
        <w:rPr/>
        <w:t>заполните формы протоколов диагностического обследова</w:t>
        <w:softHyphen/>
        <w:t>ния на методическом материале, адаптированном к дошкольному возрасту (для лабораторного занятия);</w:t>
      </w:r>
    </w:p>
    <w:p>
      <w:pPr>
        <w:pStyle w:val="Normal"/>
        <w:spacing w:lineRule="auto" w:line="240"/>
        <w:ind w:hanging="0" w:start="709" w:end="0"/>
        <w:rPr>
          <w:sz w:val="24"/>
        </w:rPr>
      </w:pPr>
      <w:r>
        <w:rPr>
          <w:sz w:val="24"/>
        </w:rPr>
        <w:t>оформите психологическое заключение на материале диа</w:t>
        <w:softHyphen/>
        <w:t xml:space="preserve">гностического обследования (по выбору): </w:t>
      </w:r>
    </w:p>
    <w:p>
      <w:pPr>
        <w:pStyle w:val="Normal"/>
        <w:spacing w:lineRule="auto" w:line="240"/>
        <w:ind w:firstLine="11" w:start="2149" w:end="0"/>
        <w:rPr>
          <w:sz w:val="24"/>
        </w:rPr>
      </w:pPr>
      <w:r>
        <w:rPr>
          <w:sz w:val="24"/>
        </w:rPr>
        <w:t xml:space="preserve">детей 3—4 лет, </w:t>
      </w:r>
    </w:p>
    <w:p>
      <w:pPr>
        <w:pStyle w:val="Normal"/>
        <w:spacing w:lineRule="auto" w:line="240"/>
        <w:ind w:firstLine="22" w:start="2127" w:end="0"/>
        <w:rPr>
          <w:sz w:val="24"/>
        </w:rPr>
      </w:pPr>
      <w:r>
        <w:rPr>
          <w:sz w:val="24"/>
        </w:rPr>
        <w:t xml:space="preserve">детей 4—5 лет, </w:t>
      </w:r>
    </w:p>
    <w:p>
      <w:pPr>
        <w:pStyle w:val="Normal"/>
        <w:spacing w:lineRule="auto" w:line="240"/>
        <w:ind w:firstLine="33" w:start="2094" w:end="0"/>
        <w:rPr>
          <w:sz w:val="24"/>
        </w:rPr>
      </w:pPr>
      <w:r>
        <w:rPr>
          <w:sz w:val="24"/>
        </w:rPr>
        <w:t>детей 6—7 лет;</w:t>
      </w:r>
    </w:p>
    <w:p>
      <w:pPr>
        <w:pStyle w:val="Normal"/>
        <w:spacing w:lineRule="auto" w:line="240"/>
        <w:ind w:firstLine="720" w:start="665" w:end="0"/>
        <w:rPr/>
      </w:pPr>
      <w:r>
        <w:rPr>
          <w:sz w:val="24"/>
        </w:rPr>
        <w:t>составьте (по выбору):</w:t>
      </w:r>
    </w:p>
    <w:p>
      <w:pPr>
        <w:pStyle w:val="Normal"/>
        <w:spacing w:lineRule="auto" w:line="240"/>
        <w:ind w:firstLine="55" w:start="2105" w:end="0"/>
        <w:rPr>
          <w:sz w:val="24"/>
        </w:rPr>
      </w:pPr>
      <w:r>
        <w:rPr>
          <w:sz w:val="24"/>
        </w:rPr>
        <w:t xml:space="preserve">выписку из психологического заключения, </w:t>
      </w:r>
    </w:p>
    <w:p>
      <w:pPr>
        <w:pStyle w:val="Normal"/>
        <w:spacing w:lineRule="auto" w:line="240"/>
        <w:ind w:firstLine="121" w:start="2039" w:end="0"/>
        <w:rPr>
          <w:sz w:val="24"/>
        </w:rPr>
      </w:pPr>
      <w:r>
        <w:rPr>
          <w:sz w:val="24"/>
        </w:rPr>
        <w:t>психологическую характеристику;</w:t>
      </w:r>
    </w:p>
    <w:p>
      <w:pPr>
        <w:pStyle w:val="Normal"/>
        <w:spacing w:lineRule="auto" w:line="240"/>
        <w:ind w:firstLine="709" w:start="720" w:end="0"/>
        <w:rPr>
          <w:sz w:val="24"/>
        </w:rPr>
      </w:pPr>
      <w:r>
        <w:rPr>
          <w:sz w:val="24"/>
        </w:rPr>
        <w:t xml:space="preserve">составьте годовой план практического психолога с учетом целей и задач альтернативных </w:t>
        <w:tab/>
        <w:t>образовательных программ для до</w:t>
        <w:softHyphen/>
        <w:t>школьных учреждений (по выбору):</w:t>
      </w:r>
    </w:p>
    <w:p>
      <w:pPr>
        <w:pStyle w:val="Normal"/>
        <w:spacing w:lineRule="auto" w:line="240"/>
        <w:ind w:hanging="0" w:start="2160" w:end="0"/>
        <w:rPr>
          <w:sz w:val="24"/>
        </w:rPr>
      </w:pPr>
      <w:r>
        <w:rPr>
          <w:sz w:val="24"/>
        </w:rPr>
        <w:t xml:space="preserve">«Радуга», </w:t>
      </w:r>
    </w:p>
    <w:p>
      <w:pPr>
        <w:pStyle w:val="Normal"/>
        <w:spacing w:lineRule="auto" w:line="240"/>
        <w:ind w:firstLine="22" w:start="2138" w:end="0"/>
        <w:rPr>
          <w:sz w:val="24"/>
        </w:rPr>
      </w:pPr>
      <w:r>
        <w:rPr>
          <w:sz w:val="24"/>
        </w:rPr>
        <w:t xml:space="preserve">«Развитие», </w:t>
      </w:r>
    </w:p>
    <w:p>
      <w:pPr>
        <w:pStyle w:val="Normal"/>
        <w:spacing w:lineRule="auto" w:line="240"/>
        <w:ind w:firstLine="33" w:start="2105" w:end="0"/>
        <w:rPr>
          <w:sz w:val="24"/>
        </w:rPr>
      </w:pPr>
      <w:r>
        <w:rPr>
          <w:sz w:val="24"/>
        </w:rPr>
        <w:t>«Истоки» и др.;</w:t>
      </w:r>
    </w:p>
    <w:p>
      <w:pPr>
        <w:pStyle w:val="Normal"/>
        <w:spacing w:lineRule="auto" w:line="240"/>
        <w:ind w:firstLine="11" w:start="1429" w:end="0"/>
        <w:rPr>
          <w:sz w:val="24"/>
        </w:rPr>
      </w:pPr>
      <w:r>
        <w:rPr>
          <w:sz w:val="24"/>
        </w:rPr>
        <w:t>составьте дифференцированный план работы практического психолога на месяц;</w:t>
      </w:r>
    </w:p>
    <w:p>
      <w:pPr>
        <w:pStyle w:val="BodyTextIndent"/>
        <w:spacing w:lineRule="auto" w:line="240"/>
        <w:ind w:hanging="0" w:start="709" w:end="0"/>
        <w:rPr/>
      </w:pPr>
      <w:r>
        <w:rPr/>
        <w:t>заполните карту развития ребенка дошкольного возраста, используя медицинскую и педагогическую документацию (для лабо</w:t>
        <w:softHyphen/>
        <w:t>раторного занятия);</w:t>
      </w:r>
    </w:p>
    <w:p>
      <w:pPr>
        <w:pStyle w:val="Normal"/>
        <w:spacing w:lineRule="auto" w:line="240"/>
        <w:ind w:firstLine="720" w:start="720" w:end="0"/>
        <w:rPr/>
      </w:pPr>
      <w:r>
        <w:rPr>
          <w:sz w:val="24"/>
        </w:rPr>
        <w:t>обработайте психологический запрос с оформлением</w:t>
      </w:r>
      <w:r>
        <w:rPr>
          <w:b/>
          <w:sz w:val="24"/>
        </w:rPr>
        <w:t xml:space="preserve"> </w:t>
      </w:r>
      <w:r>
        <w:rPr>
          <w:sz w:val="24"/>
        </w:rPr>
        <w:t>его в</w:t>
      </w:r>
      <w:r>
        <w:rPr>
          <w:b/>
          <w:sz w:val="24"/>
        </w:rPr>
        <w:t xml:space="preserve"> </w:t>
      </w:r>
      <w:r>
        <w:rPr>
          <w:sz w:val="24"/>
        </w:rPr>
        <w:t>журнал психологического запроса.</w:t>
      </w:r>
    </w:p>
    <w:p>
      <w:pPr>
        <w:pStyle w:val="Heading1"/>
        <w:keepNext w:val="false"/>
        <w:rPr>
          <w:sz w:val="24"/>
        </w:rPr>
      </w:pPr>
      <w:r>
        <w:rPr>
          <w:sz w:val="24"/>
        </w:rPr>
      </w:r>
    </w:p>
    <w:p>
      <w:pPr>
        <w:pStyle w:val="Heading1"/>
        <w:keepNext w:val="false"/>
        <w:rPr/>
      </w:pPr>
      <w:bookmarkStart w:id="17" w:name="__RefHeading___Toc511554720"/>
      <w:bookmarkEnd w:id="17"/>
      <w:r>
        <w:rPr/>
        <w:t>Особенности психического развития детей дошкольного возраста</w:t>
      </w:r>
    </w:p>
    <w:p>
      <w:pPr>
        <w:pStyle w:val="Heading1"/>
        <w:keepNext w:val="false"/>
        <w:rPr/>
      </w:pPr>
      <w:bookmarkStart w:id="18" w:name="__RefHeading___Toc511554721"/>
      <w:bookmarkEnd w:id="18"/>
      <w:r>
        <w:rPr/>
        <w:t>Глава 3</w:t>
      </w:r>
    </w:p>
    <w:p>
      <w:pPr>
        <w:pStyle w:val="Normal"/>
        <w:spacing w:lineRule="auto" w:line="240"/>
        <w:ind w:firstLine="720" w:end="0"/>
        <w:rPr>
          <w:sz w:val="24"/>
        </w:rPr>
      </w:pPr>
      <w:r>
        <w:rPr>
          <w:sz w:val="24"/>
        </w:rPr>
      </w:r>
    </w:p>
    <w:p>
      <w:pPr>
        <w:pStyle w:val="Heading2"/>
        <w:keepNext w:val="false"/>
        <w:rPr/>
      </w:pPr>
      <w:bookmarkStart w:id="19" w:name="__RefHeading___Toc511554722"/>
      <w:bookmarkEnd w:id="19"/>
      <w:r>
        <w:rPr/>
        <w:t>3.1. Психические особенности детей в период новорожденности и младенчества</w:t>
      </w:r>
    </w:p>
    <w:p>
      <w:pPr>
        <w:pStyle w:val="Normal"/>
        <w:spacing w:lineRule="auto" w:line="240"/>
        <w:ind w:hanging="0" w:end="0"/>
        <w:rPr>
          <w:sz w:val="24"/>
        </w:rPr>
      </w:pPr>
      <w:r>
        <w:rPr>
          <w:sz w:val="24"/>
        </w:rPr>
        <w:t>Первый год жизни ребенка условно можно разделить на два перио</w:t>
        <w:softHyphen/>
        <w:t>да — период новорожденности, который длится от четырех до шести недель и кончается с появлением комплекса оживления, и период младенчества, который заканчивается в год.</w:t>
      </w:r>
    </w:p>
    <w:p>
      <w:pPr>
        <w:pStyle w:val="Normal"/>
        <w:spacing w:lineRule="auto" w:line="240"/>
        <w:ind w:firstLine="720" w:end="0"/>
        <w:rPr>
          <w:sz w:val="24"/>
        </w:rPr>
      </w:pPr>
      <w:r>
        <w:rPr>
          <w:sz w:val="24"/>
        </w:rPr>
        <w:t>Этап новорожденности — это время адаптации ребенка к новым, внеутробным условиям жизни, удлинения периода бодрствования по сравнению с периодом сна, формирования первых, необходи</w:t>
        <w:softHyphen/>
        <w:t>мых для психического развития реакций — зрительного и слухового сосредоточения (т.е. умения сосредоточиться на звуковом или зри</w:t>
        <w:softHyphen/>
        <w:t>тельном сигнале), первых сочетательных или условных рефлексов, например на положение при кормлении.</w:t>
      </w:r>
    </w:p>
    <w:p>
      <w:pPr>
        <w:pStyle w:val="Normal"/>
        <w:spacing w:lineRule="auto" w:line="240"/>
        <w:ind w:firstLine="720" w:end="0"/>
        <w:rPr/>
      </w:pPr>
      <w:r>
        <w:rPr>
          <w:sz w:val="24"/>
        </w:rPr>
        <w:t>В это же время начинает проявляться закономерность, харак</w:t>
        <w:softHyphen/>
        <w:t>терная для общего направления развития детей в первые годы жизни и существенно отличающая их от детенышей животных.</w:t>
      </w:r>
      <w:r>
        <w:rPr>
          <w:b/>
          <w:sz w:val="24"/>
        </w:rPr>
        <w:t xml:space="preserve"> </w:t>
      </w:r>
      <w:r>
        <w:rPr>
          <w:sz w:val="24"/>
        </w:rPr>
        <w:t>Эта</w:t>
      </w:r>
      <w:r>
        <w:rPr>
          <w:b/>
          <w:sz w:val="24"/>
        </w:rPr>
        <w:t xml:space="preserve"> </w:t>
      </w:r>
      <w:r>
        <w:rPr>
          <w:sz w:val="24"/>
        </w:rPr>
        <w:t>закономерность проявляется в том, что развитие сенсорных про</w:t>
        <w:softHyphen/>
        <w:t>цессов — т.е. зрения, слуха, осязания, существенно опережает у че</w:t>
        <w:softHyphen/>
        <w:t>ловеческих младенцев развитие моторики, в то время как у живот</w:t>
        <w:softHyphen/>
        <w:t>ных, наоборот, движения развиваются раньше, чем органы чувств.</w:t>
      </w:r>
    </w:p>
    <w:p>
      <w:pPr>
        <w:pStyle w:val="Normal"/>
        <w:spacing w:lineRule="auto" w:line="240"/>
        <w:ind w:firstLine="720" w:end="0"/>
        <w:rPr/>
      </w:pPr>
      <w:r>
        <w:rPr>
          <w:sz w:val="24"/>
        </w:rPr>
        <w:t>Зрительное и слуховое сосредоточение, которые появляются со</w:t>
        <w:softHyphen/>
        <w:t>ответственно в 4—5 и 3 недели, фактически закладывают основу перехода от ощущения к восприятию, к возможности увидеть пред</w:t>
        <w:softHyphen/>
        <w:t>мет целиком, во всей совокупности его свойств, а также проследить взглядом за движущимся</w:t>
      </w:r>
      <w:r>
        <w:rPr>
          <w:b/>
          <w:sz w:val="24"/>
        </w:rPr>
        <w:t xml:space="preserve"> </w:t>
      </w:r>
      <w:r>
        <w:rPr>
          <w:sz w:val="24"/>
        </w:rPr>
        <w:t>предметом или повернуть голову за пере</w:t>
        <w:softHyphen/>
        <w:t>мещающимся источником звука.</w:t>
      </w:r>
    </w:p>
    <w:p>
      <w:pPr>
        <w:pStyle w:val="Normal"/>
        <w:spacing w:lineRule="auto" w:line="240"/>
        <w:ind w:firstLine="720" w:end="0"/>
        <w:rPr>
          <w:sz w:val="24"/>
        </w:rPr>
      </w:pPr>
      <w:r>
        <w:rPr>
          <w:sz w:val="24"/>
        </w:rPr>
        <w:t>Эти реакции развиваются по принципу доминанты — т.е. в мо</w:t>
        <w:softHyphen/>
        <w:t>мент сосредоточения все другие реакции ребенка прекращаются, он замирает и сосредотачивается только на том звуке или объекте, который привлек его внимание. На основе этих сформировавшихся реакций появляется и комплекс оживления, который и является по</w:t>
        <w:softHyphen/>
        <w:t>казателем перехода к новому этапу развития — младенчеству.</w:t>
      </w:r>
    </w:p>
    <w:p>
      <w:pPr>
        <w:pStyle w:val="BodyTextIndent"/>
        <w:spacing w:lineRule="auto" w:line="240"/>
        <w:rPr/>
      </w:pPr>
      <w:r>
        <w:rPr/>
        <w:t>Комплекс оживления также является своего рода доминантой, так как в этот момент все другие потребности для ребенка теряют свое значение. Когда к нему подходит взрослый — он замирает, а затем начинает усиленно двигать ручками и ножками, улыбаться, гулить — словом делать все, чтобы привлечь к себе внимание взрос</w:t>
        <w:softHyphen/>
        <w:t>лого.</w:t>
      </w:r>
    </w:p>
    <w:p>
      <w:pPr>
        <w:pStyle w:val="Normal"/>
        <w:spacing w:lineRule="auto" w:line="240"/>
        <w:ind w:firstLine="720" w:end="0"/>
        <w:rPr>
          <w:sz w:val="24"/>
        </w:rPr>
      </w:pPr>
      <w:r>
        <w:rPr>
          <w:sz w:val="24"/>
        </w:rPr>
        <w:t>Такая реакция на взрослого доказывает, что близкие люди явля</w:t>
        <w:softHyphen/>
        <w:t>ются для младенца не просто необходимым условием развития, но его источником. В этом также заключается существенное отличие детенышей человека от детенышей животных, так как среда, обще</w:t>
        <w:softHyphen/>
        <w:t>ние со взрослыми, окружающая культура, язык не просто ускоряют или замедляют темп развития, благоприятствуя, или наоборот, пре</w:t>
        <w:softHyphen/>
        <w:t>пятствуя формированию, становлению определенных качеств, но направляют это развитие и обогащают его новым содержанием, ко</w:t>
        <w:softHyphen/>
        <w:t>торое может существенно изменить направление саморазвития детей. Об этом важно помнить всем взрослым, окружающим детей с первых дней их жизни.</w:t>
      </w:r>
    </w:p>
    <w:p>
      <w:pPr>
        <w:pStyle w:val="Normal"/>
        <w:spacing w:lineRule="auto" w:line="240"/>
        <w:ind w:firstLine="720" w:end="0"/>
        <w:rPr/>
      </w:pPr>
      <w:r>
        <w:rPr>
          <w:sz w:val="24"/>
        </w:rPr>
        <w:t>Реакция на взрослого является</w:t>
      </w:r>
      <w:r>
        <w:rPr>
          <w:b/>
          <w:sz w:val="24"/>
        </w:rPr>
        <w:t xml:space="preserve"> </w:t>
      </w:r>
      <w:r>
        <w:rPr>
          <w:sz w:val="24"/>
        </w:rPr>
        <w:t>не только первой собственно психологической реакцией ребенка, но и первой его социальной реакцией. Л.С. Выготский, говоря о развитии младенцев, писал о том, что это максимально социальное существо, и отчасти это дей</w:t>
        <w:softHyphen/>
        <w:t>ствительно так, потому что ребенок полностью зависит от взросло</w:t>
        <w:softHyphen/>
        <w:t>го, который удовлетворяет все его потребности. Сам ребенок никог</w:t>
        <w:softHyphen/>
        <w:t>да не смог бы выжить, именно взрослый, окружая его вниманием, заботой и уходом, помогает ему нормально сформироваться. С не</w:t>
        <w:softHyphen/>
        <w:t>обходимостью заботы взрослого связан и факт, о котором мы уже упоминали выше — преимущественное развитие сенсорики, т.е. ор</w:t>
        <w:softHyphen/>
        <w:t>ганов чувств, а не движений, так как необходимые операции по уходу и обслуживанию берет на себя взрослый, давая возможность тем самым сформироваться органам, по которым проходит наиболее важная для психического развития информация. Развитие вос</w:t>
        <w:softHyphen/>
        <w:t>приятия все первые годы жизни, фактически весь школьный возраст, является одним из наиболее важных психических процессов. От развития восприятия в этом возрасте, как мы увидим далее, во многом зависят и все другие познавательные процессы, прежде всего мышление.</w:t>
      </w:r>
    </w:p>
    <w:p>
      <w:pPr>
        <w:pStyle w:val="Normal"/>
        <w:spacing w:lineRule="auto" w:line="240"/>
        <w:ind w:firstLine="720" w:end="0"/>
        <w:rPr/>
      </w:pPr>
      <w:r>
        <w:rPr>
          <w:sz w:val="24"/>
        </w:rPr>
        <w:t>Однако роль взрослого не сводится только к уходу за ребенком и созданию благоприятных условий для развития восприятия. Иссле</w:t>
        <w:softHyphen/>
        <w:t>дования многих психологов (М.И. Лисина, Л.И. Божович, Э. Эрик</w:t>
      </w:r>
      <w:del w:id="266" w:author="ORPM" w:date="2001-03-22T17:12:00Z">
        <w:r>
          <w:rPr>
            <w:sz w:val="24"/>
          </w:rPr>
          <w:delText>-</w:delText>
        </w:r>
      </w:del>
      <w:r>
        <w:rPr>
          <w:sz w:val="24"/>
        </w:rPr>
        <w:t>сон, А. Адлер, А. Фрейд, Дж. Боулби и др.) показали, что в первые месяцы жизни крайне важным для ребенка является эмоциональ</w:t>
        <w:softHyphen/>
        <w:t>ный контакт, привязанность и защита, которая исходит от близкого взрослого. Доказывая, что ведущей деятельностью в младенческом возрасте является эмоционально-личностное общение со взрослым, Лисина провела серию экспериментов, в которых показала, что и познавательное развитие, а не только развитие эмоций и речи свя</w:t>
        <w:softHyphen/>
        <w:t>зано с общением со взрослым. Этнопсихологические исследования также продемонстрировали, что дети, которые имеют постоянный тактильный контакт с матерью (например, привязаны у нее за спи</w:t>
        <w:softHyphen/>
        <w:t>ной, как во многих африканских племенах), быстрее развиваются.</w:t>
      </w:r>
    </w:p>
    <w:p>
      <w:pPr>
        <w:pStyle w:val="Normal"/>
        <w:spacing w:lineRule="auto" w:line="240"/>
        <w:ind w:firstLine="720" w:end="0"/>
        <w:rPr>
          <w:sz w:val="24"/>
        </w:rPr>
      </w:pPr>
      <w:r>
        <w:rPr>
          <w:sz w:val="24"/>
        </w:rPr>
        <w:t>К концу младенчества формируются практически все свойства восприятия детей — константность, правильность, предметность, системность. Появление этих свойств связано с развитием локомо</w:t>
      </w:r>
      <w:del w:id="267" w:author="ORPM" w:date="2001-03-22T17:12:00Z">
        <w:r>
          <w:rPr>
            <w:sz w:val="24"/>
          </w:rPr>
          <w:delText>-</w:delText>
        </w:r>
      </w:del>
      <w:r>
        <w:rPr>
          <w:sz w:val="24"/>
        </w:rPr>
        <w:t>ций детей, перемещением в пространстве, благодаря чему они на</w:t>
        <w:softHyphen/>
        <w:t>учаются видеть предмет под разным углом зрения, узнавать его в разных сочетаниях, с различного расстояния и под разнообразны</w:t>
        <w:softHyphen/>
        <w:t>ми углами зрения. Появляются первые сенсорные эталоны — посто</w:t>
        <w:softHyphen/>
        <w:t>янные образы окружающих предметов. С этими эталонами дети со</w:t>
        <w:softHyphen/>
        <w:t>относят новые объекты, воспринимаемые в окружающем мире. Так как первые эталоны еще не являются обобщенными, но отражают свойства конкретных предметов, они получили название «предмет</w:t>
        <w:softHyphen/>
        <w:t>ные эталоны».</w:t>
      </w:r>
    </w:p>
    <w:p>
      <w:pPr>
        <w:pStyle w:val="Normal"/>
        <w:spacing w:lineRule="auto" w:line="240"/>
        <w:ind w:firstLine="720" w:end="0"/>
        <w:rPr/>
      </w:pPr>
      <w:r>
        <w:rPr>
          <w:sz w:val="24"/>
        </w:rPr>
        <w:t>Основные закономерности и нормативы психического развития младенцев были установлены в первые десятилетия</w:t>
      </w:r>
      <w:r>
        <w:rPr>
          <w:b/>
          <w:sz w:val="24"/>
        </w:rPr>
        <w:t xml:space="preserve"> </w:t>
      </w:r>
      <w:r>
        <w:rPr>
          <w:sz w:val="24"/>
        </w:rPr>
        <w:t>XX в. благодаря исследованиям Н.М. Щелованова и А. Гезелла.</w:t>
      </w:r>
    </w:p>
    <w:p>
      <w:pPr>
        <w:pStyle w:val="Normal"/>
        <w:spacing w:lineRule="auto" w:line="240"/>
        <w:ind w:firstLine="720" w:end="0"/>
        <w:rPr/>
      </w:pPr>
      <w:r>
        <w:rPr>
          <w:sz w:val="24"/>
        </w:rPr>
        <w:t>Систематическое изучение генезиса развития психики ребенка было начато Щеловановым еще в 1922 г. с открытием лаборатории генетической рефлексологии. Метод, который применялся в лабо</w:t>
        <w:softHyphen/>
        <w:t>ратории, заключался в беспрерывном, систематическом наблюде</w:t>
        <w:softHyphen/>
        <w:t>нии с регистрацией всех реакций ребенка, возникающих под влия</w:t>
        <w:softHyphen/>
        <w:t xml:space="preserve">нием внешних и внутренних раздражителей. Применялся также и метод рефлексологического эксперимента, который заключался в </w:t>
      </w:r>
      <w:del w:id="268" w:author="ORPM" w:date="2001-03-22T17:12:00Z">
        <w:r>
          <w:rPr>
            <w:sz w:val="24"/>
          </w:rPr>
          <w:delText>с</w:delText>
        </w:r>
      </w:del>
      <w:r>
        <w:rPr>
          <w:sz w:val="24"/>
        </w:rPr>
        <w:t>формировании искусственных сочетательных рефлексов у младен</w:t>
        <w:softHyphen/>
        <w:t>цев (например, рефлекса на молоко в рожке определенной формы и цвета).</w:t>
      </w:r>
    </w:p>
    <w:p>
      <w:pPr>
        <w:pStyle w:val="Normal"/>
        <w:spacing w:lineRule="auto" w:line="240"/>
        <w:ind w:firstLine="720" w:end="0"/>
        <w:rPr>
          <w:del w:id="271" w:author="ORPM" w:date="2001-03-22T17:12:00Z"/>
        </w:rPr>
      </w:pPr>
      <w:r>
        <w:rPr>
          <w:sz w:val="24"/>
        </w:rPr>
        <w:t>Н.М. Щеловановым и его сотрудниками Н.Л. Фигуриным и М.П. Денисовой были установлены важнейшие закономерности развития детей в период новорожденности и младенчества. Ими была зафиксирована динамика перехода от сна к бодроствованию, описано развитие сенсорных анализаторов, показана возможность формирования первых условных рефлексов на втором-третьем месяце жизни. В их работах были открыты и описаны зрительное и слуховое сосредоточение, установлены нормативы развития памя</w:t>
        <w:softHyphen/>
        <w:t>ти и восприятия младенцев, выявлены этапы становления мотори</w:t>
      </w:r>
      <w:del w:id="269" w:author="ORPM" w:date="2001-03-22T17:12:00Z">
        <w:r>
          <w:rPr>
            <w:sz w:val="24"/>
          </w:rPr>
          <w:delText>-</w:delText>
        </w:r>
      </w:del>
      <w:r>
        <w:rPr>
          <w:sz w:val="24"/>
        </w:rPr>
        <w:t>ки и сенсомоторной координации в первый год жизни. Также был открыт комплекс оживления (термин, который был введен в психо</w:t>
        <w:softHyphen/>
        <w:t>логию именно этими учеными) и кризис одного года. На основе полученных данных были разработаны критерии диагностики пси</w:t>
      </w:r>
      <w:del w:id="270" w:author="ORPM" w:date="2001-03-22T17:12:00Z">
        <w:r>
          <w:rPr>
            <w:sz w:val="24"/>
          </w:rPr>
          <w:delText>-</w:delText>
        </w:r>
      </w:del>
    </w:p>
    <w:p>
      <w:pPr>
        <w:pStyle w:val="Normal"/>
        <w:spacing w:lineRule="auto" w:line="240"/>
        <w:ind w:firstLine="720" w:end="0"/>
        <w:rPr/>
      </w:pPr>
      <w:del w:id="272" w:author="ORPM" w:date="2001-03-22T17:12:00Z">
        <w:r>
          <w:rPr>
            <w:sz w:val="24"/>
          </w:rPr>
          <w:delText>{</w:delText>
        </w:r>
      </w:del>
      <w:r>
        <w:rPr>
          <w:sz w:val="24"/>
        </w:rPr>
        <w:t>хического развития младенцев, которые, с некоторыми модифика</w:t>
        <w:softHyphen/>
        <w:t>циями, используются и в современной практической психологии.</w:t>
      </w:r>
    </w:p>
    <w:p>
      <w:pPr>
        <w:pStyle w:val="Normal"/>
        <w:spacing w:lineRule="auto" w:line="240"/>
        <w:ind w:firstLine="720" w:end="0"/>
        <w:rPr/>
      </w:pPr>
      <w:r>
        <w:rPr>
          <w:sz w:val="24"/>
        </w:rPr>
        <w:t>Большой вклад в исследование психического развития младен</w:t>
        <w:softHyphen/>
        <w:t>цев внес и американский психолог Арнольд Луций Гезелл — созда</w:t>
        <w:softHyphen/>
        <w:t>тель Иельской клиники нормального детства, в которой изучалось психическое развитие детей раннего возраста — от рождения</w:t>
      </w:r>
      <w:r>
        <w:rPr>
          <w:b/>
          <w:sz w:val="24"/>
        </w:rPr>
        <w:t xml:space="preserve"> </w:t>
      </w:r>
      <w:r>
        <w:rPr>
          <w:sz w:val="24"/>
        </w:rPr>
        <w:t>до 3 лет. Периоды младенчества и раннего детства были в центре науч</w:t>
        <w:softHyphen/>
        <w:t>ных интересов Гезелла в связи с тем, что он считал, что за первые 3 года жизни ребенок проходит большую часть своего психического развития, так как темпы этого развития наиболее высоки именно в первые 3 года, а затем постепенно замедляются со временем.</w:t>
      </w:r>
    </w:p>
    <w:p>
      <w:pPr>
        <w:pStyle w:val="Normal"/>
        <w:spacing w:lineRule="auto" w:line="240"/>
        <w:ind w:firstLine="720" w:end="0"/>
        <w:rPr/>
      </w:pPr>
      <w:r>
        <w:rPr>
          <w:sz w:val="24"/>
        </w:rPr>
        <w:t>Исследования Гезелла в отличие от работ Щелованова были на</w:t>
        <w:softHyphen/>
        <w:t>правлены не на анализ закономерностей развития психики в пер</w:t>
        <w:softHyphen/>
        <w:t>вые три года жизни, а на установление нормативности этого разви</w:t>
        <w:softHyphen/>
        <w:t>тия. В клинике Гезелла была разработана специальная аппаратура для объективной диагностики динамики психического развития ма</w:t>
        <w:softHyphen/>
        <w:t>леньких детей, в том числе кино- и фотосъемка, «зеркало Гезелла» (полупроницаемое стекло, применяемое для объективного наблю</w:t>
        <w:softHyphen/>
        <w:t>дения за поведением детей). Он также ввел в психологию новые методы исследования — лонгитюдный (метод продольного изуче</w:t>
        <w:softHyphen/>
        <w:t>ния одних и тех же детей в течение определенного периода време</w:t>
        <w:softHyphen/>
        <w:t>ни, чаще всего с рождения до подросткового возраста) и близнецо</w:t>
        <w:softHyphen/>
        <w:t>вый (сравнительный анализ психического развития монозиготных близнецов). На основе этих исследований была выработана система тестов и показателей нормы для детей от 3 месяцев до 6 лет по сле</w:t>
      </w:r>
      <w:del w:id="273" w:author="ORPM" w:date="2001-03-22T17:13:00Z">
        <w:r>
          <w:rPr>
            <w:sz w:val="24"/>
          </w:rPr>
          <w:delText>-</w:delText>
        </w:r>
      </w:del>
      <w:r>
        <w:rPr>
          <w:sz w:val="24"/>
        </w:rPr>
        <w:t>д</w:t>
      </w:r>
      <w:del w:id="274" w:author="ORPM" w:date="2001-03-22T17:13:00Z">
        <w:r>
          <w:rPr>
            <w:sz w:val="24"/>
          </w:rPr>
          <w:delText xml:space="preserve"> д</w:delText>
        </w:r>
      </w:del>
      <w:r>
        <w:rPr>
          <w:sz w:val="24"/>
        </w:rPr>
        <w:t>ующим показателям — моторика, речь, адаптивное поведение, лич</w:t>
      </w:r>
      <w:del w:id="275" w:author="ORPM" w:date="2001-03-22T17:13:00Z">
        <w:r>
          <w:rPr>
            <w:sz w:val="24"/>
          </w:rPr>
          <w:delText>-</w:delText>
        </w:r>
      </w:del>
      <w:r>
        <w:rPr>
          <w:sz w:val="24"/>
        </w:rPr>
        <w:t>ностно-социальное поведение. Модификация этих тестов также лежит в основе современной диагностики психического развития младенцев.</w:t>
      </w:r>
    </w:p>
    <w:p>
      <w:pPr>
        <w:pStyle w:val="Normal"/>
        <w:spacing w:lineRule="auto" w:line="240"/>
        <w:ind w:firstLine="720" w:end="0"/>
        <w:rPr>
          <w:sz w:val="24"/>
        </w:rPr>
      </w:pPr>
      <w:r>
        <w:rPr>
          <w:sz w:val="24"/>
        </w:rPr>
        <w:t>В течение первого года жизни активно развиваются не только восприятие и движения, но и память. Именно в это время формиру</w:t>
        <w:softHyphen/>
        <w:t>ются все генетические виды памяти — эмоциональная, моторная, образная, вербальная. Эмоциональная память есть, по некоторым данным, уже у плода. У младенца этот вид памяти является основ</w:t>
        <w:softHyphen/>
        <w:t>ным в первые недели жизни, он помогает ему ориентироваться в действительности, фиксируя внимание и направляя органы чувств на наиболее важные в эмоциональном отношении объекты. В 7— 9 недель появляется и моторная память, ребенок может запомнить и повторить какое-то движение, у него начинают появляться опре</w:t>
        <w:softHyphen/>
        <w:t>деленные привычные жесты, начало будущих операций. В 4 месяца у детей появляется образная память — сначала в виде узнавания зна</w:t>
        <w:softHyphen/>
        <w:t>комых предметов, а в 8—9 месяцев и воспроизведение того, что ре</w:t>
        <w:softHyphen/>
        <w:t>бенок видел ранее. Как появление моторной памяти влияет на орга</w:t>
        <w:softHyphen/>
        <w:t>низацию движений, на локомоции детей, так появление образной памяти существенно влияет на его общение и формирование моти-вационной сферы. С развитием узнавания ребенок начинает диф</w:t>
        <w:softHyphen/>
        <w:t>ференцировать окружающих взрослых, узнает приятных и неприят</w:t>
        <w:softHyphen/>
        <w:t>ных людей. Дифференцируется и его реакция на них — оживление и улыбка на приятных сменяется плачем при появлении неприятных лиц. А развитие воспроизведения стимулирует появление первых мотивов или, как их называет Божович, мотивирующих представле</w:t>
        <w:softHyphen/>
        <w:t>ний ребенка, которые способствуют становлению его личности, развития независимости от окружающей ситуации. Если раньше взрослый мог регулировать поведение ребенка, изменяя ситуацию, убирая, например, неприятные объекты и предлагая ребенку прият</w:t>
        <w:softHyphen/>
        <w:t>ные, то теперь, с появлением воспроизведения, ребенок меньше за</w:t>
        <w:softHyphen/>
        <w:t>висит от наличной ситуации, так как у него появляются и устойчи</w:t>
        <w:softHyphen/>
        <w:t>вые желания, связанные с объектами или ситуациями, которые со</w:t>
        <w:softHyphen/>
        <w:t>хранились в его памяти. Так и появляются постоянные побуждения или мотивы, направляющие деятельность ребенка.</w:t>
      </w:r>
    </w:p>
    <w:p>
      <w:pPr>
        <w:pStyle w:val="Normal"/>
        <w:spacing w:lineRule="auto" w:line="240"/>
        <w:ind w:firstLine="720" w:end="0"/>
        <w:rPr/>
      </w:pPr>
      <w:r>
        <w:rPr>
          <w:sz w:val="24"/>
        </w:rPr>
        <w:t>Развивается и мышление младенцев. К концу этого возраста у детей появляется ручной интеллект или наглядно-действенное мышление, которое строится на основе проб и ошибок и связано с развитием первых самостоятельных движений, локомоци</w:t>
      </w:r>
      <w:del w:id="276" w:author="ORPM" w:date="2001-03-22T17:13:00Z">
        <w:r>
          <w:rPr>
            <w:sz w:val="24"/>
          </w:rPr>
          <w:delText>и</w:delText>
        </w:r>
      </w:del>
      <w:ins w:id="277" w:author="ORPM" w:date="2001-03-22T17:13:00Z">
        <w:r>
          <w:rPr>
            <w:sz w:val="24"/>
          </w:rPr>
          <w:t>й</w:t>
        </w:r>
      </w:ins>
      <w:r>
        <w:rPr>
          <w:sz w:val="24"/>
        </w:rPr>
        <w:t xml:space="preserve"> ребенка. Большое значение имеет и развитие ориентировки — реакции на новые предметы, стремление их обследовать. Недаром А.В. Запоро</w:t>
        <w:softHyphen/>
        <w:t>жец, исследовавший познавательное развитие в первые годы жизни, подчеркивал, что различные психические процессы являют</w:t>
        <w:softHyphen/>
        <w:t>ся по сути разными видами ориентировки в окружающем мире. Так восприятие, по его мнению, является ориентировкой в свойствах и качествах предметов, мышление — в отношениях и связях их между собой, а эмоции — в их личностном смысле. Поэтому время, в тече</w:t>
        <w:softHyphen/>
        <w:t>ние которого ребенок обследует новый предмет, а также количест</w:t>
        <w:softHyphen/>
        <w:t>во анализаторов, которые участвуют в этом процессе, является важ</w:t>
        <w:softHyphen/>
        <w:t>ным показателем интеллектуального развития младенцев. То есть чем дольше ребенок рассматривает новую игрушку, чем больше раз</w:t>
        <w:softHyphen/>
        <w:t>ных качеств он в ней открывает, тем выше его интеллектуальный уровень.</w:t>
      </w:r>
    </w:p>
    <w:p>
      <w:pPr>
        <w:pStyle w:val="Normal"/>
        <w:spacing w:lineRule="auto" w:line="240"/>
        <w:ind w:firstLine="720" w:end="0"/>
        <w:rPr>
          <w:sz w:val="24"/>
        </w:rPr>
      </w:pPr>
      <w:r>
        <w:rPr>
          <w:sz w:val="24"/>
        </w:rPr>
        <w:t>Развивается и речь, прежде всего пассивная — ребенок слушает и различает звуки. Появляется и собственная, автономная речь детей, при этом надо помнить, что в этом возрасте развитие внешней речи идет от слова к предложению, а внутренней — от предложения к слову.</w:t>
      </w:r>
    </w:p>
    <w:p>
      <w:pPr>
        <w:pStyle w:val="Normal"/>
        <w:spacing w:lineRule="auto" w:line="240"/>
        <w:ind w:firstLine="720" w:end="0"/>
        <w:rPr>
          <w:sz w:val="24"/>
        </w:rPr>
      </w:pPr>
      <w:r>
        <w:rPr>
          <w:sz w:val="24"/>
        </w:rPr>
        <w:t>Большое значение для понимания психического развития детей этого возраста имеют данные, полученные в работах Эриксона. Он выделил восемь основных этапов в развитии личности детей, осно</w:t>
        <w:softHyphen/>
        <w:t>вой которой является ее идентичность, цельность. Эти этапы пред</w:t>
        <w:softHyphen/>
        <w:t>ставляют собой серию критических периодов, которые должны быть преодолены в течение всей жизни. При этом конкретный этап не только формирует новое, необходимое для социальной жизни качество, но и подготавливает ребенка к следующему жизненному периоду. Каждая стадия дает возможность формирования противо</w:t>
        <w:softHyphen/>
        <w:t>положных качеств и черт характера, которые осознает в себе чело</w:t>
        <w:softHyphen/>
        <w:t>век и с которыми он начинает себя идентифицировать. Выделяя период до года в качестве первой стадии психического развития, Эриксон считал, что в это время психика детерминируется в основ</w:t>
        <w:softHyphen/>
        <w:t>ном близкими людьми, родителями, которые формируют у ребенка чувство базового доверия или недоверия, т.е. открытости к миру или настороженности, закрытости к окружающему. Именно это ка</w:t>
        <w:softHyphen/>
        <w:t>чество впоследствии даст возможность детям доброжелательно от</w:t>
        <w:softHyphen/>
        <w:t>носиться к окружающим, без опаски и внутреннего барьера общать</w:t>
        <w:softHyphen/>
        <w:t>ся с новыми, незнакомыми людьми. В некоторой степени работы Эриксона показывают, что мотивация общения закладывается именно в этот период. В этом концепция Эриксона очень близка выводам Лисиной о значении для младенца эмоционального обще</w:t>
        <w:softHyphen/>
        <w:t>ния со взрослыми.</w:t>
      </w:r>
    </w:p>
    <w:p>
      <w:pPr>
        <w:pStyle w:val="Normal"/>
        <w:spacing w:lineRule="auto" w:line="240"/>
        <w:ind w:firstLine="720" w:end="0"/>
        <w:rPr/>
      </w:pPr>
      <w:r>
        <w:rPr>
          <w:sz w:val="24"/>
        </w:rPr>
        <w:t>Об этом же писал и английский психолог и психиатр Джон Боул</w:t>
      </w:r>
      <w:del w:id="278" w:author="ORPM" w:date="2001-03-22T17:13:00Z">
        <w:r>
          <w:rPr>
            <w:sz w:val="24"/>
          </w:rPr>
          <w:delText>-</w:delText>
        </w:r>
      </w:del>
      <w:r>
        <w:rPr>
          <w:sz w:val="24"/>
        </w:rPr>
        <w:t>би, автор «теории привязанности». Его идея состояла в том, что в первые месяцы жизни устанавливается тесная эмоциональная связь между матерью и ребенком, которая не сводима ни к сексуальности, ни к инстинктивному поведению. Резкий разрыв этой связи приво</w:t>
        <w:softHyphen/>
        <w:t>дит к серьезным нарушениям в психическом развитии ребенка, прежде всего в структуре его личности. Эти нарушения могут про</w:t>
        <w:softHyphen/>
        <w:t>явиться не сразу (и в этом отличие описываемых Боулби явлений от госпитализма и сходных с ним отклонений), но значительно позд</w:t>
        <w:softHyphen/>
        <w:t>нее, часто лишь в подростковом возрасте. Боулби доказывал, что мать для маленького ребенка является надежной защитой, своеоб</w:t>
        <w:softHyphen/>
        <w:t>разной базой, которую он время от времени покидает, стремясь ис</w:t>
        <w:softHyphen/>
        <w:t>следовать окружающий мир. Однако эта исследовательская актив</w:t>
        <w:softHyphen/>
        <w:t>ность стабильна и адекватна в тех случаях, когда ребенок уверен, что он может в любой момент вернуться под защиту матери. Таким образом, главная цель формирования эмоциональной связи между ребенком и матерью — дать ребенку ощущение защищенности и без</w:t>
        <w:softHyphen/>
        <w:t>опасности. Именно тепло и ласка, исходящие от матери в первые годы жизни ребенка, по его мнению, являются более важными, чем правильный уход за ребенком и его обучение. Работы Боулби, по</w:t>
        <w:softHyphen/>
        <w:t>священные этим вопросам, привели в 50-х гг. в Англии, а позднее и в других странах, к изменению условий госпитализации маленьких детей, которых не разлучают с матерью.</w:t>
      </w:r>
    </w:p>
    <w:p>
      <w:pPr>
        <w:sectPr>
          <w:footerReference w:type="default" r:id="rId12"/>
          <w:footerReference w:type="first" r:id="rId13"/>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BodyTextIndent"/>
        <w:spacing w:lineRule="auto" w:line="240"/>
        <w:rPr>
          <w:del w:id="279" w:author="ORPM" w:date="2001-03-22T17:16:00Z"/>
        </w:rPr>
      </w:pPr>
      <w:r>
        <w:rPr/>
        <w:t>Развитие восприятия, мышления, становление эмоциональных контактов с окружающими, а также появление собственных моти</w:t>
        <w:softHyphen/>
        <w:t>вов поведения изменяют социальную ситуацию развития младенца, который переходит на новый уровень. С этим связано и возникно</w:t>
        <w:softHyphen/>
        <w:t>вение критического периода, в том числе и его негативных состав</w:t>
        <w:softHyphen/>
        <w:t>ляющих, таких как упрямство, агрессия, негативизм, обидчивость. Как правило, эти проявления не становятся устойчивыми и с окон</w:t>
        <w:softHyphen/>
        <w:t>чанием кризиса проходят, но при полном игнорировании стремле</w:t>
        <w:softHyphen/>
        <w:t>ния и активности ребенка могут стать основой для формирования устойчивых негативных качеств личности.</w:t>
      </w:r>
    </w:p>
    <w:p>
      <w:pPr>
        <w:pStyle w:val="BodyTextIndent"/>
        <w:widowControl w:val="false"/>
        <w:bidi w:val="0"/>
        <w:spacing w:lineRule="auto" w:line="240"/>
        <w:ind w:firstLine="720" w:start="0" w:end="0"/>
        <w:jc w:val="both"/>
        <w:rPr>
          <w:ins w:id="283" w:author="ORPM" w:date="2001-03-22T17:15:00Z"/>
        </w:rPr>
      </w:pPr>
      <w:del w:id="280" w:author="ORPM" w:date="2001-03-22T17:16:00Z">
        <w:r>
          <w:rPr>
            <w:i/>
          </w:rPr>
          <w:delText xml:space="preserve"> </w:delText>
        </w:r>
      </w:del>
      <w:del w:id="281" w:author="ORPM" w:date="2001-03-22T17:16:00Z">
        <w:r>
          <w:rPr/>
          <w:delText xml:space="preserve">3.2. </w:delText>
        </w:r>
      </w:del>
      <w:ins w:id="282" w:author="ORPM" w:date="2001-03-22T17:15:00Z">
        <w:r>
          <w:rPr/>
          <w:t xml:space="preserve"> </w:t>
        </w:r>
      </w:ins>
    </w:p>
    <w:p>
      <w:pPr>
        <w:pStyle w:val="Heading2"/>
        <w:keepNext w:val="false"/>
        <w:spacing w:lineRule="auto" w:line="240"/>
        <w:rPr>
          <w:ins w:id="285" w:author="ORPM" w:date="2001-03-22T17:15:00Z"/>
        </w:rPr>
      </w:pPr>
      <w:ins w:id="284" w:author="ORPM" w:date="2001-03-22T17:15:00Z">
        <w:r>
          <w:rPr/>
        </w:r>
      </w:ins>
    </w:p>
    <w:p>
      <w:pPr>
        <w:pStyle w:val="Heading2"/>
        <w:keepNext w:val="false"/>
        <w:spacing w:lineRule="auto" w:line="240"/>
        <w:rPr/>
      </w:pPr>
      <w:ins w:id="286" w:author="ORPM" w:date="2001-03-22T17:15:00Z">
        <w:bookmarkStart w:id="20" w:name="__RefHeading___Toc511554723"/>
        <w:bookmarkEnd w:id="20"/>
        <w:r>
          <w:rPr/>
          <w:t xml:space="preserve">3.2. </w:t>
        </w:r>
      </w:ins>
      <w:r>
        <w:rPr/>
        <w:t>Психические особенности детей раннего возраста</w:t>
      </w:r>
    </w:p>
    <w:p>
      <w:pPr>
        <w:pStyle w:val="Heading2"/>
        <w:keepNext w:val="false"/>
        <w:rPr/>
      </w:pPr>
      <w:r>
        <w:rPr/>
      </w:r>
    </w:p>
    <w:p>
      <w:pPr>
        <w:pStyle w:val="Normal"/>
        <w:spacing w:lineRule="auto" w:line="240"/>
        <w:ind w:hanging="0" w:end="0"/>
        <w:rPr/>
      </w:pPr>
      <w:del w:id="287" w:author="ORPM" w:date="2001-03-22T17:16:00Z">
        <w:r>
          <w:rPr>
            <w:sz w:val="24"/>
          </w:rPr>
          <w:delText>П</w:delText>
        </w:r>
      </w:del>
      <w:r>
        <w:rPr>
          <w:sz w:val="24"/>
        </w:rPr>
        <w:t>Ранний возраст — это период с года до 3 лет. В это время происхо</w:t>
        <w:softHyphen/>
        <w:t>дят важнейшие изменения в психическом развитии детей — форми</w:t>
        <w:softHyphen/>
        <w:t>руется мышление, активно развивается двигательная сфера, появля</w:t>
        <w:softHyphen/>
        <w:t>ются первые устойчивые качества личности.</w:t>
      </w:r>
    </w:p>
    <w:p>
      <w:pPr>
        <w:pStyle w:val="Normal"/>
        <w:spacing w:lineRule="auto" w:line="240"/>
        <w:ind w:firstLine="720" w:end="0"/>
        <w:rPr/>
      </w:pPr>
      <w:r>
        <w:rPr>
          <w:sz w:val="24"/>
        </w:rPr>
        <w:t>Ведущей деятельностью в этом возрасте является предметная де</w:t>
        <w:softHyphen/>
        <w:t>ятельность, которая влияет на все сферы</w:t>
      </w:r>
      <w:del w:id="288" w:author="ORPM" w:date="2001-03-22T17:16:00Z">
        <w:r>
          <w:rPr>
            <w:sz w:val="24"/>
          </w:rPr>
          <w:delText>'</w:delText>
        </w:r>
      </w:del>
      <w:ins w:id="289" w:author="ORPM" w:date="2001-03-22T17:16:00Z">
        <w:r>
          <w:rPr>
            <w:sz w:val="24"/>
          </w:rPr>
          <w:t xml:space="preserve"> </w:t>
        </w:r>
      </w:ins>
      <w:r>
        <w:rPr>
          <w:sz w:val="24"/>
        </w:rPr>
        <w:t>психики детей, определяя во многом и специфику их общения с окружающими. Она возникает постепенно из манипулятивной и орудийной деятельности младен</w:t>
        <w:softHyphen/>
        <w:t>цев. Эта деятельность подразумевает, что предмет используется в качестве орудия по закрепленным в данной культуре правилам и нормам — например ложкой едят, лопаткой копают, а молотком за</w:t>
        <w:softHyphen/>
        <w:t>бивают гвозди.</w:t>
      </w:r>
    </w:p>
    <w:p>
      <w:pPr>
        <w:pStyle w:val="Normal"/>
        <w:spacing w:lineRule="auto" w:line="240"/>
        <w:ind w:firstLine="720" w:end="0"/>
        <w:rPr/>
      </w:pPr>
      <w:r>
        <w:rPr>
          <w:sz w:val="24"/>
        </w:rPr>
        <w:t>Выявляя в процессе деятельности наиболее</w:t>
      </w:r>
      <w:r>
        <w:rPr>
          <w:b/>
          <w:sz w:val="24"/>
        </w:rPr>
        <w:t xml:space="preserve"> </w:t>
      </w:r>
      <w:r>
        <w:rPr>
          <w:sz w:val="24"/>
        </w:rPr>
        <w:t>важные свойства предмета, ребенок начинает соотносить их с определенными опера</w:t>
        <w:softHyphen/>
        <w:t>циями, которые он совершает, при этом открывая, какие операции лучше всего подходят к конкретному предмету. Таким образом дети учатся пользоваться предметами так, чтобы они не были просто продолжением их руки, но использовались, исходя из логики само</w:t>
        <w:softHyphen/>
        <w:t>го предмета, т.е. из того, что им лучше всего можно делать. Этапы формирования таких, закрепленных за предметом-орудием дейст</w:t>
        <w:softHyphen/>
        <w:t>вий, были исследованы П.Я. Гальпериным.</w:t>
      </w:r>
    </w:p>
    <w:p>
      <w:pPr>
        <w:pStyle w:val="Normal"/>
        <w:spacing w:lineRule="auto" w:line="240"/>
        <w:ind w:firstLine="720" w:end="0"/>
        <w:rPr>
          <w:sz w:val="24"/>
        </w:rPr>
      </w:pPr>
      <w:r>
        <w:rPr>
          <w:sz w:val="24"/>
        </w:rPr>
        <w:t>Он показал, что на первой стадии — целенаправленных проб — ребенок варьирует свои действия исходя не из свойств орудия, ко</w:t>
        <w:softHyphen/>
        <w:t>торым он хочет достать нужный ему предмет, но из свойств самого этого предмета. На второй стадии — подстерегания — дети случайно находят в процессе своих попыток эффективный способ действия с орудием и стремятся повторить его. На третьей стадии, которую Гальперин назвал «стадией навязчивого вмешательства», ребенок активно старается воспроизвести эффективный способ действия с орудием и овладеть им. Четвертая стадия — объективной регуляции. На этой стадии ребенок открывает способы регулирования и изме</w:t>
        <w:softHyphen/>
        <w:t>нения действия исходя из тех объективных условий, в которых его приходится выполнять.</w:t>
      </w:r>
    </w:p>
    <w:p>
      <w:pPr>
        <w:pStyle w:val="Normal"/>
        <w:spacing w:lineRule="auto" w:line="240"/>
        <w:ind w:firstLine="720" w:end="0"/>
        <w:rPr/>
      </w:pPr>
      <w:r>
        <w:rPr>
          <w:sz w:val="24"/>
        </w:rPr>
        <w:t>Гальперин также доказал, что в том случае,</w:t>
      </w:r>
      <w:ins w:id="290" w:author="ORPM" w:date="2001-03-22T17:16:00Z">
        <w:r>
          <w:rPr>
            <w:sz w:val="24"/>
          </w:rPr>
          <w:t xml:space="preserve"> </w:t>
        </w:r>
      </w:ins>
      <w:r>
        <w:rPr>
          <w:sz w:val="24"/>
        </w:rPr>
        <w:t>когда взрослый сразу же показывает ребенку, каким образом действовать с предметом, этап проб и ошибок минуется, а дети сразу же начинают действо</w:t>
        <w:softHyphen/>
        <w:t>вать, начиная со второго этапа.</w:t>
      </w:r>
    </w:p>
    <w:p>
      <w:pPr>
        <w:pStyle w:val="Normal"/>
        <w:spacing w:lineRule="auto" w:line="240"/>
        <w:ind w:firstLine="720" w:end="0"/>
        <w:rPr>
          <w:sz w:val="24"/>
        </w:rPr>
      </w:pPr>
      <w:r>
        <w:rPr>
          <w:sz w:val="24"/>
        </w:rPr>
        <w:t>При диагностике развития предметных действий у детей необ</w:t>
        <w:softHyphen/>
        <w:t>ходимо помнить о том, что орудийные действия включают в себя и предметные, так как один из вариантов орудийного действия явля</w:t>
        <w:softHyphen/>
        <w:t>ется исторически закрепленным за данным предметом. Так, ложкой можно копать, пересыпать содержимое из одной емкости в другую, есть суп и совершать другие орудийные действия, но только послед</w:t>
        <w:softHyphen/>
        <w:t>ний способ использования является еще и предметным, историчес</w:t>
        <w:softHyphen/>
        <w:t>ки закрепленным за этим орудием. В течение второго года жизни дети обучаются большинству предметных действий, причем при ис</w:t>
        <w:softHyphen/>
        <w:t>следовании их психического развития важно помнить, что орудий</w:t>
        <w:softHyphen/>
        <w:t>ные действия в определенной степени могут являться показателем интеллектуального развития детей, в то время как предметные в большей степени отражают степень их обучения, широту контактов со взрослыми.</w:t>
      </w:r>
    </w:p>
    <w:p>
      <w:pPr>
        <w:pStyle w:val="Normal"/>
        <w:spacing w:lineRule="auto" w:line="240"/>
        <w:ind w:firstLine="720" w:end="0"/>
        <w:rPr>
          <w:sz w:val="24"/>
        </w:rPr>
      </w:pPr>
      <w:r>
        <w:rPr>
          <w:sz w:val="24"/>
        </w:rPr>
        <w:t>Большое значение для психического развития в этом возрасте имеет и формирование сенсорики. Выше говорилось о том, что ис</w:t>
        <w:softHyphen/>
        <w:t>следования многих ученых (К. Бюлера, А.В. Запорожца, Л.А. Венгера) показали, что в первые годы жизни уровень развития воспри</w:t>
        <w:softHyphen/>
        <w:t>ятия существенно влияет на мышление. Это связано с тем, что дей</w:t>
        <w:softHyphen/>
        <w:t>ствия восприятия связаны с такими операциями мышления, как обобщение, классификация, подведение под понятие и другими.</w:t>
      </w:r>
    </w:p>
    <w:p>
      <w:pPr>
        <w:pStyle w:val="Normal"/>
        <w:spacing w:lineRule="auto" w:line="240"/>
        <w:ind w:firstLine="720" w:end="0"/>
        <w:rPr>
          <w:sz w:val="24"/>
        </w:rPr>
      </w:pPr>
      <w:r>
        <w:rPr>
          <w:sz w:val="24"/>
        </w:rPr>
        <w:t>Развитие восприятия определяется тремя параметрами — пер</w:t>
        <w:softHyphen/>
        <w:t>цептивными действиями, сенсорными эталонами и действиями со</w:t>
        <w:softHyphen/>
        <w:t>отнесения. Таким образом, становление восприятия заключается в выделении наиболее характерных для данного предмета или ситуа</w:t>
        <w:softHyphen/>
        <w:t>ции качеств (информативных точек), составлении на их основе ус</w:t>
        <w:softHyphen/>
        <w:t>тойчивых образов (сенсорных эталонов) и соотнесении этих обра</w:t>
        <w:softHyphen/>
        <w:t>зов-эталонов с предметами окружающего мира. При диагностике уровня развития восприятия важно определить уровень сформиро</w:t>
        <w:softHyphen/>
        <w:t>ванности всех этих трех процессов. Необходимо также соотнести причины ошибок, допускаемых ребенком, с этими процессами, так как практически не существует детей, у которых были бы нарушены они все одновременно. Поэтому, как правило, коррекция одной из сторон помогает откорректировать всю деятельность восприятия.</w:t>
      </w:r>
    </w:p>
    <w:p>
      <w:pPr>
        <w:pStyle w:val="Normal"/>
        <w:spacing w:lineRule="auto" w:line="240"/>
        <w:ind w:firstLine="720" w:end="0"/>
        <w:rPr/>
      </w:pPr>
      <w:r>
        <w:rPr>
          <w:sz w:val="24"/>
        </w:rPr>
        <w:t>Перцептивные действия помогают изучить основные свойства и качества воспринимаемого предмета, выделив из них главные и вто</w:t>
        <w:softHyphen/>
        <w:t>ростепенные. На основе такого выделения ребенок воспринимает информативные точки в каждом из предметов окружающего мира, что помогает при повторном восприятии быстро узнать этот пред</w:t>
        <w:softHyphen/>
        <w:t>мет, отнеся</w:t>
      </w:r>
      <w:r>
        <w:rPr>
          <w:b/>
          <w:sz w:val="24"/>
        </w:rPr>
        <w:t xml:space="preserve"> </w:t>
      </w:r>
      <w:r>
        <w:rPr>
          <w:sz w:val="24"/>
        </w:rPr>
        <w:t>его к определенному классу — кукла, машинка, тарелка и т.д. Действия восприятия,</w:t>
      </w:r>
      <w:r>
        <w:rPr>
          <w:b/>
          <w:sz w:val="24"/>
        </w:rPr>
        <w:t xml:space="preserve"> </w:t>
      </w:r>
      <w:r>
        <w:rPr>
          <w:sz w:val="24"/>
        </w:rPr>
        <w:t>которые вначале являются внешними и развернутыми (ребенок должен не только посмотреть на предмет, но и потрогать его руками, действовать с ним), затем переходят во внутренний план и автоматизируются. Таким образом развитие пер</w:t>
        <w:softHyphen/>
        <w:t>цептивных действий помогает формированию обобщения, так же как и других мыслительных операций, так как выделение наиболее  значимых качеств каждого предмета дает возможность в дальнейшем объединить их в классы и понятия.</w:t>
      </w:r>
    </w:p>
    <w:p>
      <w:pPr>
        <w:pStyle w:val="Normal"/>
        <w:spacing w:lineRule="auto" w:line="240"/>
        <w:ind w:firstLine="720" w:end="0"/>
        <w:rPr/>
      </w:pPr>
      <w:r>
        <w:rPr>
          <w:sz w:val="24"/>
        </w:rPr>
        <w:t xml:space="preserve">В раннем возрасте также начинается формирование сенсорных эталонов — вначале как предметных (появляющихся уже к концу </w:t>
      </w:r>
      <w:del w:id="291" w:author="ORPM" w:date="2001-03-22T17:17:00Z">
        <w:r>
          <w:rPr>
            <w:sz w:val="24"/>
          </w:rPr>
          <w:delText>(</w:delText>
        </w:r>
      </w:del>
      <w:r>
        <w:rPr>
          <w:sz w:val="24"/>
        </w:rPr>
        <w:t>младенчества), которые затем, постепенно обобщаясь, переходят на уровень сенсорных. Сначала представления о форме или цвете связаны у ребенка с конкретным предметом (например, круглый мяч, зеленая трава и т.д.). Постепенно это качество обобщается и, отрываясь от предмета, становится обобщенным эталоном — цвета, формы, размера. Именно эти три основных эталона формируются у детей к концу раннего возраста.</w:t>
      </w:r>
    </w:p>
    <w:p>
      <w:pPr>
        <w:pStyle w:val="Normal"/>
        <w:spacing w:lineRule="auto" w:line="240"/>
        <w:ind w:firstLine="720" w:end="0"/>
        <w:rPr>
          <w:sz w:val="24"/>
        </w:rPr>
      </w:pPr>
      <w:r>
        <w:rPr>
          <w:sz w:val="24"/>
        </w:rPr>
        <w:t>Действия соотнесения предмета с эталоном помогают система</w:t>
        <w:softHyphen/>
        <w:t>тизировать те знания, которые есть у детей при восприятии новых предметов. Именно эти знания делают образ мира целостным и по</w:t>
        <w:softHyphen/>
        <w:t>стоянным. При этом в раннем возрасте дети еще не могут разделить сложный предмет на ряд эталонов, из которых он состоит, но могут уже найти отличия между конкретным предметом и эталоном — например сказав, что яблоко — это неправильный круг.</w:t>
      </w:r>
    </w:p>
    <w:p>
      <w:pPr>
        <w:pStyle w:val="Normal"/>
        <w:spacing w:lineRule="auto" w:line="240"/>
        <w:ind w:firstLine="720" w:end="0"/>
        <w:rPr/>
      </w:pPr>
      <w:r>
        <w:rPr>
          <w:sz w:val="24"/>
        </w:rPr>
        <w:t>Благодаря тесной связи восприятия и мышления, некоторые тесты, использующиеся для диагностики детей этого возраста, при</w:t>
      </w:r>
      <w:del w:id="292" w:author="ORPM" w:date="2001-03-22T17:17:00Z">
        <w:r>
          <w:rPr>
            <w:sz w:val="24"/>
          </w:rPr>
          <w:delText>-в</w:delText>
        </w:r>
      </w:del>
      <w:r>
        <w:rPr>
          <w:sz w:val="24"/>
        </w:rPr>
        <w:t>меняются для изучения обоих процессов.</w:t>
      </w:r>
    </w:p>
    <w:p>
      <w:pPr>
        <w:pStyle w:val="Normal"/>
        <w:spacing w:lineRule="auto" w:line="240"/>
        <w:ind w:firstLine="720" w:end="0"/>
        <w:rPr>
          <w:sz w:val="24"/>
        </w:rPr>
      </w:pPr>
      <w:r>
        <w:rPr>
          <w:sz w:val="24"/>
        </w:rPr>
        <w:t>В раннем возрасте кроме наглядно-действенного мышления начинает формироваться и наглядно-образное. Исходя из того, что мышление предполагает ориентировку в связях и соотношениях между предметами, в исследованиях Запорожца и Венгера были раз</w:t>
        <w:softHyphen/>
        <w:t>работаны методы изучения и диагностики мышления, исходя из способов ориентировки ребенка в ситуации. Эта ориентировка может быть связана с непосредственными действиями с предмета</w:t>
        <w:softHyphen/>
        <w:t>ми, их зрительным изучением или словесным описанием, опреде</w:t>
        <w:softHyphen/>
        <w:t>ляя тем самым и вид мышления — наглядно-действенное, образное, схематическое, словесно-логическое. При этом наглядно-действен</w:t>
        <w:softHyphen/>
        <w:t>ное мышление возникает к концу первого года жизни и является ведущим видом мышления до 3,5—4 лет. Наглядно-образное мышление возникает в 2,5—3 года и является ведущим до 6—6,5 лет. Наглядно-схематическое мышление возникает в 4,5—5 лет, оставаясь веду</w:t>
        <w:softHyphen/>
        <w:t>щим видом мышления до 6—7 лет. И, наконец, словесно-логическое мышление возникает в 5,5—6 лет, становясь ведущим с 7—8 лет, и остается основной формой мышления у большинства взрослых людей. Таким образом, в раннем возрасте основным (и практически до конца этого возраста единственным) видом мышления является наглядно-действенное, предполагающее непосредственный контакт ребенка с предметами и поиск правильного решения задачи путем проб и ошибок. Как и в случае с формированием предметных дейст</w:t>
        <w:softHyphen/>
        <w:t>вий, помощь взрослого, который показывает ребенку, на какие параметры ситуации следует обратить внимание, чтобы правильно сориентироваться и правильно решить задачу, необходима для раз</w:t>
        <w:softHyphen/>
        <w:t>вития мышления ребенка и перехода его на более высокий образ</w:t>
        <w:softHyphen/>
        <w:t>ный уровень. В то же время к концу раннего возраста при решении простых, связанных с прошлым опытом задач, дети должны уметь ориентироваться практически мгновенно, не прибегая к пробным действиям с предметами, т.е. решать задачи на основе образного мышления.</w:t>
      </w:r>
    </w:p>
    <w:p>
      <w:pPr>
        <w:pStyle w:val="Normal"/>
        <w:spacing w:lineRule="auto" w:line="240"/>
        <w:ind w:firstLine="720" w:end="0"/>
        <w:rPr>
          <w:sz w:val="24"/>
        </w:rPr>
      </w:pPr>
      <w:r>
        <w:rPr>
          <w:sz w:val="24"/>
        </w:rPr>
        <w:t>Характерной особенностью мышления ребенка в этот период является его синкретизм, т.е. нерасчлененность — ребенок пытает</w:t>
        <w:softHyphen/>
        <w:t>ся решить задачу, не выделяя в ней отдельные параметры, но вос</w:t>
        <w:softHyphen/>
        <w:t>принимая ситуацию как целостную картинку, все детали которой имеют одинаковое значение. Поэтому помощь взрослого должна быть направлена прежде всего на анализ и выделение отдельных деталей в ситуации, из которых потом ребенок (может быть также при помощи взрослого) выделит главные и второстепенные. Таким образом, общение со взрослым, совместная предметная деятель</w:t>
        <w:softHyphen/>
        <w:t>ность могут существенно ускорить и оптимизировать познаватель</w:t>
        <w:softHyphen/>
        <w:t>ное развитие детей, недаром М.И. Лисина назвала ведущий вид об</w:t>
        <w:softHyphen/>
        <w:t>щения в этот период ситуативно-деловым.</w:t>
      </w:r>
    </w:p>
    <w:p>
      <w:pPr>
        <w:pStyle w:val="Normal"/>
        <w:spacing w:lineRule="auto" w:line="240"/>
        <w:ind w:firstLine="720" w:end="0"/>
        <w:rPr>
          <w:sz w:val="24"/>
        </w:rPr>
      </w:pPr>
      <w:r>
        <w:rPr>
          <w:sz w:val="24"/>
        </w:rPr>
        <w:t>Однако общение со взрослым имеет большое значение не толь</w:t>
        <w:softHyphen/>
        <w:t>ко для формирования познавательной сферы, но и для развития личности детей раннего возраста. Окружающим надо помнить, что представление о себе, первая самооценка детей в это время являет</w:t>
        <w:softHyphen/>
        <w:t>ся на самом деле интериоризованной оценкой взрослого. Поэтому постоянные замечания, игнорирование пусть даже не всегда успеш</w:t>
        <w:softHyphen/>
        <w:t>ных попыток детей сделать что-то самостоятельно, недооценка их стараний могут привести уже в этом возрасте к неуверенности в себе, снижению притязаний на успех в осуществляемой деятель</w:t>
        <w:softHyphen/>
        <w:t>ности.</w:t>
      </w:r>
    </w:p>
    <w:p>
      <w:pPr>
        <w:pStyle w:val="BodyTextIndent"/>
        <w:spacing w:lineRule="auto" w:line="240"/>
        <w:rPr/>
      </w:pPr>
      <w:r>
        <w:rPr/>
        <w:t>Об этом говорил и Э. Эриксон, доказывая, что в этом возрасте у детей формируется чувство самостоятельности, автономности либо, при неблагоприятном направлении развития, чувство зависи</w:t>
        <w:softHyphen/>
        <w:t>мости от него. Доминирование одного из двух вариантов связано, по его мнению, с тем, как взрослые реагируют на первые попытки ребенка добиться самостоятельности. В какой-то степени описание этой стадии у Эриксона коррелирует с описанием формирования новообразования «я — сам» в отечественной психологии. Так, в ис</w:t>
        <w:softHyphen/>
        <w:t>следованиях Д.Б. Эльконина, Л.И. Божович и других психологов подчеркивалось, что к концу раннего детства у детей появляются первые представления о себе как о личности, отличающейся от дру</w:t>
        <w:softHyphen/>
        <w:t>гих самостоятельностью собственных действий.</w:t>
      </w:r>
    </w:p>
    <w:p>
      <w:pPr>
        <w:pStyle w:val="Normal"/>
        <w:spacing w:lineRule="auto" w:line="240"/>
        <w:ind w:firstLine="720" w:end="0"/>
        <w:rPr>
          <w:sz w:val="24"/>
        </w:rPr>
      </w:pPr>
      <w:r>
        <w:rPr>
          <w:sz w:val="24"/>
        </w:rPr>
        <w:t>В это же время у детей появляются первые признаки негативиз</w:t>
        <w:softHyphen/>
        <w:t>ма, упрямства и агрессии, которые являются симптомами кризиса 3 лет. Это один из самых значимых и эмоционально насыщенных кризисов в онтогенезе. Фиксация на негативном этапе этого кризи</w:t>
        <w:softHyphen/>
        <w:t>са, препятствия, которые возникают при формировании самостоя</w:t>
        <w:softHyphen/>
        <w:t>тельности, активности детей (высокая степень опеки — гиперопека, авторитарность, высокие требования и критика со стороны взрос</w:t>
        <w:softHyphen/>
        <w:t>лых), не только препятствуют нормальному развитию самосознания и самооценки детей, но и приводят к тому, что негативизм, упрямст</w:t>
        <w:softHyphen/>
        <w:t>во, агрессия, так же как и тревога, отгороженность становятся ус</w:t>
        <w:softHyphen/>
        <w:t>тойчивыми свойствами личности. Эти качества, естественно, влия</w:t>
        <w:softHyphen/>
        <w:t>ют на все виды деятельности детей — и на их общение с окружающи</w:t>
        <w:softHyphen/>
        <w:t>ми, и на их учебу и могут привести к серьезным отклонениям в млад</w:t>
        <w:softHyphen/>
        <w:t>шем школьном и, особенно, подростковом возрасте.</w:t>
      </w:r>
    </w:p>
    <w:p>
      <w:pPr>
        <w:pStyle w:val="Normal"/>
        <w:spacing w:lineRule="auto" w:line="240"/>
        <w:ind w:firstLine="720" w:end="0"/>
        <w:rPr>
          <w:sz w:val="24"/>
        </w:rPr>
      </w:pPr>
      <w:r>
        <w:rPr>
          <w:sz w:val="24"/>
        </w:rPr>
        <w:t>Важной характеристикой этого возрастного этапа является ла</w:t>
        <w:softHyphen/>
        <w:t>бильность эмоциональной сферы ребенка. Его эмоции и формирую</w:t>
        <w:softHyphen/>
        <w:t>щиеся в это время чувства, отражающие отношения к предметам и людям, еще не фиксированы и могут быть изменены при изменении ситуации. Фиксация на запрете при появлении другого положитель</w:t>
        <w:softHyphen/>
        <w:t>ного стимула, отсутствие положительной эмоциональной реакции на новую игрушку и иные показатели регидности эмоций, так же как и фиксация на отрицательных эмоциях, являются серьезными пока</w:t>
        <w:softHyphen/>
        <w:t>зателями (свидетельствами) отклонения не только в развитии эмо</w:t>
        <w:softHyphen/>
        <w:t>циональной сферы, но и в общем психическом развитии в этом воз</w:t>
        <w:softHyphen/>
        <w:t>расте.</w:t>
      </w:r>
    </w:p>
    <w:p>
      <w:pPr>
        <w:pStyle w:val="Normal"/>
        <w:spacing w:lineRule="auto" w:line="240"/>
        <w:ind w:firstLine="720" w:end="0"/>
        <w:rPr>
          <w:sz w:val="24"/>
        </w:rPr>
      </w:pPr>
      <w:r>
        <w:rPr>
          <w:sz w:val="24"/>
        </w:rPr>
      </w:r>
    </w:p>
    <w:p>
      <w:pPr>
        <w:pStyle w:val="Heading2"/>
        <w:keepNext w:val="false"/>
        <w:rPr/>
      </w:pPr>
      <w:bookmarkStart w:id="21" w:name="__RefHeading___Toc511554724"/>
      <w:bookmarkEnd w:id="21"/>
      <w:r>
        <w:rPr/>
        <w:t>3.3. Особенности</w:t>
      </w:r>
      <w:r>
        <w:rPr>
          <w:i/>
        </w:rPr>
        <w:t xml:space="preserve"> </w:t>
      </w:r>
      <w:r>
        <w:rPr/>
        <w:t>психического</w:t>
      </w:r>
      <w:r>
        <w:rPr>
          <w:i/>
        </w:rPr>
        <w:t xml:space="preserve"> </w:t>
      </w:r>
      <w:r>
        <w:rPr/>
        <w:t>развития в дошкольном возрасте</w:t>
      </w:r>
    </w:p>
    <w:p>
      <w:pPr>
        <w:pStyle w:val="Normal"/>
        <w:spacing w:lineRule="auto" w:line="240"/>
        <w:ind w:hanging="0" w:end="0"/>
        <w:rPr>
          <w:sz w:val="24"/>
        </w:rPr>
      </w:pPr>
      <w:r>
        <w:rPr>
          <w:sz w:val="24"/>
        </w:rPr>
        <w:t>Одной из главных особенностей дошкольного возраста является развитие произвольности ведущих психических процессов. Этот факт отмечался практически всеми учеными, занимавшимися этим возрастным периодом.</w:t>
      </w:r>
    </w:p>
    <w:p>
      <w:pPr>
        <w:pStyle w:val="Normal"/>
        <w:spacing w:lineRule="auto" w:line="240"/>
        <w:ind w:firstLine="720" w:end="0"/>
        <w:rPr>
          <w:sz w:val="24"/>
        </w:rPr>
      </w:pPr>
      <w:r>
        <w:rPr>
          <w:sz w:val="24"/>
        </w:rPr>
        <w:t>Л.С. Выготский, который отмечал развитие произвольности как одну из важнейших характеристик дошкольного возраста, связывал это с появлением высших психических функций (ВПФ) и развити</w:t>
        <w:softHyphen/>
        <w:t>ем знаковой функции сознания. Им была разработана схема форми</w:t>
        <w:softHyphen/>
        <w:t>рования человеческой психики в процессе использования знаков как средств регуляции психической деятельности.</w:t>
      </w:r>
    </w:p>
    <w:p>
      <w:pPr>
        <w:pStyle w:val="Normal"/>
        <w:spacing w:lineRule="auto" w:line="240"/>
        <w:ind w:firstLine="720" w:end="0"/>
        <w:rPr>
          <w:sz w:val="24"/>
        </w:rPr>
      </w:pPr>
      <w:r>
        <w:rPr>
          <w:sz w:val="24"/>
        </w:rPr>
        <w:t>Эта регуляция связана с опосредованным характером ВПФ, при</w:t>
        <w:softHyphen/>
        <w:t>чем опосредуются они знаком или стимулом-средством, который со</w:t>
        <w:softHyphen/>
        <w:t>здает дополнительную связь между воздействующим стимулом и ре</w:t>
        <w:softHyphen/>
        <w:t>акцией человека (как поведенческой, так и мыслительной). Схема психических процессов в представлении Выготского выглядит таким образом:</w:t>
      </w:r>
    </w:p>
    <w:p>
      <w:pPr>
        <w:pStyle w:val="Normal"/>
        <w:spacing w:lineRule="auto" w:line="240"/>
        <w:ind w:firstLine="720" w:end="0"/>
        <w:rPr>
          <w:sz w:val="24"/>
        </w:rPr>
      </w:pPr>
      <w:r>
        <w:rPr>
          <w:sz w:val="24"/>
        </w:rPr>
      </w:r>
    </w:p>
    <w:p>
      <w:pPr>
        <w:pStyle w:val="Normal"/>
        <w:spacing w:lineRule="auto" w:line="240"/>
        <w:ind w:firstLine="720" w:end="0"/>
        <w:jc w:val="center"/>
        <w:rPr>
          <w:sz w:val="24"/>
        </w:rPr>
      </w:pPr>
      <w:r>
        <w:rPr>
          <w:sz w:val="20"/>
        </w:rPr>
        <w:drawing>
          <wp:inline distT="0" distB="0" distL="0" distR="0">
            <wp:extent cx="3888740" cy="664210"/>
            <wp:effectExtent l="0" t="0" r="0" b="0"/>
            <wp:docPr id="8"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title=""/>
                    <pic:cNvPicPr>
                      <a:picLocks noChangeAspect="1" noChangeArrowheads="1"/>
                    </pic:cNvPicPr>
                  </pic:nvPicPr>
                  <pic:blipFill>
                    <a:blip r:embed="rId14"/>
                    <a:srcRect l="-9" t="-54" r="-9" b="-54"/>
                    <a:stretch>
                      <a:fillRect/>
                    </a:stretch>
                  </pic:blipFill>
                  <pic:spPr bwMode="auto">
                    <a:xfrm>
                      <a:off x="0" y="0"/>
                      <a:ext cx="3888740" cy="664210"/>
                    </a:xfrm>
                    <a:prstGeom prst="rect">
                      <a:avLst/>
                    </a:prstGeom>
                  </pic:spPr>
                </pic:pic>
              </a:graphicData>
            </a:graphic>
          </wp:inline>
        </w:drawing>
      </w:r>
    </w:p>
    <w:p>
      <w:pPr>
        <w:pStyle w:val="Normal"/>
        <w:spacing w:lineRule="auto" w:line="240"/>
        <w:ind w:firstLine="720" w:end="0"/>
        <w:rPr>
          <w:sz w:val="24"/>
        </w:rPr>
      </w:pPr>
      <w:r>
        <w:rPr>
          <w:sz w:val="24"/>
        </w:rPr>
      </w:r>
    </w:p>
    <w:p>
      <w:pPr>
        <w:pStyle w:val="BodyTextIndent"/>
        <w:spacing w:lineRule="auto" w:line="240"/>
        <w:rPr/>
      </w:pPr>
      <w:r>
        <w:rPr/>
        <w:t>В отличие от стимула-средства, который может быть изобретен самим ребенком (например, узелок на платке или палочка вместо градусника), знаки не изобретаются детьми, но приобретаются ими в процессе общения со взрослыми. Таким бразом, знак появляется вначале во внешнем плане, в плане общения, а затем переходит во внутренний план, план сознания, или, как писал Выготский, «каж</w:t>
        <w:softHyphen/>
        <w:t>дая высшая психическая функция появляется на сцене дважды; один раз как внешняя, интерпсихическая, а второй — как внутрен</w:t>
        <w:softHyphen/>
        <w:t>няя, интрапсихическая».</w:t>
      </w:r>
    </w:p>
    <w:p>
      <w:pPr>
        <w:pStyle w:val="Normal"/>
        <w:spacing w:lineRule="auto" w:line="240"/>
        <w:ind w:firstLine="720" w:end="0"/>
        <w:rPr/>
      </w:pPr>
      <w:r>
        <w:rPr>
          <w:sz w:val="24"/>
        </w:rPr>
        <w:t>При этом знаки, будучи продуктом общественного развития, несут на себе отпечаток культуры того социума, в котором растет ребенок. Дети усваивают знаки в процессе общения и начинают ис</w:t>
        <w:softHyphen/>
        <w:t>пользовать их для управления своей внутренней психической жиз</w:t>
        <w:softHyphen/>
        <w:t>нью. Благодаря интериоризации знаков у детей формируется знако</w:t>
        <w:softHyphen/>
        <w:t>вая функция сознания, осуществляется становление таких собствен</w:t>
        <w:softHyphen/>
        <w:t>но человеческих психических процессов,</w:t>
      </w:r>
      <w:r>
        <w:rPr>
          <w:b/>
          <w:sz w:val="24"/>
        </w:rPr>
        <w:t xml:space="preserve"> </w:t>
      </w:r>
      <w:r>
        <w:rPr>
          <w:sz w:val="24"/>
        </w:rPr>
        <w:t>как логическое мышление, воля, речь, т.е. интериоризация знаков</w:t>
      </w:r>
      <w:r>
        <w:rPr>
          <w:b/>
          <w:sz w:val="24"/>
        </w:rPr>
        <w:t xml:space="preserve"> </w:t>
      </w:r>
      <w:r>
        <w:rPr>
          <w:sz w:val="24"/>
        </w:rPr>
        <w:t>является тем механиз</w:t>
        <w:softHyphen/>
        <w:t>мом, который формирует психику детей.</w:t>
      </w:r>
    </w:p>
    <w:p>
      <w:pPr>
        <w:pStyle w:val="BodyTextIndent"/>
        <w:spacing w:lineRule="auto" w:line="240"/>
        <w:rPr/>
      </w:pPr>
      <w:r>
        <w:rPr/>
        <w:t>Исследуя становление произвольного поведения, А.В. Запоро</w:t>
        <w:softHyphen/>
        <w:t>жец пришел к выводу о важности роли ориентировки в этом про</w:t>
        <w:softHyphen/>
        <w:t>цессе. В его экспериментах детям надо было провести машинку по лабиринту или пробежать по определенному маршруту, или прыг</w:t>
        <w:softHyphen/>
        <w:t>нуть как можно дальше сначала с предварительной ориентировкой (например, проводилась черта, до которой детям надо было до</w:t>
        <w:softHyphen/>
        <w:t>прыгнуть), а затем без ориентировки (прыгать как можно дальше). Оказалось, что практически все дети прыгают дальше, если есть ориентировка, т.е. хотя бы черта, до которой надо допрыгнуть. Точно так же они лучше ведут машину и координируют свои дейст</w:t>
        <w:softHyphen/>
        <w:t>вия при выделении ориентировочного этапа. Исследования Запо</w:t>
        <w:softHyphen/>
        <w:t>рожца привели его к выводу о том, что ориентировка проходит не</w:t>
        <w:softHyphen/>
        <w:t>сколько этапов — от ориентировки внешней, развернутой, к внут</w:t>
        <w:softHyphen/>
        <w:t>ренней, свернутой, т.е. интериоризованной.</w:t>
      </w:r>
    </w:p>
    <w:p>
      <w:pPr>
        <w:pStyle w:val="Normal"/>
        <w:spacing w:lineRule="auto" w:line="240"/>
        <w:ind w:firstLine="720" w:end="0"/>
        <w:rPr>
          <w:sz w:val="24"/>
        </w:rPr>
      </w:pPr>
      <w:r>
        <w:rPr>
          <w:sz w:val="24"/>
        </w:rPr>
        <w:t>Об интериоризации мыслительных операций в дошкольном воз</w:t>
        <w:softHyphen/>
        <w:t>расте писал и Ж. Пиаже, который установил многие основные зако</w:t>
        <w:softHyphen/>
        <w:t>номерности развития мышления в этом возрасте: эгоцентризм (не</w:t>
        <w:softHyphen/>
        <w:t>умение встать на чужую точку зрения), синкретизм (нерасчленен</w:t>
        <w:softHyphen/>
        <w:t>ность детского мышления), трансдукцию (переход от частного к частному, минуя общее), артифициализм (искусственность, созданность мира), анимизм (одушевленность), нечувствительность к про</w:t>
        <w:softHyphen/>
        <w:t>тиворечиям. К концу дошкольного возраста у детей появляется об</w:t>
        <w:softHyphen/>
        <w:t>ратимость и преодолевается эгоцентризм.</w:t>
      </w:r>
    </w:p>
    <w:p>
      <w:pPr>
        <w:pStyle w:val="Normal"/>
        <w:spacing w:lineRule="auto" w:line="240"/>
        <w:ind w:firstLine="720" w:end="0"/>
        <w:rPr>
          <w:sz w:val="24"/>
        </w:rPr>
      </w:pPr>
      <w:r>
        <w:rPr>
          <w:sz w:val="24"/>
        </w:rPr>
        <w:t>Исследуя эгоцентризм, Пиаже задавал детям простые вопросы, отвечая на которые детям надо было посмотреть на ситуацию с точки зрения другого человека. Например, он спрашивал ребенка, сколько у него братьев, а услышав ответ: «У меня два брата», задавал ребенку следующий вопрос: «А сколько братьев у твоего старшего брата?» Как правило, дети 3—4 лет терялись и не могли правильно ответить на этот вопрос, отвечая, что у брата только один брат, и забывая при этом себя. Более сложным был проведенный им экспе</w:t>
        <w:softHyphen/>
        <w:t>римент с тремя горами разной высоты, на вершинах которых были расположены разные предметы — мельница, дом, дерево и т.п. Детям предъявлялись фотографии, их просили выбрать ту из них, где все три горы видны в том положении, в котором их видит ребе</w:t>
        <w:softHyphen/>
        <w:t>нок в данную минуту. С этим заданием справлялись даже маленькие, 3—4-летние дети. После этого с другой стороны макета ставили куклу, и экспериментатор просил ребенка выбрать теперь ту фотографию, которая соответствует позиции куклы. С этим заданием дети уже не могли справиться, причем, как правило, даже 6—7-лет</w:t>
        <w:softHyphen/>
        <w:t>ние снова выбирали ту фотографию, которая отражала их позицию перед макетом, но не позицию куклы или другого человека. Это и дало возможность Пиаже сделать вывод о трудности для ребенка встать на чужую точку зрения, об эгоцентризме детей. Однако, как показали исследования М. Дональдсон, Дж. Брунера и других иссле</w:t>
        <w:softHyphen/>
        <w:t>дователей, в более знакомых и понятных для детей ситуациях позна</w:t>
        <w:softHyphen/>
        <w:t>вательный эгоцентризм преодолевается уже к 5 годам. В этом возрас</w:t>
        <w:softHyphen/>
        <w:t>те многие дети способны понять и чужую позицию, увидеть мир гла</w:t>
        <w:softHyphen/>
        <w:t>зами другого человека, например выбрать картинку лабиринта с точки зрения разных игрушек (эксперименты Дональдсон). Как по</w:t>
        <w:softHyphen/>
        <w:t>казали исследования, познавательной децентрации предшествует эмоциональная — т.е. сначала у ребенка появляется способность по</w:t>
        <w:softHyphen/>
        <w:t>нять эмоциональное состояние другого человека даже в том случае, если оно диаметрально отличается от его собственного в данный момент. Как правило, эта способность появляется уже к 4,5—5 годам, при этом в проективных интервью (Бреслав) дети дифференциру</w:t>
        <w:softHyphen/>
        <w:t>ют свои желания от желаний окружающих (взрослых, сверстников).</w:t>
      </w:r>
    </w:p>
    <w:p>
      <w:pPr>
        <w:pStyle w:val="Normal"/>
        <w:spacing w:lineRule="auto" w:line="240"/>
        <w:ind w:firstLine="720" w:end="0"/>
        <w:rPr>
          <w:sz w:val="24"/>
        </w:rPr>
      </w:pPr>
      <w:r>
        <w:rPr>
          <w:sz w:val="24"/>
        </w:rPr>
        <w:t>Не менее важным является и появление обратимости к концу этого возрастного периода. Изучая операциональную сторону мыш</w:t>
        <w:softHyphen/>
        <w:t>ления, Пиаже разработал эксперименты для изучения мыслитель</w:t>
        <w:softHyphen/>
        <w:t>ных операций детей. Необходимо отметить, что фактически Пиаже был единственным исследователем, уделявшим внимание именно этой проблеме, так как большинство ученых, в том числе таких из</w:t>
        <w:softHyphen/>
        <w:t>вестных, как Л.С. Выготский, В. Штерн, К. Бюлер и другие, исследо</w:t>
        <w:softHyphen/>
        <w:t>вали в основном не процесс мышления, а продукты мыслительной деятельности. Эта разница позиций видна даже в названиях тех эта</w:t>
        <w:softHyphen/>
        <w:t>пов, которые описываются учеными: понятий или комплексов у Вы</w:t>
        <w:softHyphen/>
        <w:t>готского и сенсомоторных или конкретных операций у Пиаже.</w:t>
      </w:r>
    </w:p>
    <w:p>
      <w:pPr>
        <w:pStyle w:val="Normal"/>
        <w:spacing w:lineRule="auto" w:line="240"/>
        <w:ind w:firstLine="720" w:end="0"/>
        <w:rPr>
          <w:sz w:val="24"/>
        </w:rPr>
      </w:pPr>
      <w:r>
        <w:rPr>
          <w:sz w:val="24"/>
        </w:rPr>
        <w:t>Характеризуя понятие «обратимости мыслительных операций», Пиаже приводил в качестве примера арифметические действия — сложения и вычитания, умножения и деления, которые могут быть прочитаны как слева направо, так и справа налево, например:</w:t>
      </w:r>
    </w:p>
    <w:p>
      <w:pPr>
        <w:pStyle w:val="Normal"/>
        <w:spacing w:lineRule="auto" w:line="240"/>
        <w:ind w:firstLine="720" w:end="0"/>
        <w:rPr>
          <w:sz w:val="24"/>
        </w:rPr>
      </w:pPr>
      <w:r>
        <w:rPr>
          <w:sz w:val="24"/>
        </w:rPr>
      </w:r>
    </w:p>
    <w:p>
      <w:pPr>
        <w:pStyle w:val="Normal"/>
        <w:spacing w:lineRule="auto" w:line="240"/>
        <w:ind w:firstLine="720" w:end="0"/>
        <w:jc w:val="start"/>
        <w:rPr>
          <w:sz w:val="24"/>
        </w:rPr>
      </w:pPr>
      <w:bookmarkStart w:id="22" w:name="_1048428160"/>
      <w:bookmarkEnd w:id="22"/>
      <w:r>
        <w:rPr>
          <w:sz w:val="20"/>
        </w:rPr>
        <w:object w:dxaOrig="2266" w:dyaOrig="526">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13.3pt;height:26.3pt" filled="f" o:ole="">
            <v:imagedata r:id="rId16" o:title=""/>
          </v:shape>
          <o:OLEObject Type="Embed" ProgID="" ShapeID="ole_rId15" DrawAspect="Content" ObjectID="_255600487" r:id="rId15"/>
        </w:object>
      </w:r>
    </w:p>
    <w:p>
      <w:pPr>
        <w:pStyle w:val="Normal"/>
        <w:spacing w:lineRule="auto" w:line="240"/>
        <w:ind w:hanging="0" w:end="0"/>
        <w:rPr>
          <w:sz w:val="24"/>
        </w:rPr>
      </w:pPr>
      <w:r>
        <w:rPr>
          <w:sz w:val="24"/>
        </w:rPr>
      </w:r>
    </w:p>
    <w:p>
      <w:pPr>
        <w:pStyle w:val="BodyText"/>
        <w:rPr/>
      </w:pPr>
      <w:r>
        <w:rPr/>
        <w:t xml:space="preserve">т.е. эти операции обратимы.                </w:t>
      </w:r>
    </w:p>
    <w:p>
      <w:pPr>
        <w:pStyle w:val="BodyTextIndent"/>
        <w:spacing w:lineRule="auto" w:line="240"/>
        <w:rPr/>
      </w:pPr>
      <w:r>
        <w:rPr/>
        <w:t>Разрабатывая свои эксперименты, Пиаже исследовал способ</w:t>
        <w:softHyphen/>
        <w:t>ность понимать сохранение массы, количества и объема предметов. Так, детям предъявлялось два ряда кубиков, расположенных на оди</w:t>
        <w:softHyphen/>
        <w:t>наковом расстоянии друг от друга. Так как количество кубиков в обоих рядах, так же как и расстояние между ними, было одно и то же, эти два ряда были одной длины. У детей спрашивали, одинако</w:t>
        <w:softHyphen/>
        <w:t>вое ли количество кубиков в двух рядах, и дети отвечали, что одина</w:t>
        <w:softHyphen/>
        <w:t>ковое. Тогда на глазах у детей взрослый сдвигал кубики в одном ряду, так что они оказывались стоящими вплотную друг к другу. Ес</w:t>
        <w:softHyphen/>
        <w:t>тественно, что длина данного ряда уменьшалась. После этого он за</w:t>
        <w:softHyphen/>
        <w:t>давал детям вопрос о том, изменилось ли теперь количество куби</w:t>
        <w:softHyphen/>
        <w:t>ков в двух рядах. Дети 3—4 лет, как правило, отвечали, что количест</w:t>
        <w:softHyphen/>
        <w:t>во изменилось и в коротком ряду кубиков стало меньше, чем в длин</w:t>
        <w:softHyphen/>
        <w:t>ном. Аналогичные эксперименты были проделаны с исследованием сохранения массы в круглом и сплющенном кусочке пластилина и объема воды, когда она переливалась в сосуды с широким и узким донышком так, что ее уровень в одном сосуде был намного выше, чем в другом. И только к концу дошкольного возраста дети начина</w:t>
        <w:softHyphen/>
        <w:t>ли понимать, что масса пластилина, количество кубиков и объем воды не изменились.</w:t>
      </w:r>
    </w:p>
    <w:p>
      <w:pPr>
        <w:pStyle w:val="Normal"/>
        <w:spacing w:lineRule="auto" w:line="240"/>
        <w:ind w:firstLine="720" w:end="0"/>
        <w:rPr>
          <w:sz w:val="24"/>
        </w:rPr>
      </w:pPr>
      <w:r>
        <w:rPr>
          <w:sz w:val="24"/>
        </w:rPr>
        <w:t>Важное значение для Пиаже имели исследования, в которых дока</w:t>
        <w:softHyphen/>
        <w:t>зывалась разница между образным и логическим планом в мышлении. Так, он показывал детям рисунок, на котором мишке надо было дойти до стула, находящегося на расстоянии в четыре красных кружка, а затем до стола, который отстоял от стула на расстоянии в три белых кружка. Детей спрашивали, каких кружков больше — белых или крас</w:t>
        <w:softHyphen/>
        <w:t>ных, и они правильно отвечали, что красных больше. Тогда их спра</w:t>
        <w:softHyphen/>
        <w:t>шивали, чего больше — кружков или красных кружков, и они отвечали, что красных кружков больше. На вопрос экспериментатора, до ка</w:t>
        <w:softHyphen/>
        <w:t>кого предмета мишке дальше идти — до стула или до стола, дети правильно отвечали, что до стола дальше, показывая это расстоя</w:t>
        <w:softHyphen/>
        <w:t>ние на рисунке. Однако на повторный вопрос о том, чего больше — кружков или красных кружков, дети снова повторяли, что красных.</w:t>
      </w:r>
    </w:p>
    <w:p>
      <w:pPr>
        <w:pStyle w:val="BodyTextIndent"/>
        <w:spacing w:lineRule="auto" w:line="240"/>
        <w:rPr/>
      </w:pPr>
      <w:r>
        <w:rPr/>
        <w:t>Эти исследования привели Пиаже к выводу, что до 7 лет дети находятся на предоперационной стадии, т.е. у них начинают фор</w:t>
        <w:softHyphen/>
        <w:t>мироваться внутренние мыслительные операции, но они еще несо</w:t>
        <w:softHyphen/>
        <w:t>вершенны, необратимы. Только к 7 годам дети начинают правильно решать предложенные задачи, но их логическое мышление связано только с конкретными проблемами, в то время как формальная ло</w:t>
        <w:softHyphen/>
        <w:t>гика у них только начинает развиваться. И лишь к подростковому возрасту у детей формируется как конкретное, так и абстрактное логическое мышление.</w:t>
      </w:r>
    </w:p>
    <w:p>
      <w:pPr>
        <w:pStyle w:val="Normal"/>
        <w:spacing w:lineRule="auto" w:line="240"/>
        <w:ind w:firstLine="720" w:end="0"/>
        <w:rPr>
          <w:sz w:val="24"/>
        </w:rPr>
      </w:pPr>
      <w:r>
        <w:rPr>
          <w:sz w:val="24"/>
        </w:rPr>
        <w:t>Исследования развития взаимосвязи между восприятием и мыш</w:t>
        <w:softHyphen/>
        <w:t>лением в этом возрасте привели Л.А. Венгера к мысли о существова</w:t>
        <w:softHyphen/>
        <w:t>нии модельной формы мышления, промежуточной между образным и логическим мышлением. Им также были разработаны программы развивающего обучения для дошкольников, позволяющие сформи</w:t>
        <w:softHyphen/>
        <w:t>ровать логические операции обобщения, классификации и т.п. на образном материале, доступном для детей этого возраста. В его ра</w:t>
        <w:softHyphen/>
        <w:t>ботах было показано, что существуют определенные виды деятель</w:t>
        <w:softHyphen/>
        <w:t>ности, к которым сензитивно восприятие и мышление; в дошколь</w:t>
        <w:softHyphen/>
        <w:t>ном возрасте ими являются рисование и конструирование.</w:t>
      </w:r>
    </w:p>
    <w:p>
      <w:pPr>
        <w:pStyle w:val="Normal"/>
        <w:spacing w:lineRule="auto" w:line="240"/>
        <w:ind w:firstLine="720" w:end="0"/>
        <w:rPr>
          <w:sz w:val="24"/>
        </w:rPr>
      </w:pPr>
      <w:r>
        <w:rPr>
          <w:sz w:val="24"/>
        </w:rPr>
        <w:t>Рисование и особенно конструирование оказывают существен</w:t>
        <w:softHyphen/>
        <w:t>ное влияние и на переход образного мышления на более высокий уровень схематического мышления. Если при образном мышлении дети при обобщении или классификации предметов могут опирать</w:t>
        <w:softHyphen/>
        <w:t>ся не только на основные, но и на второстепенные их качества, то схематическое мышление предполагает умение детей выделить главные параметры ситуации, качества предметов, на основании ко</w:t>
        <w:softHyphen/>
        <w:t>торых проводится их классификация и обобщение. Однако эта воз</w:t>
        <w:softHyphen/>
        <w:t>можность существует у детей только в том случае, если предметы присутствуют во внешнем плане, в виде схем или моделей, которые и помогают детям отделить главные признаки от второстепенных. В том же случае, если дети могут вывести понятие уже на основании словесного описания предмета или ситуации, т.е. процесс мышле</w:t>
        <w:softHyphen/>
        <w:t>ния проходит «во внутреннем плане» и дети даже без опоры на внешнюю схему правильно систематизируют предметы, речь идет уже о словесно-логическом мышлении.</w:t>
      </w:r>
    </w:p>
    <w:p>
      <w:pPr>
        <w:pStyle w:val="Normal"/>
        <w:spacing w:lineRule="auto" w:line="240"/>
        <w:ind w:firstLine="720" w:end="0"/>
        <w:rPr>
          <w:sz w:val="24"/>
        </w:rPr>
      </w:pPr>
      <w:r>
        <w:rPr>
          <w:sz w:val="24"/>
        </w:rPr>
        <w:t>В старшем дошкольном возрасте присутствуют в более или менее развитом виде все виды мышления, что делает особенно сложным его диагностику. В этот период наиболее значимую роль играют образное и схематическое мышление, поэтому и исследо</w:t>
        <w:softHyphen/>
        <w:t>вать следует прежде всего эти виды мышления, но хотя бы один тест на словесно-логическое мышление также необходим, так как важно знать насколько интериоризован (т.е. перешел во внутрен</w:t>
        <w:softHyphen/>
        <w:t>ний план) процесс мыслительной деятельности и не возникают ли у ребенка ошибки именно при переходе мыслительной деятельности из внешнего плана (при образном и схематическом мышлении) во внутренний (при словесном мышлении), когда ему надо опираться только на словесно оформленные логические операции без опоры на внешний образ предмета или его схему.</w:t>
      </w:r>
    </w:p>
    <w:p>
      <w:pPr>
        <w:pStyle w:val="Normal"/>
        <w:spacing w:lineRule="auto" w:line="240"/>
        <w:ind w:firstLine="720" w:end="0"/>
        <w:rPr>
          <w:sz w:val="24"/>
        </w:rPr>
      </w:pPr>
      <w:r>
        <w:rPr>
          <w:sz w:val="24"/>
        </w:rPr>
        <w:t>При проведении диагностики уровня развития мышления и вос</w:t>
        <w:softHyphen/>
        <w:t>приятия в дошкольном возрасте необходимо обращать внимание на характерные ошибки при обследовании предметов, которые заклю</w:t>
        <w:softHyphen/>
        <w:t>чаются в том, что дети не умеют выделять информативных точек и рассматривают предмет целиком. Поэтому восприятие занимает длительное время, а систематизация образов, необходимая в даль</w:t>
        <w:softHyphen/>
        <w:t>нейшем, затруднена. Низкий уровень развития действия воспри</w:t>
        <w:softHyphen/>
        <w:t>ятия при обследовании предметов проявляется и в том, что они не интериоризованы, т.е. дети должны обязательно потрогать предме</w:t>
        <w:softHyphen/>
        <w:t>ты, приложить их друг к другу. Без этого сформированный образ будет неточным.</w:t>
      </w:r>
    </w:p>
    <w:p>
      <w:pPr>
        <w:pStyle w:val="Normal"/>
        <w:spacing w:lineRule="auto" w:line="240"/>
        <w:ind w:firstLine="720" w:end="0"/>
        <w:rPr/>
      </w:pPr>
      <w:r>
        <w:rPr>
          <w:sz w:val="24"/>
        </w:rPr>
        <w:t>Отклонения в развитии сенсорных эталонов связаны, как прави</w:t>
        <w:softHyphen/>
        <w:t>ло, с тем, что эти эталоны являются предметными, а не обобщенны</w:t>
        <w:softHyphen/>
        <w:t>ми, т.е. у них не сформированы такие понятия, как форма, цвет, размер, которые в норме появляются уже в 3—4 года. Несформиро</w:t>
      </w:r>
      <w:del w:id="293" w:author="ORPM" w:date="2001-03-22T17:18:00Z">
        <w:r>
          <w:rPr>
            <w:sz w:val="24"/>
          </w:rPr>
          <w:delText>-В</w:delText>
        </w:r>
      </w:del>
      <w:ins w:id="294" w:author="ORPM" w:date="2001-03-22T17:18:00Z">
        <w:r>
          <w:rPr>
            <w:sz w:val="24"/>
          </w:rPr>
          <w:t>в</w:t>
        </w:r>
      </w:ins>
      <w:r>
        <w:rPr>
          <w:sz w:val="24"/>
        </w:rPr>
        <w:t>анность эталонов мешает и развитию действий соотнесения пред</w:t>
        <w:softHyphen/>
        <w:t>метов с эталоном, так как дети не видят разницы между мячиком или воздушным шариком, которые могут быть и овальной и круглой формы, не различают близкие по цвету предметы, не могут расста</w:t>
        <w:softHyphen/>
        <w:t>вить фигурки по размеру. Поэтому такое действие, как моделирова</w:t>
        <w:softHyphen/>
        <w:t>ние (т.е. разложение предмета на эталоны, из которых он состоит), может у таких детей не сформироваться и к концу дошкольного воз</w:t>
        <w:softHyphen/>
        <w:t>раста, хотя в норме должно появиться уже к 5 годам.</w:t>
      </w:r>
    </w:p>
    <w:p>
      <w:pPr>
        <w:pStyle w:val="Normal"/>
        <w:spacing w:lineRule="auto" w:line="240"/>
        <w:ind w:firstLine="720" w:end="0"/>
        <w:rPr>
          <w:sz w:val="24"/>
        </w:rPr>
      </w:pPr>
      <w:r>
        <w:rPr>
          <w:sz w:val="24"/>
        </w:rPr>
        <w:t>Таким образом, при диагностике познавательного развития до</w:t>
        <w:softHyphen/>
        <w:t>школьников в центре внимания психологов должно быть изучение следующих параметров: уровня интериоризации познавательных процессов и ориентировки, степени обобщения, произвольности и децентарии мыслительных операций.</w:t>
      </w:r>
    </w:p>
    <w:p>
      <w:pPr>
        <w:pStyle w:val="Normal"/>
        <w:spacing w:lineRule="auto" w:line="240"/>
        <w:ind w:firstLine="720" w:end="0"/>
        <w:rPr>
          <w:sz w:val="24"/>
        </w:rPr>
      </w:pPr>
      <w:r>
        <w:rPr>
          <w:sz w:val="24"/>
        </w:rPr>
        <w:t>Важное место в исследовании дошкольников занимает изучение особенностей их общения со сверстниками. В этом возрасте впер</w:t>
        <w:softHyphen/>
        <w:t>вые внимание детей начинает переключаться со взрослого на сверст</w:t>
        <w:softHyphen/>
        <w:t>ника, интерес к общению с которым постепенно увеличивается. В течение дошкольного детства избирательность в общении со сверстниками возрастает — если в 3—4 года дети достаточно легко меняют партнеров по общению, то с 6—7 лет они стараются общать</w:t>
        <w:softHyphen/>
        <w:t>ся с конкретными детьми, которых трудно заменить даже в том слу</w:t>
        <w:softHyphen/>
        <w:t>чае, если это общение не устраивает взрослого.</w:t>
      </w:r>
    </w:p>
    <w:p>
      <w:pPr>
        <w:pStyle w:val="Normal"/>
        <w:spacing w:lineRule="auto" w:line="240"/>
        <w:ind w:firstLine="720" w:end="0"/>
        <w:rPr>
          <w:sz w:val="24"/>
        </w:rPr>
      </w:pPr>
      <w:r>
        <w:rPr>
          <w:sz w:val="24"/>
        </w:rPr>
        <w:t>Развивается и групповая дифференциация, в группе выделяются лидеры, которые умеют как организовать деятельность других детей, так и привлекают к себе их симпатии. Выделение звезд, предпочитаемых и отверженных детей, также как постоянство статуса ребенка в групповой иерархии, являются важными показателями при диагностике.</w:t>
      </w:r>
    </w:p>
    <w:p>
      <w:pPr>
        <w:pStyle w:val="Normal"/>
        <w:spacing w:lineRule="auto" w:line="240"/>
        <w:ind w:firstLine="720" w:end="0"/>
        <w:rPr/>
      </w:pPr>
      <w:r>
        <w:rPr>
          <w:sz w:val="24"/>
        </w:rPr>
        <w:t>В процессе общения</w:t>
      </w:r>
      <w:r>
        <w:rPr>
          <w:b/>
          <w:sz w:val="24"/>
        </w:rPr>
        <w:t xml:space="preserve"> </w:t>
      </w:r>
      <w:r>
        <w:rPr>
          <w:sz w:val="24"/>
        </w:rPr>
        <w:t>со сверстниками развивается и самооценка детей, которая становится все более адекватной. Сравнивая себя с окружающими детьми, ребенок более точно представляет себе и свои возможности, которые он демонстрирует в разных видах дея</w:t>
        <w:softHyphen/>
        <w:t>тельности и по которым его оценивают окружающие.</w:t>
      </w:r>
    </w:p>
    <w:p>
      <w:pPr>
        <w:pStyle w:val="BodyTextIndent"/>
        <w:spacing w:lineRule="auto" w:line="240"/>
        <w:rPr/>
      </w:pPr>
      <w:r>
        <w:rPr/>
        <w:t>Говоря о значении адекватной самооценки для формирования личности, известный психолог К. Роджерс пришел к выводу о том, что внутренняя сущность человека выражается именно в самооцен</w:t>
        <w:softHyphen/>
        <w:t>ке. Идеи Роджерса о том, какими должны быть истинные взаимоот</w:t>
        <w:softHyphen/>
        <w:t>ношения между ребенком и взрослым, легли в основу работ извест</w:t>
        <w:softHyphen/>
        <w:t>ного ученого Б. Спока, который в своих книгах писал о том, как родители должны ухаживать за детьми, не нарушая их истинной самооценки и помогая их социализации.</w:t>
      </w:r>
    </w:p>
    <w:p>
      <w:pPr>
        <w:pStyle w:val="Normal"/>
        <w:spacing w:lineRule="auto" w:line="240"/>
        <w:ind w:firstLine="720" w:end="0"/>
        <w:rPr>
          <w:sz w:val="24"/>
        </w:rPr>
      </w:pPr>
      <w:r>
        <w:rPr>
          <w:sz w:val="24"/>
        </w:rPr>
        <w:t>Однако родители, по мнению обоих ученых, не так часто соблю</w:t>
        <w:softHyphen/>
        <w:t>дают эти правила и не прислушиваются к своему ребенку. Поэтому уже в раннем и особенно в дошкольном возрасте ребенок может отчуждаться от своей истинной самооценки. Чаще всего это проис</w:t>
        <w:softHyphen/>
        <w:t>ходит под давлением взрослых, у которых имеется свое собствен</w:t>
        <w:softHyphen/>
        <w:t>ное представление о ребенке, его способностях и предназначении. Свою оценку они навязывают ребенку, стремясь к тому, чтобы он ее принял и сделал своей собственной самооценкой. Некоторые дети начинают протестовать против навязываемых им действий, интере</w:t>
        <w:softHyphen/>
        <w:t>сов и представлений, вступая в конфликт с окружающими, что рож</w:t>
        <w:softHyphen/>
        <w:t>дает негативизм и агрессию.</w:t>
      </w:r>
    </w:p>
    <w:p>
      <w:pPr>
        <w:pStyle w:val="Normal"/>
        <w:spacing w:lineRule="auto" w:line="240"/>
        <w:ind w:firstLine="720" w:end="0"/>
        <w:rPr/>
      </w:pPr>
      <w:r>
        <w:rPr>
          <w:sz w:val="24"/>
        </w:rPr>
        <w:t>Однако чаще всего, отмечает Роджерс, дети и не пытаются про</w:t>
        <w:softHyphen/>
        <w:t>тивостоять родителям, соглашаясь с их мнением о себе. Это проис</w:t>
        <w:softHyphen/>
        <w:t>ходит потому, что ребенок нуждается в ласке и принятии со сторо</w:t>
        <w:softHyphen/>
        <w:t>ны взрослого. Однако проблема не только в том, что, стараясь за</w:t>
        <w:softHyphen/>
        <w:t>служить любовь других, человек отказывается от себя, но и в том, что при осуществлении деятельности, навязанной другими и не со</w:t>
        <w:softHyphen/>
        <w:t>ответствующей истинным, хотя и не осознаваемым в данный мо</w:t>
        <w:softHyphen/>
        <w:t>мент желаниям и способностям, ребенок не может быть полностью успешен, как бы он ни старался и как бы он ни убеждал себя, что эта деятельность и есть его настоящее призвание. Это приводит к развитию неуверенности в себе, тревоги или агрессии по отношению к окружающим, к</w:t>
      </w:r>
      <w:r>
        <w:rPr>
          <w:b/>
          <w:sz w:val="24"/>
        </w:rPr>
        <w:t xml:space="preserve"> </w:t>
      </w:r>
      <w:r>
        <w:rPr>
          <w:sz w:val="24"/>
        </w:rPr>
        <w:t>новой деятельности</w:t>
      </w:r>
      <w:r>
        <w:rPr>
          <w:b/>
          <w:sz w:val="24"/>
        </w:rPr>
        <w:t xml:space="preserve"> </w:t>
      </w:r>
      <w:r>
        <w:rPr>
          <w:sz w:val="24"/>
        </w:rPr>
        <w:t>и новым людям.</w:t>
      </w:r>
    </w:p>
    <w:p>
      <w:pPr>
        <w:pStyle w:val="Normal"/>
        <w:spacing w:lineRule="auto" w:line="240"/>
        <w:ind w:firstLine="720" w:end="0"/>
        <w:rPr/>
      </w:pPr>
      <w:r>
        <w:rPr>
          <w:sz w:val="24"/>
        </w:rPr>
        <w:t>Практически</w:t>
      </w:r>
      <w:r>
        <w:rPr>
          <w:b/>
          <w:sz w:val="24"/>
        </w:rPr>
        <w:t xml:space="preserve"> </w:t>
      </w:r>
      <w:r>
        <w:rPr>
          <w:sz w:val="24"/>
        </w:rPr>
        <w:t>все психологи, изучавшие развитие личности детей, соглашались с Роджерсом в том, что основной характеристи</w:t>
      </w:r>
      <w:del w:id="295" w:author="ORPM" w:date="2001-03-22T17:19:00Z">
        <w:r>
          <w:rPr>
            <w:sz w:val="24"/>
          </w:rPr>
          <w:delText xml:space="preserve">-. </w:delText>
        </w:r>
      </w:del>
      <w:r>
        <w:rPr>
          <w:sz w:val="24"/>
        </w:rPr>
        <w:t>кой личности является ее самооценка, в которую входят отношение к себе и знание о себе. Исследования также показали, что одним из условий бесконфликтного развития личности является положитель</w:t>
        <w:softHyphen/>
        <w:t>ное эмоциональное отношение в сочетании с точным и полным зна</w:t>
        <w:softHyphen/>
        <w:t>нием о себе, т.е. человек должен осознавать свои хорошие и плохие качества, свои достоинства и недостатки. Такая самооценка совпа</w:t>
        <w:softHyphen/>
        <w:t>дает с оценкой окружающих, т.е. люди видят ребенка таким же, каким он видит себя сам, что доказывает и ее адекватность.</w:t>
      </w:r>
    </w:p>
    <w:p>
      <w:pPr>
        <w:pStyle w:val="Normal"/>
        <w:spacing w:lineRule="auto" w:line="240"/>
        <w:ind w:firstLine="720" w:end="0"/>
        <w:rPr/>
      </w:pPr>
      <w:r>
        <w:rPr>
          <w:sz w:val="24"/>
        </w:rPr>
        <w:t>Самооценка достаточно устойчива и часто, особенно у детей, не</w:t>
        <w:softHyphen/>
        <w:t>осознанна. Однако существует и такое качество, как уровень притя</w:t>
        <w:softHyphen/>
        <w:t>заний. Уровень притязаний зависит от ситуации, от выполняемой деятельности, так как в одних условиях человек может притязать на самую высокую оценку, а в других ни на что не претендует. Уровень притязаний почти всегда осознан и этим он также отличается</w:t>
      </w:r>
      <w:r>
        <w:rPr>
          <w:b/>
          <w:sz w:val="24"/>
        </w:rPr>
        <w:t xml:space="preserve"> </w:t>
      </w:r>
      <w:r>
        <w:rPr>
          <w:sz w:val="24"/>
        </w:rPr>
        <w:t>от</w:t>
      </w:r>
      <w:r>
        <w:rPr>
          <w:b/>
          <w:sz w:val="24"/>
        </w:rPr>
        <w:t xml:space="preserve"> </w:t>
      </w:r>
      <w:r>
        <w:rPr>
          <w:sz w:val="24"/>
        </w:rPr>
        <w:t>самооценки.</w:t>
      </w:r>
    </w:p>
    <w:p>
      <w:pPr>
        <w:pStyle w:val="BodyTextIndent"/>
        <w:spacing w:lineRule="auto" w:line="240"/>
        <w:rPr/>
      </w:pPr>
      <w:r>
        <w:rPr/>
        <w:t>Говоря об агрессивности и тревожности, надо помнить о том, что неправильным является понимание этих качеств только в отри</w:t>
        <w:softHyphen/>
        <w:t>цательном плане. Агрессивность (как и тревожность) сама по себе — качество безоценочное, она может быть и плохой и хорошей. На</w:t>
        <w:softHyphen/>
        <w:t>пример, агрессивность помогает человеку настоять на своем, до</w:t>
        <w:softHyphen/>
        <w:t>биться нужных результатов, организовать деятельность и свою, и других. Поэтому это качество является необходимым компонентом лидерства. В то же время агрессивное поведение оценивается как отрицательное, отклоняющееся поведение. При этом различают аг</w:t>
        <w:softHyphen/>
        <w:t>рессивное поведение или агрессию (но не агрессивность), которое часто проявляется в конфликтности, в стремлении силой добиться желаемого, даже в жестокости, и агрессию от тревоги, которая яв</w:t>
        <w:softHyphen/>
        <w:t>ляется защитной реакцией, но проявляется точно так же в кон</w:t>
        <w:softHyphen/>
        <w:t>фликтности, драках, нарушении правил поведения. Тревожность также может стать тревогой, беспокойством, которые отравляют жизнь человека и его близких. Но тревожность может и помогать человеку, улучшая его реакции, повышая наблюдательность, орга</w:t>
        <w:softHyphen/>
        <w:t>низацию деятельности, способствуя формированию нужных знаний и умений.</w:t>
      </w:r>
    </w:p>
    <w:p>
      <w:pPr>
        <w:pStyle w:val="Normal"/>
        <w:spacing w:lineRule="auto" w:line="240"/>
        <w:ind w:firstLine="720" w:end="0"/>
        <w:rPr>
          <w:sz w:val="24"/>
        </w:rPr>
      </w:pPr>
      <w:r>
        <w:rPr>
          <w:sz w:val="24"/>
        </w:rPr>
        <w:t>При исследовании структуры личности ребенка необходимо по</w:t>
        <w:softHyphen/>
        <w:t>мнить и о разнице между индивидуальными особенностями и каче</w:t>
        <w:softHyphen/>
        <w:t>ствами личности. Если индивидуальные особенности являются врожденными и связаны с определенными свойствами нервной системы, то качества личности формируются при жизни и зависят, таким образом, от социального окружения. Поэтому можно гово</w:t>
        <w:softHyphen/>
        <w:t>рить о коррекции, изменении структуры личности, но невозможно изменить индивидуальные особенности человека. Можно только попытаться помочь ребенку создать индивидуальный, основанный на его особенностях стиль деятельности и общения, который ис</w:t>
        <w:softHyphen/>
        <w:t>пользует положительные стороны его индивидуальности, по воз</w:t>
        <w:softHyphen/>
        <w:t>можности нейтрализуя отрицательные.</w:t>
      </w:r>
    </w:p>
    <w:p>
      <w:pPr>
        <w:pStyle w:val="Normal"/>
        <w:spacing w:lineRule="auto" w:line="240"/>
        <w:ind w:firstLine="720" w:end="0"/>
        <w:rPr>
          <w:sz w:val="24"/>
        </w:rPr>
      </w:pPr>
      <w:r>
        <w:rPr>
          <w:sz w:val="24"/>
        </w:rPr>
        <w:t>Какие же черты являются врожденными (психодинамическими)? Это импульсивность, которая связана с неумением и нежеланием детей подумать, осознать условия и требования задачи, прежде, чем начать ее решать. Импульсивные дети сразу же начинают выполнять задание, часто даже не дослушав инструкцию, не давая себе время сориентироваться в обстановке. Противоположным качеством яв</w:t>
        <w:softHyphen/>
        <w:t>ляется рефлексивность, которая выражается в том, что ребенку не</w:t>
        <w:softHyphen/>
        <w:t>обходимо время для того, чтобы осмотреться, сориентироваться в ситуации и только после этого он может начать что-то делать.</w:t>
      </w:r>
    </w:p>
    <w:p>
      <w:pPr>
        <w:pStyle w:val="Normal"/>
        <w:spacing w:lineRule="auto" w:line="240"/>
        <w:ind w:firstLine="720" w:end="0"/>
        <w:rPr>
          <w:sz w:val="24"/>
        </w:rPr>
      </w:pPr>
      <w:r>
        <w:rPr>
          <w:sz w:val="24"/>
        </w:rPr>
        <w:t>Важное значение имеет и такое качество, как пластичность, ко</w:t>
        <w:softHyphen/>
        <w:t>торое связано с быстротой переключения с одной деятельности на другую, переходом от одного настроения к другому. Противополож</w:t>
        <w:softHyphen/>
        <w:t>ное качество — ригидность — связано с невозможностью такого бы</w:t>
        <w:softHyphen/>
        <w:t>строго переключения, фиксацией на каком-то настроении или дей</w:t>
        <w:softHyphen/>
        <w:t>ствии. Регидные люди часто не могут начать новое дело до тех пор, пока не закончили старое.</w:t>
      </w:r>
    </w:p>
    <w:p>
      <w:pPr>
        <w:pStyle w:val="Normal"/>
        <w:spacing w:lineRule="auto" w:line="240"/>
        <w:ind w:firstLine="720" w:end="0"/>
        <w:rPr/>
      </w:pPr>
      <w:r>
        <w:rPr>
          <w:sz w:val="24"/>
        </w:rPr>
        <w:t>Эмотивность — качество, которое характеризует эмоции челове</w:t>
        <w:softHyphen/>
        <w:t>ка</w:t>
      </w:r>
      <w:del w:id="296" w:author="ORPM" w:date="2001-03-22T17:19:00Z">
        <w:r>
          <w:rPr>
            <w:sz w:val="24"/>
          </w:rPr>
          <w:delText>:</w:delText>
        </w:r>
      </w:del>
      <w:ins w:id="297" w:author="ORPM" w:date="2001-03-22T17:19:00Z">
        <w:r>
          <w:rPr>
            <w:sz w:val="24"/>
          </w:rPr>
          <w:t>.</w:t>
        </w:r>
      </w:ins>
      <w:r>
        <w:rPr>
          <w:sz w:val="24"/>
        </w:rPr>
        <w:t xml:space="preserve"> Это качество проявляется в пороге эмоциональных реакций (вы</w:t>
        <w:softHyphen/>
        <w:t>соких или низких) и форме их выражения (открытой или закры</w:t>
        <w:softHyphen/>
        <w:t>той). Таким образом, бывают люди, которым достаточно пустяка для того, чтобы рассмеяться или расплакаться, в то время как дру</w:t>
        <w:softHyphen/>
        <w:t>гих очень трудно рассмешить или расстроить. У некоторых людей их эмоции «написаны на лице», они ясны всем (открытая форма), а другие «закрыты», и никто не догадывается о том, что у них на душе. Особенность эмоционального отношения к людям называется эмпатией. Существуют люди эмпатийные, которые мгновенно опре</w:t>
        <w:softHyphen/>
        <w:t>деляют эмоциональное состояние окружающих (например, у таких детей очень быстро возникает стойкое эмоциональное отношение к другим людям, как положительное, так и отрицател</w:t>
      </w:r>
      <w:ins w:id="298" w:author="ORPM" w:date="2001-03-22T17:19:00Z">
        <w:r>
          <w:rPr>
            <w:sz w:val="24"/>
          </w:rPr>
          <w:t>ь</w:t>
        </w:r>
      </w:ins>
      <w:r>
        <w:rPr>
          <w:sz w:val="24"/>
        </w:rPr>
        <w:t>ное). Неэмпа</w:t>
      </w:r>
      <w:del w:id="299" w:author="ORPM" w:date="2001-03-22T17:19:00Z">
        <w:r>
          <w:rPr>
            <w:sz w:val="24"/>
          </w:rPr>
          <w:delText>-</w:delText>
        </w:r>
      </w:del>
      <w:r>
        <w:rPr>
          <w:sz w:val="24"/>
        </w:rPr>
        <w:t>тийные люди, наоборот, могут строить общение на основе разума, и эмоциональное отношение к другим у них возникает после продол</w:t>
        <w:softHyphen/>
        <w:t>жительного знакомства.</w:t>
      </w:r>
    </w:p>
    <w:p>
      <w:pPr>
        <w:pStyle w:val="Normal"/>
        <w:spacing w:lineRule="auto" w:line="240"/>
        <w:ind w:firstLine="720" w:end="0"/>
        <w:rPr>
          <w:sz w:val="24"/>
        </w:rPr>
      </w:pPr>
      <w:r>
        <w:rPr>
          <w:sz w:val="24"/>
        </w:rPr>
        <w:t>Некоторые психологи (например, известный американский уче</w:t>
        <w:softHyphen/>
        <w:t>ный Г. Айзенк) выделяют и такое индивидуальное качество, как нейротизм. Это качество также связано с характеристикой эмоциональ</w:t>
        <w:softHyphen/>
        <w:t>ной сферы и проявляется в эмоциональной неустойчивости челове</w:t>
        <w:softHyphen/>
        <w:t>ка. Дети с низким уровнем нейротизма устойчивы в своих симпати</w:t>
        <w:softHyphen/>
        <w:t>ях и антипатиях. Хотя они достаточно эмоциональны, их эмоции более или менее постоянны, в отличие от эмоций детей с высоким уровнем нейротизма, для которых характерно постоянное их изме</w:t>
        <w:softHyphen/>
        <w:t>нение (например, резкие переходы от веселого настроения к груст</w:t>
        <w:softHyphen/>
        <w:t>ному, от симпатии — к враждебности). Отличием этих эмоциональ</w:t>
        <w:softHyphen/>
        <w:t>ных реакций является и их неадекватность (например, плач, силь</w:t>
        <w:softHyphen/>
        <w:t>ная обида на казалось бы незначительное замечание). В неблагопри</w:t>
        <w:softHyphen/>
        <w:t>ятных обстоятельствах (например, при стрессах) у таких детей чаще развиваются невротические комплексы, чем у детей с низким уровнем нейротизма.</w:t>
      </w:r>
    </w:p>
    <w:p>
      <w:pPr>
        <w:pStyle w:val="Normal"/>
        <w:spacing w:lineRule="auto" w:line="240"/>
        <w:ind w:firstLine="720" w:end="0"/>
        <w:rPr>
          <w:sz w:val="24"/>
        </w:rPr>
      </w:pPr>
      <w:r>
        <w:rPr>
          <w:sz w:val="24"/>
        </w:rPr>
        <w:t>К индивидуальным особенностям относятся и такие качества, как открытость или закрытость (экстравертность или интравертность). Это не значит, что люди рождаются общительными или зам</w:t>
        <w:softHyphen/>
        <w:t>кнутыми, эти качества формируются уже в процессе жизни. Но зам</w:t>
        <w:softHyphen/>
        <w:t>кнутым, интравертным людям труднее вступать в контакт с незнако</w:t>
        <w:softHyphen/>
        <w:t>мыми, им трудно раскрыться до конца даже с близкими людьми, хотя они могут быть очень общительными, любить компании и ин</w:t>
        <w:softHyphen/>
        <w:t>тересоваться другими людьми. Точно так же открытые, экстравертные люди могут стать конфликтными, озлобленными, необщитель</w:t>
        <w:softHyphen/>
        <w:t>ными, но недостаток общения тяготит их.</w:t>
      </w:r>
    </w:p>
    <w:p>
      <w:pPr>
        <w:pStyle w:val="Normal"/>
        <w:spacing w:lineRule="auto" w:line="240"/>
        <w:ind w:firstLine="720" w:end="0"/>
        <w:rPr/>
      </w:pPr>
      <w:r>
        <w:rPr>
          <w:sz w:val="24"/>
        </w:rPr>
        <w:t>И, наконец, последнее качество — экстрапунитивность (или ин</w:t>
      </w:r>
      <w:del w:id="300" w:author="ORPM" w:date="2001-03-22T17:19:00Z">
        <w:r>
          <w:rPr>
            <w:sz w:val="24"/>
          </w:rPr>
          <w:delText>-</w:delText>
        </w:r>
      </w:del>
      <w:r>
        <w:rPr>
          <w:sz w:val="24"/>
        </w:rPr>
        <w:t>трапунитивность) — связано с оценкой сложных ситуаций. Экстрапунитивные люди в случаях затруднений решают положиться на случай, на внешние обстоятельства. Эти же внешние обстоятельст</w:t>
        <w:softHyphen/>
        <w:t>ва обвиняются в случае неудач. Интрапунитивные люди, наоборот, во всем полагаются только на себя и в случае неудачи обвиняют тоже себя, а не других.</w:t>
      </w:r>
    </w:p>
    <w:p>
      <w:pPr>
        <w:pStyle w:val="Normal"/>
        <w:spacing w:lineRule="auto" w:line="240"/>
        <w:ind w:firstLine="720" w:end="0"/>
        <w:rPr/>
      </w:pPr>
      <w:r>
        <w:rPr>
          <w:sz w:val="24"/>
        </w:rPr>
        <w:t>Таким образом, сочетание этих индивидуальных качеств,</w:t>
      </w:r>
      <w:r>
        <w:rPr>
          <w:b/>
          <w:sz w:val="24"/>
        </w:rPr>
        <w:t xml:space="preserve"> </w:t>
      </w:r>
      <w:r>
        <w:rPr>
          <w:sz w:val="24"/>
        </w:rPr>
        <w:t>кото</w:t>
        <w:softHyphen/>
        <w:t>рое является совершенно уникальным у каждого человека,</w:t>
      </w:r>
      <w:r>
        <w:rPr>
          <w:b/>
          <w:sz w:val="24"/>
        </w:rPr>
        <w:t xml:space="preserve"> </w:t>
      </w:r>
      <w:r>
        <w:rPr>
          <w:sz w:val="24"/>
        </w:rPr>
        <w:t>во</w:t>
      </w:r>
      <w:r>
        <w:rPr>
          <w:b/>
          <w:sz w:val="24"/>
        </w:rPr>
        <w:t xml:space="preserve"> </w:t>
      </w:r>
      <w:r>
        <w:rPr>
          <w:sz w:val="24"/>
        </w:rPr>
        <w:t>многом определяет его поведение, общение с другими людьми и от</w:t>
        <w:softHyphen/>
        <w:t>ношение к самому себе. Однако эти качества являются только фоном, на котором формируется структура личности.</w:t>
      </w:r>
    </w:p>
    <w:p>
      <w:pPr>
        <w:pStyle w:val="BodyTextIndent"/>
        <w:spacing w:lineRule="auto" w:line="240"/>
        <w:rPr/>
      </w:pPr>
      <w:r>
        <w:rPr/>
        <w:t>В течение дошкольного возраста возрастает и независимость детей от окружающей ситуации, их поведение определяется мотива</w:t>
        <w:softHyphen/>
        <w:t>ми, которые начинают складываться в определенную иерархию, пока еще не осознаваемую ребенком. По данным Л.И. Божович, именно в этом возрасте дети начинают осознавать себя субъектами в системе социальных отношений, у них формируется внутренняя по</w:t>
        <w:softHyphen/>
        <w:t>зиция, которая отражает степень их удовлетворения своим местом в этих отношениях (например, внутренняя позиция школьника).</w:t>
      </w:r>
    </w:p>
    <w:p>
      <w:pPr>
        <w:pStyle w:val="Normal"/>
        <w:spacing w:lineRule="auto" w:line="240"/>
        <w:ind w:firstLine="720" w:end="0"/>
        <w:rPr>
          <w:sz w:val="24"/>
        </w:rPr>
      </w:pPr>
      <w:r>
        <w:rPr>
          <w:sz w:val="24"/>
        </w:rPr>
        <w:t>О значении общения и социального окружения в становлении личности ребенка писал и А. Адлер. Он считал, что большое значе</w:t>
        <w:softHyphen/>
        <w:t>ние в этом процессе имеет семья, люди, которые окружают детей в первые годы жизни и влияют на развитие индивидуального стиля жизни.</w:t>
      </w:r>
    </w:p>
    <w:p>
      <w:pPr>
        <w:pStyle w:val="Normal"/>
        <w:spacing w:lineRule="auto" w:line="240"/>
        <w:ind w:firstLine="720" w:end="0"/>
        <w:rPr>
          <w:sz w:val="24"/>
        </w:rPr>
      </w:pPr>
      <w:r>
        <w:rPr>
          <w:sz w:val="24"/>
        </w:rPr>
        <w:t>Развивая идею о стиле жизни, определяющем поведение челове</w:t>
        <w:softHyphen/>
        <w:t>ка, Адлер исходил из того, что это та детерминанта, которая опре</w:t>
        <w:softHyphen/>
        <w:t>деляет и систематизирует опыт человека. Стиль жизни тесно связан с чувством общности, одним из трех врожденных бессознательных чувств, составляющих структуру «я». Чувство общности, или обще</w:t>
        <w:softHyphen/>
        <w:t>ственный интерес, служит своеобразным стержнем, который дер</w:t>
        <w:softHyphen/>
        <w:t>жит всю конструкцию стиля жизни, определяет ее содержание и направление. Чувство общности хотя и является врожденным, но может остаться неразвитым. Эта неразвитость чувства общности становится основой асоциального стиля жизни, причиной неврозов и конфликтов человека. Развитие чувства общности связано с близ</w:t>
        <w:softHyphen/>
        <w:t>кими взрослыми, окружающими ребенка с детства, прежде всего с матерью. У отверженных детей, растущих с холодными, отгорожен</w:t>
        <w:softHyphen/>
        <w:t>ными от них матерями, чувство общности не развивается. Не разви</w:t>
        <w:softHyphen/>
        <w:t>вается оно и у избалованных детей, так как чувство общности с ма</w:t>
        <w:softHyphen/>
        <w:t>терью не переносится на других людей, остающихся для ребенка чужими.</w:t>
      </w:r>
    </w:p>
    <w:p>
      <w:pPr>
        <w:pStyle w:val="Normal"/>
        <w:spacing w:lineRule="auto" w:line="240"/>
        <w:ind w:firstLine="720" w:end="0"/>
        <w:rPr>
          <w:sz w:val="24"/>
        </w:rPr>
      </w:pPr>
      <w:r>
        <w:rPr>
          <w:sz w:val="24"/>
        </w:rPr>
        <w:t>Если чувство общности определяет направление жизни, его стиль, то два других врожденных и бессознательных чувства - не</w:t>
        <w:softHyphen/>
        <w:t>полноценность и стремление к превосходству — служат источника</w:t>
        <w:softHyphen/>
        <w:t>ми энергии, необходимой для развития личности. Оба эти чувства позитивны, это стимулы для личностного роста, для самосовершен</w:t>
        <w:softHyphen/>
        <w:t>ствования. Если чувство неполноценности воздействует на челове</w:t>
        <w:softHyphen/>
        <w:t>ка, вызывая в нем желание преодолеть свой недостаток, то стремле</w:t>
        <w:softHyphen/>
        <w:t>ние к превосходству вызывает желание быть лучше всех, не только преодолеть недостаток, но и стать самым умелым и знающим. Существует и специальный механизм, помогающий развитию этих чувств, — компенсация.</w:t>
      </w:r>
    </w:p>
    <w:p>
      <w:pPr>
        <w:pStyle w:val="Normal"/>
        <w:spacing w:lineRule="auto" w:line="240"/>
        <w:ind w:firstLine="720" w:end="0"/>
        <w:rPr>
          <w:sz w:val="24"/>
        </w:rPr>
      </w:pPr>
      <w:r>
        <w:rPr>
          <w:sz w:val="24"/>
        </w:rPr>
        <w:t>Адлер выделял четыре основных вида компенсации — неполную, полную сверхкомпенсацию и мнимую компенсацию, или уход в бо</w:t>
        <w:softHyphen/>
        <w:t>лезнь. Соединение определенных видов компенсации с жизненным стилем и уровнем развития чувства общности позволило Адлеру создать одну из первых типологий развития личности детей. Откры</w:t>
        <w:softHyphen/>
        <w:t>тие компенсации имело огромное значение и для формирования новых подходов к коррекции психического развития, так как она стала основываться на компенсации недостатков, присущих каждому человеку, за счет развития у ребенка его индивидуальных достоинств.</w:t>
      </w:r>
    </w:p>
    <w:p>
      <w:pPr>
        <w:pStyle w:val="Normal"/>
        <w:spacing w:lineRule="auto" w:line="240"/>
        <w:ind w:firstLine="720" w:end="0"/>
        <w:rPr/>
      </w:pPr>
      <w:r>
        <w:rPr>
          <w:sz w:val="24"/>
        </w:rPr>
        <w:t xml:space="preserve">Адлер также отмечал, что одним из главных качеств личности, </w:t>
      </w:r>
      <w:del w:id="301" w:author="ORPM" w:date="2001-03-22T17:20:00Z">
        <w:r>
          <w:rPr>
            <w:sz w:val="24"/>
          </w:rPr>
          <w:delText>«</w:delText>
        </w:r>
      </w:del>
      <w:r>
        <w:rPr>
          <w:sz w:val="24"/>
        </w:rPr>
        <w:t>которое помогает ей устоять в жизненных невзгодах, преодолеть трудности и достичь совершенства, является умение коопериро</w:t>
        <w:softHyphen/>
        <w:t xml:space="preserve">ваться, сотрудничать с другими. Только в сотрудничестве человек может преодолеть свое чувство неполноценности, привнести ценный вклад в развитие всего человечества. Если человек умеет сотрудничать с другими, он никогда не станет невротиком, в то время как недостаток кооперации становится причиной невротических и плохо приспособленных стилей жизни.  </w:t>
      </w:r>
    </w:p>
    <w:p>
      <w:pPr>
        <w:pStyle w:val="Normal"/>
        <w:spacing w:lineRule="auto" w:line="240"/>
        <w:ind w:firstLine="720" w:end="0"/>
        <w:rPr>
          <w:sz w:val="24"/>
          <w:ins w:id="303" w:author="ORPM" w:date="2001-03-22T17:20:00Z"/>
        </w:rPr>
      </w:pPr>
      <w:r>
        <w:rPr>
          <w:sz w:val="24"/>
        </w:rPr>
        <w:t xml:space="preserve">Развитие общения и роль взрослого в становлении целостного  представления о себе подчеркивал и Э. Эриксон, который считал, что в дошкольном возрасте у детей развивается либо чувство инициативы, либо чувство вины. Развитие этих чувств связано с тем, насколько благополучно протекает процесс социализации ребенка, насколько строгие правила поведения ему предлагаются и насколько жестко взрослые контролируют их соблюдение. В этот период </w:t>
      </w:r>
      <w:del w:id="302" w:author="ORPM" w:date="2001-03-22T17:20:00Z">
        <w:r>
          <w:rPr>
            <w:sz w:val="24"/>
          </w:rPr>
          <w:delText xml:space="preserve">Е </w:delText>
        </w:r>
      </w:del>
      <w:r>
        <w:rPr>
          <w:sz w:val="24"/>
        </w:rPr>
        <w:t>ребенок учится соотносить свои желания с нормами, принятыми в  обществе, реализовывать собственную активность в заданных обществом русле и нормах. К концу этого периода у детей начинает фор</w:t>
        <w:softHyphen/>
        <w:t xml:space="preserve">мироваться либо трудолюбие, либо чувство неполноценности. Однако в большей степени эти новообразования связаны уже со школой и успешностью учебной деятельности. </w:t>
      </w:r>
    </w:p>
    <w:p>
      <w:pPr>
        <w:pStyle w:val="Normal"/>
        <w:spacing w:lineRule="auto" w:line="240"/>
        <w:ind w:firstLine="720" w:end="0"/>
        <w:rPr/>
      </w:pPr>
      <w:r>
        <w:rPr>
          <w:sz w:val="24"/>
        </w:rPr>
        <w:t xml:space="preserve">Появление таких новообразований, как трудолюбие, внутренняя позиция, адекватная самооценка, являются важными составляющими школьной готовности. В систему готовности входит и сенсомоторная </w:t>
      </w:r>
      <w:r>
        <w:rPr>
          <w:sz w:val="24"/>
          <w:lang w:val="en-US"/>
        </w:rPr>
        <w:t>к</w:t>
      </w:r>
      <w:r>
        <w:rPr>
          <w:sz w:val="24"/>
        </w:rPr>
        <w:t>оординация (главным образом зрительно-моторная), помогающая ребенку одновременно слушать, смотреть на образец и рисовать или писать. Важным показателем готовности к школе является и распределение и концентрация внимания, произвольность, в том числе и умение подчинять деятельность определенному образцу или правилу, степень обобщенности и интериоризированности познавательных процессов и ориентировки, т.е. те параметры познавательного развития, о которых говорилось выше. Комплексная диагностика этих параметров и составляет исследование уровня готовности к школе.</w:t>
      </w:r>
    </w:p>
    <w:p>
      <w:pPr>
        <w:pStyle w:val="Normal"/>
        <w:spacing w:lineRule="auto" w:line="240"/>
        <w:ind w:firstLine="720" w:end="0"/>
        <w:rPr>
          <w:sz w:val="24"/>
        </w:rPr>
      </w:pPr>
      <w:r>
        <w:rPr>
          <w:sz w:val="24"/>
        </w:rPr>
      </w:r>
    </w:p>
    <w:p>
      <w:pPr>
        <w:pStyle w:val="Heading2"/>
        <w:keepNext w:val="false"/>
        <w:rPr/>
      </w:pPr>
      <w:bookmarkStart w:id="23" w:name="__RefHeading___Toc511554725"/>
      <w:bookmarkEnd w:id="23"/>
      <w:r>
        <w:rPr/>
        <w:t>3.4. Общие подходы</w:t>
      </w:r>
      <w:r>
        <w:rPr>
          <w:lang w:val="en-US"/>
        </w:rPr>
        <w:t xml:space="preserve"> к</w:t>
      </w:r>
      <w:r>
        <w:rPr/>
        <w:t xml:space="preserve"> диагност</w:t>
      </w:r>
      <w:del w:id="304" w:author="ORPM" w:date="2001-03-22T17:20:00Z">
        <w:r>
          <w:rPr/>
          <w:delText>е</w:delText>
        </w:r>
      </w:del>
      <w:ins w:id="305" w:author="ORPM" w:date="2001-03-22T17:20:00Z">
        <w:r>
          <w:rPr/>
          <w:t>ике</w:t>
        </w:r>
      </w:ins>
      <w:r>
        <w:rPr/>
        <w:t xml:space="preserve"> психического</w:t>
      </w:r>
      <w:r>
        <w:rPr>
          <w:i/>
        </w:rPr>
        <w:t xml:space="preserve"> </w:t>
      </w:r>
      <w:r>
        <w:rPr/>
        <w:t>развития детей</w:t>
      </w:r>
    </w:p>
    <w:p>
      <w:pPr>
        <w:pStyle w:val="Normal"/>
        <w:spacing w:lineRule="auto" w:line="240"/>
        <w:ind w:firstLine="720" w:end="0"/>
        <w:rPr>
          <w:sz w:val="24"/>
        </w:rPr>
      </w:pPr>
      <w:r>
        <w:rPr>
          <w:sz w:val="24"/>
        </w:rPr>
      </w:r>
    </w:p>
    <w:p>
      <w:pPr>
        <w:pStyle w:val="BodyTextIndent"/>
        <w:spacing w:lineRule="auto" w:line="240"/>
        <w:ind w:hanging="0" w:end="0"/>
        <w:rPr/>
      </w:pPr>
      <w:r>
        <w:rPr/>
        <w:t>При проведении диагностики важно помнить о том, что психичес</w:t>
        <w:softHyphen/>
        <w:t>кое развитие детей — это сложный процесс, в котором невозможно выделить отдельные независимые друг от друга параметры. Поэто</w:t>
        <w:softHyphen/>
        <w:t>му при проведении диагностики необходимо использовать целую «батарею» методик, направленных на изучение всех сторон психи</w:t>
        <w:softHyphen/>
        <w:t>ки детей, сопоставляя полученные данные так, чт</w:t>
      </w:r>
      <w:ins w:id="306" w:author="ORPM" w:date="2001-03-22T17:20:00Z">
        <w:r>
          <w:rPr/>
          <w:t>о</w:t>
        </w:r>
      </w:ins>
      <w:r>
        <w:rPr/>
        <w:t>бы можно было получить целостное представление о конкретном ребенке. При этом важно не только правильно подобрать методики, но и располо</w:t>
        <w:softHyphen/>
        <w:t>жить их в определенном порядке, чтобы ребенок не устал, не отка</w:t>
        <w:softHyphen/>
        <w:t>зался от работы.</w:t>
      </w:r>
    </w:p>
    <w:p>
      <w:pPr>
        <w:pStyle w:val="Normal"/>
        <w:spacing w:lineRule="auto" w:line="240"/>
        <w:ind w:firstLine="720" w:end="0"/>
        <w:rPr/>
      </w:pPr>
      <w:r>
        <w:rPr>
          <w:sz w:val="24"/>
        </w:rPr>
        <w:t>Анализируя полученные данные, важно установить взаимосвязь между отдельными особенностями и сторонами психики обследуе</w:t>
        <w:softHyphen/>
        <w:t>мого ребенка (познавательными способностями, личностными ка</w:t>
        <w:softHyphen/>
        <w:t>чествами, характером общения). На основании такого анализа со</w:t>
        <w:softHyphen/>
        <w:t>ставляется психологическая характеристика, в которой дается ком</w:t>
        <w:softHyphen/>
        <w:t>плексное описание психологических черт данного ребенка, а также основные причины появления тех недостатков и отклонений, кото</w:t>
        <w:softHyphen/>
        <w:t>рые были выявлены в процессе обследования. Ведь в реальной жизни все стороны психики влияют друг на друга, и, например, не</w:t>
        <w:softHyphen/>
        <w:t>успешность в учебной деятельности может быть связана как с отста</w:t>
        <w:softHyphen/>
        <w:t>ванием познавательного ра</w:t>
      </w:r>
      <w:del w:id="307" w:author="ORPM" w:date="2001-03-22T17:21:00Z">
        <w:r>
          <w:rPr>
            <w:sz w:val="24"/>
          </w:rPr>
          <w:delText>в</w:delText>
        </w:r>
      </w:del>
      <w:r>
        <w:rPr>
          <w:sz w:val="24"/>
        </w:rPr>
        <w:t>з</w:t>
      </w:r>
      <w:ins w:id="308" w:author="ORPM" w:date="2001-03-22T17:21:00Z">
        <w:r>
          <w:rPr>
            <w:sz w:val="24"/>
          </w:rPr>
          <w:t>в</w:t>
        </w:r>
      </w:ins>
      <w:r>
        <w:rPr>
          <w:sz w:val="24"/>
        </w:rPr>
        <w:t>ития, так и с высокой тревожностью или замедленным темпом ориентировки детей. В свою очередь осо</w:t>
        <w:softHyphen/>
        <w:t>бенности памяти и уровень мышления определяют и некоторые ка</w:t>
        <w:softHyphen/>
        <w:t>чества личности, например, уровень притязаний или агрессивность ребенка, особенности его общения.</w:t>
      </w:r>
    </w:p>
    <w:p>
      <w:pPr>
        <w:pStyle w:val="Normal"/>
        <w:spacing w:lineRule="auto" w:line="240"/>
        <w:ind w:firstLine="720" w:end="0"/>
        <w:rPr/>
      </w:pPr>
      <w:r>
        <w:rPr>
          <w:sz w:val="24"/>
        </w:rPr>
        <w:t>Правильная диагностика — первый шаг в организации коррек</w:t>
        <w:softHyphen/>
        <w:t>ции психических отклонений, так как она показывает, что является первопричиной нарушений в психическом развитии, какие качест</w:t>
        <w:softHyphen/>
        <w:t>ва хуже всего сформированы. Таким образом на основании психо</w:t>
        <w:softHyphen/>
        <w:t>логической характеристики составляется план коррекции — от по</w:t>
        <w:softHyphen/>
        <w:t>мощи ребенку в исправлении простых недостатков до компенсации сложных дефектов. Составление такой характеристики является</w:t>
      </w:r>
      <w:r>
        <w:rPr>
          <w:b/>
          <w:sz w:val="24"/>
        </w:rPr>
        <w:t xml:space="preserve"> </w:t>
      </w:r>
      <w:r>
        <w:rPr>
          <w:sz w:val="24"/>
        </w:rPr>
        <w:t>не простой задачей даже для практического психолога; для успешной работы нужна некоторая практика и, главное, соблюдение основных правил работы с тестами, потому что непрофессиональный подход к диагностике может принести больше вреда, чем пользы.</w:t>
      </w:r>
    </w:p>
    <w:p>
      <w:pPr>
        <w:pStyle w:val="Normal"/>
        <w:spacing w:lineRule="auto" w:line="240"/>
        <w:ind w:firstLine="720" w:end="0"/>
        <w:rPr/>
      </w:pPr>
      <w:r>
        <w:rPr>
          <w:sz w:val="24"/>
        </w:rPr>
        <w:t>Обследование, как правило, начинается с беседы со взрослыми, (другими воспитателями, учителями, родителями) в том случае, если они обратились к Вам с определенными жалобами на ребенка. В процессе беседы Вам необходимо четко определить характер</w:t>
      </w:r>
      <w:r>
        <w:rPr>
          <w:b/>
          <w:sz w:val="24"/>
        </w:rPr>
        <w:t xml:space="preserve"> </w:t>
      </w:r>
      <w:r>
        <w:rPr>
          <w:sz w:val="24"/>
        </w:rPr>
        <w:t>претензий к ребенку и причин недовольства им.</w:t>
      </w:r>
    </w:p>
    <w:p>
      <w:pPr>
        <w:pStyle w:val="Normal"/>
        <w:spacing w:lineRule="auto" w:line="240"/>
        <w:ind w:firstLine="720" w:end="0"/>
        <w:rPr/>
      </w:pPr>
      <w:r>
        <w:rPr>
          <w:sz w:val="24"/>
        </w:rPr>
        <w:t>Собственно обследование ребенка начинается с анализа</w:t>
      </w:r>
      <w:r>
        <w:rPr>
          <w:b/>
          <w:sz w:val="24"/>
        </w:rPr>
        <w:t xml:space="preserve"> </w:t>
      </w:r>
      <w:r>
        <w:rPr>
          <w:sz w:val="24"/>
        </w:rPr>
        <w:t>его</w:t>
      </w:r>
      <w:r>
        <w:rPr>
          <w:b/>
          <w:sz w:val="24"/>
        </w:rPr>
        <w:t xml:space="preserve"> </w:t>
      </w:r>
      <w:r>
        <w:rPr>
          <w:sz w:val="24"/>
        </w:rPr>
        <w:t>внешнего вида и его реакции на ситуацию обследования. При этом надо обращать внимание на то, насколько ребенок открыт для кон</w:t>
        <w:softHyphen/>
        <w:t>такта, проявляет ли он активность (например, изучает обстановку в комнате, рассматривает с интересом игрушки, предметы, стоящие в ней) или он расторможен, т.е. крутится на месте, порывается встать, вертит что-то в руках или просто болтает руками или нога</w:t>
        <w:softHyphen/>
        <w:t>ми. Фиксируется и проявление заторможенности, напряженности, проявляемое ребенком, стремление сесть или встать в уголок, неже</w:t>
        <w:softHyphen/>
        <w:t>лание обращать на себя внимание, боязнь вступить в разговор.</w:t>
      </w:r>
    </w:p>
    <w:p>
      <w:pPr>
        <w:pStyle w:val="Normal"/>
        <w:spacing w:lineRule="auto" w:line="240"/>
        <w:ind w:firstLine="720" w:end="0"/>
        <w:rPr>
          <w:sz w:val="24"/>
        </w:rPr>
      </w:pPr>
      <w:r>
        <w:rPr>
          <w:sz w:val="24"/>
        </w:rPr>
        <w:t>Все эти факты связаны как с психодинамическими (врожденными) особенностями ребенка (например, с импульсивностью или регидностью), так и с качествами его личности (например, с тревож</w:t>
        <w:softHyphen/>
        <w:t>ностью или демонстративностью). Полученные при наблюдении данные в дальнейшем сопоставляются с данными тестов и помога</w:t>
        <w:softHyphen/>
        <w:t>ют понять природу интеллектуальных или эмоциональных отклоне</w:t>
        <w:softHyphen/>
        <w:t>ний ребенка.</w:t>
      </w:r>
    </w:p>
    <w:p>
      <w:pPr>
        <w:pStyle w:val="Normal"/>
        <w:spacing w:lineRule="auto" w:line="240"/>
        <w:ind w:firstLine="720" w:end="0"/>
        <w:rPr>
          <w:sz w:val="24"/>
        </w:rPr>
      </w:pPr>
      <w:r>
        <w:rPr>
          <w:sz w:val="24"/>
        </w:rPr>
        <w:t>При обследовании важно чередовать методики таким образом, чтобы методы, направленные на изучение памяти, следовали за ме</w:t>
        <w:softHyphen/>
        <w:t>тодиками, направленными на анализ мышления, а изучение воспри</w:t>
        <w:softHyphen/>
        <w:t>ятия следовало за исследованием креативности. Начинать диагностику рекомендуется с рисования (как на свободную, так и на задан</w:t>
        <w:softHyphen/>
        <w:t>ную тему), давая ребенку время войти в ситуацию обследования. Вначале даются и задания на исследования памяти, так как необхо</w:t>
        <w:softHyphen/>
        <w:t>димо время (не меньше 20 минут) для исследования отсроченного воспроизведения. В то же время личностные методики предлагают</w:t>
        <w:softHyphen/>
        <w:t>ся детям в конце работы, после того, как новизна ситуации для него сгладится и наладится контакт между взрослым, проводящим диа</w:t>
        <w:softHyphen/>
        <w:t>гностику, и ребенком. Эта последовательность сохраняется и в том случае, если обследование проводится не единовременно, но в тече</w:t>
        <w:softHyphen/>
        <w:t>ние нескольких занятий.</w:t>
      </w:r>
    </w:p>
    <w:p>
      <w:pPr>
        <w:pStyle w:val="Normal"/>
        <w:spacing w:lineRule="auto" w:line="240"/>
        <w:ind w:firstLine="720" w:end="0"/>
        <w:rPr>
          <w:sz w:val="24"/>
        </w:rPr>
      </w:pPr>
      <w:r>
        <w:rPr>
          <w:sz w:val="24"/>
        </w:rPr>
        <w:t>При проведении диагностики необходимо запомнить несколько основных правил, без которых Ваша работа не будет успешной.</w:t>
      </w:r>
    </w:p>
    <w:p>
      <w:pPr>
        <w:pStyle w:val="Normal"/>
        <w:spacing w:lineRule="auto" w:line="240"/>
        <w:ind w:firstLine="720" w:end="0"/>
        <w:rPr>
          <w:sz w:val="24"/>
        </w:rPr>
      </w:pPr>
      <w:r>
        <w:rPr>
          <w:sz w:val="24"/>
        </w:rPr>
        <w:t>1. Каждая методика направлена на измерение очень узкого, спе</w:t>
        <w:softHyphen/>
        <w:t>циального качества — какого-то вида внимания, памяти, мышления ребенка. Нет методик, которые бы измеряли сразу все, нет методик, на основании которых Вы бы могли сразу понять все в ребенке и дать общую характеристику его личных качеств, способностей, осо</w:t>
        <w:softHyphen/>
        <w:t>бенностей его общения или стиля деятельности, его познаватель</w:t>
        <w:softHyphen/>
        <w:t>ных процессов. Поэтому для составления психологической характе</w:t>
        <w:softHyphen/>
        <w:t>ристики необходимо использовать не меньше 10—15 разных тестов.</w:t>
      </w:r>
    </w:p>
    <w:p>
      <w:pPr>
        <w:pStyle w:val="Normal"/>
        <w:spacing w:lineRule="auto" w:line="240"/>
        <w:ind w:firstLine="720" w:end="0"/>
        <w:rPr>
          <w:sz w:val="24"/>
        </w:rPr>
      </w:pPr>
      <w:r>
        <w:rPr>
          <w:sz w:val="24"/>
        </w:rPr>
        <w:t>2. Обязательно обращайте внимание на инструкцию, которая да</w:t>
        <w:softHyphen/>
        <w:t>ется в каждой методике. Помните, что неправильная инструкция может полностью изменить содержание задания и, следовательно, полученный Вами результат.</w:t>
      </w:r>
    </w:p>
    <w:p>
      <w:pPr>
        <w:pStyle w:val="Normal"/>
        <w:spacing w:lineRule="auto" w:line="240"/>
        <w:ind w:firstLine="720" w:end="0"/>
        <w:rPr>
          <w:sz w:val="24"/>
        </w:rPr>
      </w:pPr>
      <w:r>
        <w:rPr>
          <w:sz w:val="24"/>
        </w:rPr>
        <w:t>3. Не забывайте о том, что каждая методика рассчитана на опре</w:t>
        <w:softHyphen/>
        <w:t>деленный возраст. Поэтому внимательно следите за тем, чтобы воз</w:t>
        <w:softHyphen/>
        <w:t>раст исследуемого ребенка совпадал с тем возрастом, для которого составлена данная методика. Существуют методы, которые можно использовать в разных возрастных группах. В таких случаях обра</w:t>
        <w:softHyphen/>
        <w:t>щайте внимание на инструкцию и способ подачи материала для каж</w:t>
        <w:softHyphen/>
        <w:t>дого возраста.</w:t>
      </w:r>
    </w:p>
    <w:p>
      <w:pPr>
        <w:pStyle w:val="Normal"/>
        <w:spacing w:lineRule="auto" w:line="240"/>
        <w:ind w:firstLine="720" w:end="0"/>
        <w:rPr>
          <w:sz w:val="24"/>
        </w:rPr>
      </w:pPr>
      <w:r>
        <w:rPr>
          <w:sz w:val="24"/>
        </w:rPr>
        <w:t>4. Результаты, полученные Вами, также не могут быть одинако</w:t>
        <w:softHyphen/>
        <w:t>вы для разного возраста. Поэтому будьте внимательны при интер</w:t>
        <w:softHyphen/>
        <w:t>претации результатов, обязательно сверяйте их с нормативностью, т.е. с теми результатами, которые типичны для детей данного воз</w:t>
        <w:softHyphen/>
        <w:t>раста. Помните и о том, что только по данным одной методики, даже если результаты ребенка ниже, чем должны быть в норме, еще нельзя сделать вывод о его «глупости» или отсталости, так же как и об одаренности. Такой вывод может быть сделан только в том слу</w:t>
        <w:softHyphen/>
        <w:t>чае, если данные всех интеллектуальных тестов (или большинства из них) ниже или выше нормы.</w:t>
      </w:r>
    </w:p>
    <w:p>
      <w:pPr>
        <w:pStyle w:val="Normal"/>
        <w:spacing w:lineRule="auto" w:line="240"/>
        <w:ind w:firstLine="720" w:end="0"/>
        <w:rPr>
          <w:sz w:val="24"/>
        </w:rPr>
      </w:pPr>
      <w:r>
        <w:rPr>
          <w:sz w:val="24"/>
        </w:rPr>
        <w:t>5. Многие методики требуют специального «стимульного материа</w:t>
        <w:softHyphen/>
        <w:t>ла», т.е. карточек, текстов, картинок, которые предлагаются ребенку. Не забывайте, что все инструкции о порядке предъявления и способе подачи этого материала обязательны; при несоблюдении их или изме</w:t>
        <w:softHyphen/>
        <w:t>нении самого материала Вы получите совершенно иной результат.</w:t>
      </w:r>
    </w:p>
    <w:p>
      <w:pPr>
        <w:pStyle w:val="Normal"/>
        <w:spacing w:lineRule="auto" w:line="240"/>
        <w:ind w:firstLine="720" w:end="0"/>
        <w:rPr/>
      </w:pPr>
      <w:r>
        <w:rPr>
          <w:sz w:val="24"/>
        </w:rPr>
        <w:t>6. Существуют так называемые субъективные и объективные ме</w:t>
        <w:softHyphen/>
        <w:t>тодики, способы анализа полученных результатов. Одни из них имеют точные ключи и рассчитанные по баллам варианты ответов, другие требуют</w:t>
      </w:r>
      <w:r>
        <w:rPr>
          <w:b/>
          <w:sz w:val="24"/>
        </w:rPr>
        <w:t xml:space="preserve"> </w:t>
      </w:r>
      <w:r>
        <w:rPr>
          <w:sz w:val="24"/>
        </w:rPr>
        <w:t>не количественной,</w:t>
      </w:r>
      <w:r>
        <w:rPr>
          <w:b/>
          <w:sz w:val="24"/>
        </w:rPr>
        <w:t xml:space="preserve"> </w:t>
      </w:r>
      <w:r>
        <w:rPr>
          <w:sz w:val="24"/>
        </w:rPr>
        <w:t>но качественной интерпретации; хотя работать с ними труднее, часто эти методы дают более важные данные о психическом состоянии ребенка. Однако при ра</w:t>
        <w:softHyphen/>
        <w:t>боте с ними надо проявлять особое внимание и сверять полученные результаты с показателями, полученными в других тестах.</w:t>
      </w:r>
    </w:p>
    <w:p>
      <w:pPr>
        <w:pStyle w:val="Normal"/>
        <w:spacing w:lineRule="auto" w:line="240"/>
        <w:ind w:firstLine="720" w:end="0"/>
        <w:rPr/>
      </w:pPr>
      <w:r>
        <w:rPr>
          <w:sz w:val="24"/>
        </w:rPr>
        <w:t>7. Никогда</w:t>
      </w:r>
      <w:r>
        <w:rPr>
          <w:b/>
          <w:sz w:val="24"/>
        </w:rPr>
        <w:t xml:space="preserve"> </w:t>
      </w:r>
      <w:r>
        <w:rPr>
          <w:sz w:val="24"/>
        </w:rPr>
        <w:t>не пытайтесь давить на ребенка, т.е. работать с ним без его добровольного желания. Отвержение ребенком ситуации обследования может нарушить весь процесс диагностики и Вы полу</w:t>
        <w:softHyphen/>
        <w:t>чите неверные результаты. Старайтесь также не подчеркивать, что Вы проверяете ребенка, как бы экзаменуете его, это приведет к на</w:t>
        <w:softHyphen/>
        <w:t>пряженности, скованности и также нарушит объективность полу</w:t>
        <w:softHyphen/>
        <w:t>ченных данных. Можете включить обследование в процесс любой совместной деятельности, даже игровой, но только в том случае, если ребенок может и в процессе этой игры сосредоточиться, при</w:t>
        <w:softHyphen/>
        <w:t>нять задание, а не бросить его на полпути, если оно ему покажется скучным или трудным. Словом, Вы должны заинтересовать его дан</w:t>
        <w:softHyphen/>
        <w:t>ной</w:t>
      </w:r>
      <w:r>
        <w:rPr>
          <w:b/>
          <w:sz w:val="24"/>
        </w:rPr>
        <w:t xml:space="preserve"> </w:t>
      </w:r>
      <w:r>
        <w:rPr>
          <w:sz w:val="24"/>
        </w:rPr>
        <w:t>деятельностью и добиться внимания к ней.</w:t>
      </w:r>
    </w:p>
    <w:p>
      <w:pPr>
        <w:pStyle w:val="Normal"/>
        <w:spacing w:lineRule="auto" w:line="240"/>
        <w:ind w:firstLine="720" w:end="0"/>
        <w:rPr>
          <w:i/>
          <w:i/>
          <w:sz w:val="24"/>
        </w:rPr>
      </w:pPr>
      <w:r>
        <w:rPr>
          <w:i/>
          <w:sz w:val="24"/>
        </w:rPr>
      </w:r>
    </w:p>
    <w:p>
      <w:pPr>
        <w:pStyle w:val="Heading2"/>
        <w:keepNext w:val="false"/>
        <w:rPr/>
      </w:pPr>
      <w:bookmarkStart w:id="24" w:name="__RefHeading___Toc511554726"/>
      <w:bookmarkEnd w:id="24"/>
      <w:r>
        <w:rPr>
          <w:i/>
        </w:rPr>
        <w:t xml:space="preserve">• </w:t>
      </w:r>
      <w:r>
        <w:rPr/>
        <w:t>Вопросы и задания</w:t>
      </w:r>
    </w:p>
    <w:p>
      <w:pPr>
        <w:pStyle w:val="Normal"/>
        <w:spacing w:lineRule="auto" w:line="240"/>
        <w:ind w:hanging="0" w:start="709" w:end="0"/>
        <w:rPr>
          <w:sz w:val="24"/>
        </w:rPr>
      </w:pPr>
      <w:r>
        <w:rPr>
          <w:sz w:val="24"/>
        </w:rPr>
        <w:t>1. Перечислите закономерности психического развития младенцев, открытые Н.М. Щеловановым и А. Гезеллом.</w:t>
      </w:r>
    </w:p>
    <w:p>
      <w:pPr>
        <w:pStyle w:val="Normal"/>
        <w:spacing w:lineRule="auto" w:line="240"/>
        <w:ind w:hanging="0" w:start="709" w:end="0"/>
        <w:rPr>
          <w:sz w:val="24"/>
        </w:rPr>
      </w:pPr>
      <w:r>
        <w:rPr>
          <w:sz w:val="24"/>
        </w:rPr>
        <w:t>2. Расскажите, каким образом восприятие влияет на развитие мыш</w:t>
        <w:softHyphen/>
        <w:t>ления в раннем и дошкольном возрасте</w:t>
      </w:r>
      <w:ins w:id="309" w:author="ORPM" w:date="2001-03-22T17:23:00Z">
        <w:r>
          <w:rPr>
            <w:sz w:val="24"/>
          </w:rPr>
          <w:t>.</w:t>
        </w:r>
      </w:ins>
      <w:del w:id="310" w:author="ORPM" w:date="2001-03-22T17:23:00Z">
        <w:r>
          <w:rPr>
            <w:sz w:val="24"/>
          </w:rPr>
          <w:delText>,</w:delText>
        </w:r>
      </w:del>
    </w:p>
    <w:p>
      <w:pPr>
        <w:pStyle w:val="Normal"/>
        <w:spacing w:lineRule="auto" w:line="240"/>
        <w:ind w:hanging="0" w:start="709" w:end="0"/>
        <w:rPr>
          <w:sz w:val="24"/>
        </w:rPr>
      </w:pPr>
      <w:r>
        <w:rPr>
          <w:sz w:val="24"/>
        </w:rPr>
        <w:t>3. Назовите, какие виды деятельности являются наиболее значимыми для развития восприятия и мышления в первые годы жизни и почему?</w:t>
      </w:r>
    </w:p>
    <w:p>
      <w:pPr>
        <w:pStyle w:val="Normal"/>
        <w:spacing w:lineRule="auto" w:line="240"/>
        <w:ind w:hanging="0" w:start="709" w:end="0"/>
        <w:rPr/>
      </w:pPr>
      <w:r>
        <w:rPr>
          <w:sz w:val="24"/>
          <w:lang w:val="en-US"/>
        </w:rPr>
        <w:t>4.</w:t>
      </w:r>
      <w:r>
        <w:rPr>
          <w:sz w:val="24"/>
        </w:rPr>
        <w:t xml:space="preserve"> Перечислите закономерности развития мышления детей, описанные Ж. Пиаже.</w:t>
      </w:r>
    </w:p>
    <w:p>
      <w:pPr>
        <w:pStyle w:val="Normal"/>
        <w:spacing w:lineRule="auto" w:line="240"/>
        <w:ind w:hanging="0" w:start="709" w:end="0"/>
        <w:rPr/>
      </w:pPr>
      <w:r>
        <w:rPr>
          <w:sz w:val="24"/>
        </w:rPr>
        <w:t>5. Расскажите, каким образом, по мнению Л.С. Выготского, развива</w:t>
      </w:r>
      <w:del w:id="311" w:author="ORPM" w:date="2001-03-22T17:23:00Z">
        <w:r>
          <w:rPr>
            <w:sz w:val="24"/>
          </w:rPr>
          <w:delText>-</w:delText>
        </w:r>
      </w:del>
      <w:del w:id="312" w:author="ORPM" w:date="2001-03-22T17:23:00Z">
        <w:r>
          <w:rPr>
            <w:sz w:val="24"/>
            <w:lang w:val="en-US"/>
          </w:rPr>
          <w:delText>J</w:delText>
        </w:r>
      </w:del>
      <w:del w:id="313" w:author="ORPM" w:date="2001-03-22T17:23:00Z">
        <w:r>
          <w:rPr>
            <w:sz w:val="24"/>
          </w:rPr>
          <w:delText xml:space="preserve"> </w:delText>
        </w:r>
      </w:del>
      <w:r>
        <w:rPr>
          <w:sz w:val="24"/>
        </w:rPr>
        <w:t>ется волевая регуляция познания и поведения в дошкольном возрасте.</w:t>
      </w:r>
    </w:p>
    <w:p>
      <w:pPr>
        <w:pStyle w:val="Normal"/>
        <w:spacing w:lineRule="auto" w:line="240"/>
        <w:ind w:hanging="0" w:start="709" w:end="0"/>
        <w:rPr>
          <w:sz w:val="24"/>
        </w:rPr>
      </w:pPr>
      <w:r>
        <w:rPr>
          <w:sz w:val="24"/>
        </w:rPr>
        <w:t>6. Опишите развитие самооценки детей в раннем и дошкольном возрасте.</w:t>
      </w:r>
    </w:p>
    <w:p>
      <w:pPr>
        <w:pStyle w:val="Normal"/>
        <w:spacing w:lineRule="auto" w:line="240"/>
        <w:ind w:hanging="0" w:start="709" w:end="0"/>
        <w:rPr>
          <w:sz w:val="24"/>
        </w:rPr>
      </w:pPr>
      <w:r>
        <w:rPr>
          <w:sz w:val="24"/>
        </w:rPr>
        <w:t>7. Сформулируйте индивидуальные особенности ребенка и покажите, как они влияют на развитие его личности.</w:t>
      </w:r>
    </w:p>
    <w:p>
      <w:pPr>
        <w:pStyle w:val="Normal"/>
        <w:spacing w:lineRule="auto" w:line="240"/>
        <w:ind w:hanging="0" w:start="709" w:end="0"/>
        <w:rPr>
          <w:sz w:val="24"/>
        </w:rPr>
      </w:pPr>
      <w:r>
        <w:rPr>
          <w:sz w:val="24"/>
        </w:rPr>
        <w:t>8. Расскажите о необходимости комплексного подхода к диагности</w:t>
        <w:softHyphen/>
        <w:t>ке детей.</w:t>
      </w:r>
    </w:p>
    <w:p>
      <w:pPr>
        <w:pStyle w:val="Normal"/>
        <w:spacing w:lineRule="auto" w:line="240"/>
        <w:ind w:firstLine="720" w:end="0"/>
        <w:rPr>
          <w:sz w:val="24"/>
        </w:rPr>
      </w:pPr>
      <w:r>
        <w:rPr>
          <w:sz w:val="24"/>
        </w:rPr>
      </w:r>
    </w:p>
    <w:p>
      <w:pPr>
        <w:pStyle w:val="Heading1"/>
        <w:keepNext w:val="false"/>
        <w:rPr/>
      </w:pPr>
      <w:bookmarkStart w:id="25" w:name="__RefHeading___Toc511554727"/>
      <w:bookmarkEnd w:id="25"/>
      <w:r>
        <w:rPr/>
        <w:t>НАПРАВЛЕНИЯ ПРОФЕССИОНАЛЬНОЙ ДЕЯТЕЛЬНОСТИ ПРАКТИЧЕСКОГО ПСИХОЛОГА В УСЛОВИЯХ</w:t>
      </w:r>
      <w:r>
        <w:rPr>
          <w:lang w:val="en-US"/>
        </w:rPr>
        <w:t xml:space="preserve"> ДЕТСКОГО </w:t>
      </w:r>
      <w:r>
        <w:rPr/>
        <w:t>ДОШКОЛЬНОГО УЧРЕЖДЕНИЯ</w:t>
      </w:r>
    </w:p>
    <w:p>
      <w:pPr>
        <w:pStyle w:val="Heading1"/>
        <w:keepNext w:val="false"/>
        <w:rPr/>
      </w:pPr>
      <w:bookmarkStart w:id="26" w:name="__RefHeading___Toc511554728"/>
      <w:bookmarkEnd w:id="26"/>
      <w:r>
        <w:rPr/>
        <w:t>ГЛАВА</w:t>
      </w:r>
      <w:r>
        <w:rPr>
          <w:i/>
        </w:rPr>
        <w:t xml:space="preserve"> </w:t>
      </w:r>
      <w:r>
        <w:rPr/>
        <w:t>4</w:t>
      </w:r>
    </w:p>
    <w:p>
      <w:pPr>
        <w:pStyle w:val="Normal"/>
        <w:spacing w:lineRule="auto" w:line="240"/>
        <w:ind w:firstLine="720" w:end="0"/>
        <w:rPr>
          <w:i/>
          <w:i/>
          <w:sz w:val="24"/>
        </w:rPr>
      </w:pPr>
      <w:r>
        <w:rPr>
          <w:i/>
          <w:sz w:val="24"/>
        </w:rPr>
      </w:r>
    </w:p>
    <w:p>
      <w:pPr>
        <w:pStyle w:val="Heading2"/>
        <w:keepNext w:val="false"/>
        <w:rPr/>
      </w:pPr>
      <w:bookmarkStart w:id="27" w:name="__RefHeading___Toc511554729"/>
      <w:bookmarkEnd w:id="27"/>
      <w:r>
        <w:rPr/>
        <w:t>4.1. Психодиагностика</w:t>
      </w:r>
    </w:p>
    <w:p>
      <w:pPr>
        <w:pStyle w:val="Normal"/>
        <w:spacing w:lineRule="auto" w:line="240"/>
        <w:ind w:firstLine="720" w:end="0"/>
        <w:rPr>
          <w:sz w:val="24"/>
        </w:rPr>
      </w:pPr>
      <w:r>
        <w:rPr>
          <w:sz w:val="24"/>
        </w:rPr>
      </w:r>
    </w:p>
    <w:p>
      <w:pPr>
        <w:pStyle w:val="Normal"/>
        <w:spacing w:lineRule="auto" w:line="240"/>
        <w:ind w:hanging="0" w:end="0"/>
        <w:rPr/>
      </w:pPr>
      <w:r>
        <w:rPr>
          <w:sz w:val="24"/>
        </w:rPr>
        <w:t>Термин «психодиагностика» можно рассматривать с разных позиций: как те</w:t>
      </w:r>
      <w:del w:id="314" w:author="ORPM" w:date="2001-03-22T17:24:00Z">
        <w:r>
          <w:rPr>
            <w:sz w:val="24"/>
          </w:rPr>
          <w:delText>б</w:delText>
        </w:r>
      </w:del>
      <w:ins w:id="315" w:author="ORPM" w:date="2001-03-22T17:24:00Z">
        <w:r>
          <w:rPr>
            <w:sz w:val="24"/>
          </w:rPr>
          <w:t>о</w:t>
        </w:r>
      </w:ins>
      <w:r>
        <w:rPr>
          <w:sz w:val="24"/>
        </w:rPr>
        <w:t>ретическую психологическую дисциплину и как практическую психологическую деятельность. В первом случае — это область пси</w:t>
        <w:softHyphen/>
        <w:t>хологической науки «О методах классификации и ранжирования по психологическим и психофизиологическим признакам» (К.М. Гуре</w:t>
      </w:r>
      <w:del w:id="316" w:author="ORPM" w:date="2001-03-22T17:23:00Z">
        <w:r>
          <w:rPr>
            <w:sz w:val="24"/>
          </w:rPr>
          <w:delText>-</w:delText>
        </w:r>
      </w:del>
      <w:r>
        <w:rPr>
          <w:sz w:val="24"/>
        </w:rPr>
        <w:t>вич). Во втором случае — это разработка методов выявления и изме</w:t>
        <w:softHyphen/>
        <w:t>рения индивидуально-психологических особенностей личности (на</w:t>
        <w:softHyphen/>
        <w:t>учно-исследовательская деятельность), а также их использование с прикладными целями (научно-практическая деятельность).</w:t>
      </w:r>
    </w:p>
    <w:p>
      <w:pPr>
        <w:pStyle w:val="Normal"/>
        <w:spacing w:lineRule="auto" w:line="240"/>
        <w:ind w:firstLine="720" w:end="0"/>
        <w:rPr/>
      </w:pPr>
      <w:r>
        <w:rPr>
          <w:sz w:val="24"/>
        </w:rPr>
        <w:t>Применительно к дошкольному возрасту психодиагностика оп</w:t>
        <w:softHyphen/>
        <w:t>ределяется как деятельность по психологическому изучению ребенка на протяжении дошкольного детства, в контексте семьи и образова</w:t>
        <w:softHyphen/>
        <w:t xml:space="preserve">тельно-развивающей среды детского образовательного учреждения (ДОУ). Следовательно, </w:t>
      </w:r>
      <w:r>
        <w:rPr>
          <w:i/>
          <w:sz w:val="24"/>
        </w:rPr>
        <w:t>предметом</w:t>
      </w:r>
      <w:r>
        <w:rPr>
          <w:sz w:val="24"/>
        </w:rPr>
        <w:t xml:space="preserve"> психологической диагностики в условиях дошкольного учреждения являются индивидуально-возрас</w:t>
        <w:softHyphen/>
        <w:t>тные особенности детей, причины нарушений и отклонений</w:t>
      </w:r>
      <w:r>
        <w:rPr>
          <w:b/>
          <w:sz w:val="24"/>
        </w:rPr>
        <w:t xml:space="preserve"> </w:t>
      </w:r>
      <w:r>
        <w:rPr>
          <w:sz w:val="24"/>
        </w:rPr>
        <w:t>в их психическом развитии.</w:t>
      </w:r>
    </w:p>
    <w:p>
      <w:pPr>
        <w:pStyle w:val="Normal"/>
        <w:spacing w:lineRule="auto" w:line="240"/>
        <w:ind w:firstLine="720" w:end="0"/>
        <w:rPr/>
      </w:pPr>
      <w:r>
        <w:rPr>
          <w:sz w:val="24"/>
        </w:rPr>
        <w:t xml:space="preserve">Для решения поставленной психологической проблемы детский практический психолог должен обозначить </w:t>
      </w:r>
      <w:r>
        <w:rPr>
          <w:i/>
          <w:sz w:val="24"/>
        </w:rPr>
        <w:t>содержание</w:t>
      </w:r>
      <w:r>
        <w:rPr>
          <w:sz w:val="24"/>
        </w:rPr>
        <w:t xml:space="preserve"> психодиаг</w:t>
        <w:softHyphen/>
        <w:t>ностической деятельности. Прежде всего оно дифференцируется по направлениям (объектам) психологических воздействий: дети, родители (лица</w:t>
      </w:r>
      <w:r>
        <w:rPr>
          <w:b/>
          <w:sz w:val="24"/>
        </w:rPr>
        <w:t xml:space="preserve"> </w:t>
      </w:r>
      <w:r>
        <w:rPr>
          <w:sz w:val="24"/>
        </w:rPr>
        <w:t>их заменяющие), воспитатели и педагоги. Затем оп</w:t>
        <w:softHyphen/>
        <w:t>ределяются показатели (параметры), характеризующие основной предмет психологических воздействий.</w:t>
      </w:r>
    </w:p>
    <w:p>
      <w:pPr>
        <w:pStyle w:val="Normal"/>
        <w:spacing w:lineRule="auto" w:line="240"/>
        <w:ind w:firstLine="720" w:end="0"/>
        <w:rPr>
          <w:sz w:val="24"/>
        </w:rPr>
      </w:pPr>
      <w:r>
        <w:rPr>
          <w:b/>
          <w:sz w:val="24"/>
        </w:rPr>
        <w:t>Показатели нормативно-возрастного и индивидуального раз</w:t>
        <w:softHyphen/>
        <w:t>вития детей дошкольного возраста:</w:t>
      </w:r>
    </w:p>
    <w:p>
      <w:pPr>
        <w:pStyle w:val="Normal"/>
        <w:spacing w:lineRule="auto" w:line="240"/>
        <w:ind w:firstLine="720" w:end="0"/>
        <w:rPr>
          <w:sz w:val="24"/>
        </w:rPr>
      </w:pPr>
      <w:r>
        <w:rPr>
          <w:sz w:val="24"/>
        </w:rPr>
        <w:t>Блок (группа) I. Психологические показатели:</w:t>
      </w:r>
    </w:p>
    <w:p>
      <w:pPr>
        <w:pStyle w:val="Normal"/>
        <w:spacing w:lineRule="auto" w:line="240"/>
        <w:ind w:firstLine="720" w:end="0"/>
        <w:rPr/>
      </w:pPr>
      <w:r>
        <w:rPr>
          <w:sz w:val="24"/>
        </w:rPr>
        <w:t xml:space="preserve">1) </w:t>
      </w:r>
      <w:r>
        <w:rPr>
          <w:spacing w:val="4"/>
          <w:sz w:val="24"/>
        </w:rPr>
        <w:t>способов взаимодействия с реальностью (познавательные, коммуникативные и рефлексивные способности);</w:t>
      </w:r>
    </w:p>
    <w:p>
      <w:pPr>
        <w:pStyle w:val="Normal"/>
        <w:spacing w:lineRule="auto" w:line="240"/>
        <w:ind w:firstLine="720" w:end="0"/>
        <w:rPr>
          <w:sz w:val="24"/>
        </w:rPr>
      </w:pPr>
      <w:r>
        <w:rPr>
          <w:sz w:val="24"/>
        </w:rPr>
        <w:t>2) мотивационно-потребностной сферы;</w:t>
      </w:r>
    </w:p>
    <w:p>
      <w:pPr>
        <w:pStyle w:val="Normal"/>
        <w:spacing w:lineRule="auto" w:line="240"/>
        <w:ind w:firstLine="720" w:end="0"/>
        <w:rPr>
          <w:sz w:val="24"/>
        </w:rPr>
      </w:pPr>
      <w:r>
        <w:rPr>
          <w:sz w:val="24"/>
        </w:rPr>
        <w:t>3) ценностной системы (нравственная позиция);</w:t>
      </w:r>
    </w:p>
    <w:p>
      <w:pPr>
        <w:pStyle w:val="Normal"/>
        <w:spacing w:lineRule="auto" w:line="240"/>
        <w:ind w:firstLine="720" w:end="0"/>
        <w:rPr/>
      </w:pPr>
      <w:r>
        <w:rPr>
          <w:sz w:val="24"/>
        </w:rPr>
        <w:t xml:space="preserve">4) </w:t>
      </w:r>
      <w:r>
        <w:rPr>
          <w:spacing w:val="10"/>
          <w:sz w:val="24"/>
        </w:rPr>
        <w:t>возрастной компетентности (детские виды деятельности: про</w:t>
        <w:softHyphen/>
        <w:t>дуктивные и процессуальные);</w:t>
      </w:r>
    </w:p>
    <w:p>
      <w:pPr>
        <w:pStyle w:val="Normal"/>
        <w:spacing w:lineRule="auto" w:line="240"/>
        <w:ind w:firstLine="720" w:end="0"/>
        <w:rPr>
          <w:sz w:val="24"/>
        </w:rPr>
      </w:pPr>
      <w:r>
        <w:rPr>
          <w:sz w:val="24"/>
        </w:rPr>
        <w:t>5) психомоторной сферы;</w:t>
      </w:r>
    </w:p>
    <w:p>
      <w:pPr>
        <w:pStyle w:val="BodyTextIndent"/>
        <w:spacing w:lineRule="auto" w:line="240"/>
        <w:rPr/>
      </w:pPr>
      <w:r>
        <w:rPr/>
        <w:t xml:space="preserve">6) личностно-эмоциональных особенностей. </w:t>
      </w:r>
    </w:p>
    <w:p>
      <w:pPr>
        <w:pStyle w:val="Normal"/>
        <w:spacing w:lineRule="auto" w:line="240"/>
        <w:ind w:firstLine="720" w:end="0"/>
        <w:rPr>
          <w:sz w:val="24"/>
        </w:rPr>
      </w:pPr>
      <w:r>
        <w:rPr>
          <w:sz w:val="24"/>
        </w:rPr>
        <w:t>Блок (группа) II. Психофизиологические показатели пси</w:t>
        <w:softHyphen/>
        <w:t>хофизиологических особенностей (темп, стеничность, адаптив</w:t>
        <w:softHyphen/>
        <w:t xml:space="preserve">ность, динамичность и лабильность нервной системы). </w:t>
      </w:r>
    </w:p>
    <w:p>
      <w:pPr>
        <w:pStyle w:val="Normal"/>
        <w:spacing w:lineRule="auto" w:line="240"/>
        <w:ind w:firstLine="720" w:end="0"/>
        <w:rPr>
          <w:sz w:val="24"/>
        </w:rPr>
      </w:pPr>
      <w:r>
        <w:rPr>
          <w:sz w:val="24"/>
        </w:rPr>
        <w:t>Блок (группа) III. Психолого-педагогические показатели:</w:t>
      </w:r>
    </w:p>
    <w:p>
      <w:pPr>
        <w:pStyle w:val="Normal"/>
        <w:spacing w:lineRule="auto" w:line="240"/>
        <w:ind w:firstLine="720" w:end="0"/>
        <w:rPr>
          <w:sz w:val="24"/>
        </w:rPr>
      </w:pPr>
      <w:r>
        <w:rPr>
          <w:sz w:val="24"/>
        </w:rPr>
        <w:t>1) обучаемости и предпосылок к учебной деятельности;</w:t>
      </w:r>
    </w:p>
    <w:p>
      <w:pPr>
        <w:pStyle w:val="Normal"/>
        <w:spacing w:lineRule="auto" w:line="240"/>
        <w:ind w:firstLine="720" w:end="0"/>
        <w:rPr>
          <w:sz w:val="24"/>
        </w:rPr>
      </w:pPr>
      <w:r>
        <w:rPr>
          <w:sz w:val="24"/>
        </w:rPr>
        <w:t>2) специальных способностей (музыкальные, художественные, математические и т.д.);</w:t>
      </w:r>
    </w:p>
    <w:p>
      <w:pPr>
        <w:pStyle w:val="Normal"/>
        <w:spacing w:lineRule="auto" w:line="240"/>
        <w:ind w:firstLine="720" w:end="0"/>
        <w:rPr>
          <w:sz w:val="24"/>
        </w:rPr>
      </w:pPr>
      <w:r>
        <w:rPr>
          <w:sz w:val="24"/>
        </w:rPr>
        <w:t>3) достижений (знания, умения, навыки).</w:t>
      </w:r>
    </w:p>
    <w:p>
      <w:pPr>
        <w:pStyle w:val="Normal"/>
        <w:spacing w:lineRule="auto" w:line="240"/>
        <w:ind w:firstLine="720" w:end="0"/>
        <w:rPr>
          <w:sz w:val="24"/>
        </w:rPr>
      </w:pPr>
      <w:r>
        <w:rPr>
          <w:b/>
          <w:sz w:val="24"/>
        </w:rPr>
        <w:t>Показатели особенностей психолого-педагогического взаи</w:t>
        <w:softHyphen/>
        <w:t>модействия педагогического коллектива ДОУ с детьми:</w:t>
      </w:r>
    </w:p>
    <w:p>
      <w:pPr>
        <w:pStyle w:val="Normal"/>
        <w:spacing w:lineRule="auto" w:line="240"/>
        <w:ind w:firstLine="720" w:end="0"/>
        <w:rPr>
          <w:sz w:val="24"/>
        </w:rPr>
      </w:pPr>
      <w:r>
        <w:rPr>
          <w:sz w:val="24"/>
        </w:rPr>
        <w:t>1. Показатели стиля взаимоотношений в возрастной группе (взрослый—ребенок).</w:t>
      </w:r>
    </w:p>
    <w:p>
      <w:pPr>
        <w:pStyle w:val="Normal"/>
        <w:spacing w:lineRule="auto" w:line="240"/>
        <w:ind w:firstLine="720" w:end="0"/>
        <w:rPr/>
      </w:pPr>
      <w:r>
        <w:rPr>
          <w:sz w:val="24"/>
        </w:rPr>
        <w:t xml:space="preserve">2. </w:t>
      </w:r>
      <w:r>
        <w:rPr>
          <w:spacing w:val="-4"/>
          <w:sz w:val="24"/>
        </w:rPr>
        <w:t>Показатели воспитательной стратегии (соответствие концеп</w:t>
        <w:softHyphen/>
        <w:t>ции дошкольного воспитания).</w:t>
      </w:r>
    </w:p>
    <w:p>
      <w:pPr>
        <w:pStyle w:val="Normal"/>
        <w:spacing w:lineRule="auto" w:line="240"/>
        <w:ind w:firstLine="720" w:end="0"/>
        <w:rPr>
          <w:sz w:val="24"/>
        </w:rPr>
      </w:pPr>
      <w:r>
        <w:rPr>
          <w:sz w:val="24"/>
        </w:rPr>
        <w:t>3. Показатели образовательной стратегии (соответствие образо</w:t>
        <w:softHyphen/>
        <w:t xml:space="preserve">вательной программе ДОУ).                      </w:t>
      </w:r>
    </w:p>
    <w:p>
      <w:pPr>
        <w:pStyle w:val="Normal"/>
        <w:spacing w:lineRule="auto" w:line="240"/>
        <w:ind w:firstLine="720" w:end="0"/>
        <w:rPr>
          <w:sz w:val="24"/>
        </w:rPr>
      </w:pPr>
      <w:r>
        <w:rPr>
          <w:sz w:val="24"/>
        </w:rPr>
        <w:t>4. Показатели психологической (личностно-эмоциональной) ста</w:t>
        <w:softHyphen/>
        <w:t>бильности педагогических кадров (членов педагогического коллектива).</w:t>
      </w:r>
    </w:p>
    <w:p>
      <w:pPr>
        <w:pStyle w:val="Normal"/>
        <w:spacing w:lineRule="auto" w:line="240"/>
        <w:ind w:firstLine="720" w:end="0"/>
        <w:rPr>
          <w:b/>
          <w:sz w:val="24"/>
        </w:rPr>
      </w:pPr>
      <w:r>
        <w:rPr>
          <w:b/>
          <w:sz w:val="24"/>
        </w:rPr>
        <w:t>Показатели особенностей семейных взаимоотношений:</w:t>
      </w:r>
    </w:p>
    <w:p>
      <w:pPr>
        <w:pStyle w:val="BodyTextIndent"/>
        <w:spacing w:lineRule="auto" w:line="240"/>
        <w:rPr/>
      </w:pPr>
      <w:r>
        <w:rPr/>
        <w:t>1. Показатели стиля взаимоотношений в семье.</w:t>
      </w:r>
    </w:p>
    <w:p>
      <w:pPr>
        <w:pStyle w:val="BodyTextIndent"/>
        <w:spacing w:lineRule="auto" w:line="240"/>
        <w:rPr/>
      </w:pPr>
      <w:r>
        <w:rPr/>
        <w:t>2. Показатели воспитательной стратегии родителей (лиц их за</w:t>
        <w:softHyphen/>
      </w:r>
      <w:del w:id="317" w:author="ORPM" w:date="2001-03-22T17:26:00Z">
        <w:r>
          <w:rPr/>
          <w:delText>в</w:delText>
        </w:r>
      </w:del>
      <w:ins w:id="318" w:author="ORPM" w:date="2001-03-22T17:26:00Z">
        <w:r>
          <w:rPr/>
          <w:t>м</w:t>
        </w:r>
      </w:ins>
      <w:r>
        <w:rPr/>
        <w:t>ещающих).</w:t>
      </w:r>
    </w:p>
    <w:p>
      <w:pPr>
        <w:pStyle w:val="Normal"/>
        <w:spacing w:lineRule="auto" w:line="240"/>
        <w:ind w:firstLine="720" w:end="0"/>
        <w:rPr>
          <w:sz w:val="24"/>
        </w:rPr>
      </w:pPr>
      <w:r>
        <w:rPr>
          <w:sz w:val="24"/>
        </w:rPr>
        <w:t xml:space="preserve">3. </w:t>
      </w:r>
      <w:r>
        <w:rPr>
          <w:spacing w:val="6"/>
          <w:sz w:val="24"/>
        </w:rPr>
        <w:t xml:space="preserve">Показатели сформированности и активизации (актуализации) </w:t>
      </w:r>
      <w:ins w:id="319" w:author="ORPM" w:date="2001-03-22T17:26:00Z">
        <w:r>
          <w:rPr>
            <w:spacing w:val="6"/>
            <w:sz w:val="24"/>
          </w:rPr>
          <w:t>р</w:t>
        </w:r>
      </w:ins>
      <w:del w:id="320" w:author="ORPM" w:date="2001-03-22T17:26:00Z">
        <w:r>
          <w:rPr>
            <w:spacing w:val="6"/>
            <w:sz w:val="24"/>
          </w:rPr>
          <w:delText>в</w:delText>
        </w:r>
      </w:del>
      <w:r>
        <w:rPr>
          <w:spacing w:val="6"/>
          <w:sz w:val="24"/>
        </w:rPr>
        <w:t>одительской позиции (негативной, позитивной).</w:t>
      </w:r>
    </w:p>
    <w:p>
      <w:pPr>
        <w:pStyle w:val="Normal"/>
        <w:spacing w:lineRule="auto" w:line="240"/>
        <w:ind w:firstLine="720" w:end="0"/>
        <w:rPr>
          <w:sz w:val="24"/>
        </w:rPr>
      </w:pPr>
      <w:r>
        <w:rPr>
          <w:sz w:val="24"/>
        </w:rPr>
        <w:t xml:space="preserve">4. </w:t>
      </w:r>
      <w:r>
        <w:rPr>
          <w:spacing w:val="6"/>
          <w:sz w:val="24"/>
        </w:rPr>
        <w:t>Показатели психологической (личностно-эмоциональной) стабильности родителей ребенка (лиц их заменяющих).</w:t>
      </w:r>
    </w:p>
    <w:p>
      <w:pPr>
        <w:pStyle w:val="Normal"/>
        <w:spacing w:lineRule="auto" w:line="240"/>
        <w:ind w:firstLine="720" w:end="0"/>
        <w:rPr>
          <w:sz w:val="24"/>
        </w:rPr>
      </w:pPr>
      <w:r>
        <w:rPr>
          <w:sz w:val="24"/>
        </w:rPr>
        <w:t>Рассмотрим специфические и неспецифические характеристи</w:t>
        <w:softHyphen/>
        <w:t>ки развития ребенка относительно психических процессов, мето</w:t>
        <w:softHyphen/>
        <w:t>дов и средств их диагностирования (табл. 1 и 2). Специфичность характеристик определяется наличием конкретного методическо</w:t>
        <w:softHyphen/>
        <w:t>го средства, направленного на диагностику того или иного показа</w:t>
        <w:softHyphen/>
        <w:t>теля психического развития. Неспецифичность соответствует обобщенным диагностическим средствам (наблюдение) или сово</w:t>
        <w:softHyphen/>
        <w:t>купности методических средств (диагностическое обследование в целом). Так, характеристика «овладения зрительным синтезом» яв</w:t>
        <w:softHyphen/>
        <w:t>ляется специфическим показателем методики «Перцептивное мо</w:t>
        <w:softHyphen/>
        <w:t>делирование», направленной на диагностику наглядно-образного мышления. А характеристика «упорядоченности и целенаправлен</w:t>
        <w:softHyphen/>
        <w:t>ности действий» является неспецифическим косвенным показате</w:t>
        <w:softHyphen/>
        <w:t>лем методик «Пиктограмма», «Корректурная проба», направленных на опосредованное запоминание (в первом случае) и на устойчи</w:t>
        <w:softHyphen/>
        <w:t>вость внимания (во втором случае). Вариантом получения диагнос</w:t>
        <w:softHyphen/>
        <w:t>тического материала по показателю «организация деятельности» (упорядоченности и целенаправленности действий) может являть</w:t>
        <w:softHyphen/>
        <w:t>ся специально организованное наблюдение жизнедеятельности детей.</w:t>
      </w:r>
    </w:p>
    <w:p>
      <w:pPr>
        <w:pStyle w:val="Normal"/>
        <w:spacing w:lineRule="auto" w:line="240"/>
        <w:ind w:firstLine="720" w:end="0"/>
        <w:rPr>
          <w:i/>
          <w:i/>
          <w:sz w:val="24"/>
        </w:rPr>
      </w:pPr>
      <w:r>
        <w:rPr>
          <w:i/>
          <w:sz w:val="24"/>
        </w:rPr>
      </w:r>
    </w:p>
    <w:p>
      <w:pPr>
        <w:pStyle w:val="Heading6"/>
        <w:keepNext w:val="false"/>
        <w:rPr/>
      </w:pPr>
      <w:r>
        <w:rPr/>
        <w:t>Таблица 1</w:t>
      </w:r>
    </w:p>
    <w:p>
      <w:pPr>
        <w:pStyle w:val="2"/>
        <w:rPr/>
      </w:pPr>
      <w:r>
        <w:rPr/>
        <w:t>Специфические показатели (характеристики) психического развития детей дошкольного возраста</w:t>
      </w:r>
    </w:p>
    <w:p>
      <w:pPr>
        <w:pStyle w:val="Normal"/>
        <w:spacing w:lineRule="auto" w:line="240"/>
        <w:ind w:firstLine="720" w:end="0"/>
        <w:rPr>
          <w:sz w:val="24"/>
        </w:rPr>
      </w:pPr>
      <w:r>
        <w:rPr>
          <w:sz w:val="24"/>
        </w:rPr>
      </w:r>
    </w:p>
    <w:tbl>
      <w:tblPr>
        <w:tblW w:w="9639" w:type="dxa"/>
        <w:jc w:val="start"/>
        <w:tblInd w:w="182" w:type="dxa"/>
        <w:tblLayout w:type="fixed"/>
        <w:tblCellMar>
          <w:top w:w="0" w:type="dxa"/>
          <w:start w:w="40" w:type="dxa"/>
          <w:bottom w:w="0" w:type="dxa"/>
          <w:end w:w="40" w:type="dxa"/>
        </w:tblCellMar>
      </w:tblPr>
      <w:tblGrid>
        <w:gridCol w:w="3969"/>
        <w:gridCol w:w="2126"/>
        <w:gridCol w:w="3544"/>
      </w:tblGrid>
      <w:tr>
        <w:trPr>
          <w:trHeight w:val="6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ins w:id="321" w:author="ORPM" w:date="2001-03-22T17:26:00Z"/>
              </w:rPr>
            </w:pPr>
            <w:r>
              <w:rPr>
                <w:sz w:val="24"/>
              </w:rPr>
              <w:t xml:space="preserve">Показатель </w:t>
            </w:r>
          </w:p>
          <w:p>
            <w:pPr>
              <w:pStyle w:val="Normal"/>
              <w:spacing w:lineRule="auto" w:line="240"/>
              <w:ind w:hanging="0" w:end="0"/>
              <w:jc w:val="center"/>
              <w:rPr>
                <w:sz w:val="24"/>
              </w:rPr>
            </w:pPr>
            <w:r>
              <w:rPr>
                <w:sz w:val="24"/>
              </w:rPr>
              <w:t>(характеристика)</w:t>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Направленность</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Методические средства (методики, тесты)</w:t>
            </w:r>
          </w:p>
        </w:tc>
      </w:tr>
      <w:tr>
        <w:trPr>
          <w:trHeight w:val="24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r>
      <w:tr>
        <w:trPr>
          <w:trHeight w:val="3001" w:hRule="atLeast"/>
        </w:trPr>
        <w:tc>
          <w:tcPr>
            <w:tcW w:w="3969"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Развитие перцептивных дейст</w:t>
              <w:softHyphen/>
              <w:t>вий</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Овладение сенсорными эталонами (формы, цвета, величины и др.)</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Сформированность пространственных отношений (операции сериации)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Объединение элементов в целостный образ</w:t>
            </w:r>
          </w:p>
        </w:tc>
        <w:tc>
          <w:tcPr>
            <w:tcW w:w="2126"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Восприятие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«Коробочка форм»,</w:t>
            </w:r>
          </w:p>
          <w:p>
            <w:pPr>
              <w:pStyle w:val="Normal"/>
              <w:spacing w:lineRule="auto" w:line="240"/>
              <w:ind w:hanging="0" w:end="0"/>
              <w:jc w:val="start"/>
              <w:rPr>
                <w:sz w:val="24"/>
              </w:rPr>
            </w:pPr>
            <w:r>
              <w:rPr>
                <w:sz w:val="24"/>
              </w:rPr>
              <w:t>«Вкладыши»,</w:t>
            </w:r>
          </w:p>
          <w:p>
            <w:pPr>
              <w:pStyle w:val="Normal"/>
              <w:spacing w:lineRule="auto" w:line="240"/>
              <w:ind w:hanging="0" w:end="0"/>
              <w:jc w:val="start"/>
              <w:rPr>
                <w:sz w:val="24"/>
              </w:rPr>
            </w:pPr>
            <w:r>
              <w:rPr>
                <w:sz w:val="24"/>
              </w:rPr>
              <w:t xml:space="preserve">«Пирамидка», </w:t>
            </w:r>
          </w:p>
          <w:p>
            <w:pPr>
              <w:pStyle w:val="Normal"/>
              <w:spacing w:lineRule="auto" w:line="240"/>
              <w:ind w:hanging="0" w:end="0"/>
              <w:jc w:val="start"/>
              <w:rPr>
                <w:sz w:val="24"/>
              </w:rPr>
            </w:pPr>
            <w:r>
              <w:rPr>
                <w:sz w:val="24"/>
              </w:rPr>
              <w:t>«Мисочки»,</w:t>
            </w:r>
          </w:p>
          <w:p>
            <w:pPr>
              <w:pStyle w:val="Normal"/>
              <w:spacing w:lineRule="auto" w:line="240"/>
              <w:ind w:hanging="0" w:end="0"/>
              <w:jc w:val="start"/>
              <w:rPr/>
            </w:pPr>
            <w:r>
              <w:rPr>
                <w:sz w:val="24"/>
              </w:rPr>
              <w:t>«Конструирование по образцу</w:t>
            </w:r>
            <w:del w:id="322" w:author="ORPM" w:date="2001-03-22T17:26:00Z">
              <w:r>
                <w:rPr>
                  <w:sz w:val="24"/>
                </w:rPr>
                <w:delText>"</w:delText>
              </w:r>
            </w:del>
            <w:ins w:id="323" w:author="ORPM" w:date="2001-03-22T17:26:00Z">
              <w:r>
                <w:rPr>
                  <w:sz w:val="24"/>
                </w:rPr>
                <w:t>»</w:t>
              </w:r>
            </w:ins>
            <w:r>
              <w:rPr>
                <w:sz w:val="24"/>
              </w:rPr>
              <w:t>,</w:t>
            </w:r>
          </w:p>
          <w:p>
            <w:pPr>
              <w:pStyle w:val="Normal"/>
              <w:spacing w:lineRule="auto" w:line="240"/>
              <w:ind w:hanging="0" w:end="0"/>
              <w:jc w:val="start"/>
              <w:rPr>
                <w:sz w:val="24"/>
              </w:rPr>
            </w:pPr>
            <w:r>
              <w:rPr>
                <w:sz w:val="24"/>
              </w:rPr>
              <w:t>«Включение в ряд»,</w:t>
            </w:r>
          </w:p>
          <w:p>
            <w:pPr>
              <w:pStyle w:val="Normal"/>
              <w:spacing w:lineRule="auto" w:line="240"/>
              <w:ind w:hanging="0" w:end="0"/>
              <w:jc w:val="start"/>
              <w:rPr>
                <w:sz w:val="24"/>
              </w:rPr>
            </w:pPr>
            <w:r>
              <w:rPr>
                <w:sz w:val="24"/>
              </w:rPr>
              <w:t>«Эталоны»,</w:t>
            </w:r>
          </w:p>
          <w:p>
            <w:pPr>
              <w:pStyle w:val="Normal"/>
              <w:spacing w:lineRule="auto" w:line="240"/>
              <w:ind w:hanging="0" w:end="0"/>
              <w:jc w:val="start"/>
              <w:rPr>
                <w:sz w:val="24"/>
              </w:rPr>
            </w:pPr>
            <w:r>
              <w:rPr>
                <w:sz w:val="24"/>
              </w:rPr>
              <w:t>«Разрезные картинки»,</w:t>
            </w:r>
          </w:p>
          <w:p>
            <w:pPr>
              <w:pStyle w:val="Normal"/>
              <w:spacing w:lineRule="auto" w:line="240"/>
              <w:ind w:hanging="0" w:end="0"/>
              <w:jc w:val="start"/>
              <w:rPr>
                <w:sz w:val="24"/>
              </w:rPr>
            </w:pPr>
            <w:r>
              <w:rPr>
                <w:sz w:val="24"/>
              </w:rPr>
              <w:t>«Перцептивное моделирова</w:t>
              <w:softHyphen/>
              <w:t>ние»</w:t>
            </w:r>
          </w:p>
          <w:p>
            <w:pPr>
              <w:pStyle w:val="Normal"/>
              <w:jc w:val="start"/>
              <w:rPr>
                <w:sz w:val="24"/>
              </w:rPr>
            </w:pPr>
            <w:r>
              <w:rPr>
                <w:sz w:val="24"/>
              </w:rPr>
            </w:r>
          </w:p>
        </w:tc>
      </w:tr>
      <w:tr>
        <w:trPr>
          <w:trHeight w:val="1089" w:hRule="atLeast"/>
        </w:trPr>
        <w:tc>
          <w:tcPr>
            <w:tcW w:w="3969"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Ориентировка в предметных</w:t>
            </w:r>
          </w:p>
          <w:p>
            <w:pPr>
              <w:pStyle w:val="Normal"/>
              <w:spacing w:lineRule="auto" w:line="240"/>
              <w:ind w:hanging="0" w:end="0"/>
              <w:jc w:val="start"/>
              <w:rPr>
                <w:sz w:val="24"/>
              </w:rPr>
            </w:pPr>
            <w:r>
              <w:rPr>
                <w:sz w:val="24"/>
              </w:rPr>
              <w:t>действиях</w:t>
            </w:r>
          </w:p>
          <w:p>
            <w:pPr>
              <w:pStyle w:val="Normal"/>
              <w:spacing w:lineRule="auto" w:line="240"/>
              <w:ind w:hanging="0" w:end="0"/>
              <w:jc w:val="start"/>
              <w:rPr>
                <w:sz w:val="24"/>
              </w:rPr>
            </w:pPr>
            <w:r>
              <w:rPr>
                <w:sz w:val="24"/>
              </w:rPr>
            </w:r>
          </w:p>
          <w:p>
            <w:pPr>
              <w:pStyle w:val="Normal"/>
              <w:ind w:hanging="0" w:end="0"/>
              <w:jc w:val="start"/>
              <w:rPr>
                <w:sz w:val="24"/>
              </w:rPr>
            </w:pPr>
            <w:r>
              <w:rPr>
                <w:sz w:val="24"/>
              </w:rPr>
              <w:t>Способы ориентировки</w:t>
            </w:r>
          </w:p>
        </w:tc>
        <w:tc>
          <w:tcPr>
            <w:tcW w:w="2126"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Наглядно-</w:t>
            </w:r>
          </w:p>
          <w:p>
            <w:pPr>
              <w:pStyle w:val="Normal"/>
              <w:spacing w:lineRule="auto" w:line="240"/>
              <w:ind w:hanging="0" w:end="0"/>
              <w:jc w:val="start"/>
              <w:rPr>
                <w:sz w:val="24"/>
              </w:rPr>
            </w:pPr>
            <w:r>
              <w:rPr>
                <w:sz w:val="24"/>
              </w:rPr>
              <w:t>действенное</w:t>
            </w:r>
          </w:p>
          <w:p>
            <w:pPr>
              <w:pStyle w:val="Normal"/>
              <w:ind w:hanging="0" w:end="0"/>
              <w:jc w:val="start"/>
              <w:rPr>
                <w:sz w:val="24"/>
              </w:rPr>
            </w:pPr>
            <w:r>
              <w:rPr>
                <w:sz w:val="24"/>
              </w:rPr>
              <w:t>мышление</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«Коробочка форм»,</w:t>
            </w:r>
          </w:p>
          <w:p>
            <w:pPr>
              <w:pStyle w:val="Normal"/>
              <w:spacing w:lineRule="auto" w:line="240"/>
              <w:ind w:hanging="0" w:end="0"/>
              <w:jc w:val="start"/>
              <w:rPr>
                <w:sz w:val="24"/>
              </w:rPr>
            </w:pPr>
            <w:r>
              <w:rPr>
                <w:sz w:val="24"/>
              </w:rPr>
              <w:t>«Мисочки»,</w:t>
            </w:r>
          </w:p>
          <w:p>
            <w:pPr>
              <w:pStyle w:val="Normal"/>
              <w:spacing w:lineRule="auto" w:line="240"/>
              <w:ind w:hanging="0" w:end="0"/>
              <w:jc w:val="start"/>
              <w:rPr>
                <w:sz w:val="24"/>
              </w:rPr>
            </w:pPr>
            <w:r>
              <w:rPr>
                <w:sz w:val="24"/>
              </w:rPr>
              <w:t xml:space="preserve">«Пирамидка», </w:t>
            </w:r>
          </w:p>
          <w:p>
            <w:pPr>
              <w:pStyle w:val="Normal"/>
              <w:ind w:hanging="0" w:end="0"/>
              <w:jc w:val="start"/>
              <w:rPr>
                <w:sz w:val="24"/>
              </w:rPr>
            </w:pPr>
            <w:r>
              <w:rPr>
                <w:sz w:val="24"/>
              </w:rPr>
              <w:t>«Матрешка»</w:t>
            </w:r>
          </w:p>
        </w:tc>
      </w:tr>
      <w:tr>
        <w:trPr>
          <w:trHeight w:val="2145" w:hRule="atLeas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Развитие модельных действий</w:t>
            </w:r>
          </w:p>
          <w:p>
            <w:pPr>
              <w:pStyle w:val="Normal"/>
              <w:spacing w:lineRule="auto" w:line="240"/>
              <w:ind w:hanging="0" w:end="0"/>
              <w:jc w:val="start"/>
              <w:rPr>
                <w:sz w:val="24"/>
              </w:rPr>
            </w:pPr>
            <w:r>
              <w:rPr>
                <w:sz w:val="24"/>
              </w:rPr>
              <w:t>(моделирование)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Анализ образца</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Образная форма мыслитель</w:t>
              <w:softHyphen/>
              <w:t>ной деятельности (образное кодирование)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Овладение зрительным синте</w:t>
              <w:softHyphen/>
              <w:t>зом</w:t>
            </w:r>
          </w:p>
          <w:p>
            <w:pPr>
              <w:pStyle w:val="Normal"/>
              <w:spacing w:lineRule="auto" w:line="240"/>
              <w:ind w:hanging="0" w:end="0"/>
              <w:jc w:val="start"/>
              <w:rPr>
                <w:sz w:val="24"/>
              </w:rPr>
            </w:pPr>
            <w:r>
              <w:rPr>
                <w:sz w:val="24"/>
              </w:rPr>
            </w:r>
          </w:p>
          <w:p>
            <w:pPr>
              <w:pStyle w:val="Normal"/>
              <w:ind w:hanging="0" w:end="0"/>
              <w:jc w:val="start"/>
              <w:rPr>
                <w:sz w:val="24"/>
              </w:rPr>
            </w:pPr>
            <w:r>
              <w:rPr>
                <w:sz w:val="24"/>
              </w:rPr>
              <w:t>Развитие ориентировочных действий</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Наглядно-</w:t>
            </w:r>
          </w:p>
          <w:p>
            <w:pPr>
              <w:pStyle w:val="Normal"/>
              <w:spacing w:lineRule="auto" w:line="240"/>
              <w:ind w:hanging="0" w:end="0"/>
              <w:jc w:val="start"/>
              <w:rPr>
                <w:sz w:val="24"/>
              </w:rPr>
            </w:pPr>
            <w:r>
              <w:rPr>
                <w:sz w:val="24"/>
              </w:rPr>
              <w:t>образное</w:t>
            </w:r>
          </w:p>
          <w:p>
            <w:pPr>
              <w:pStyle w:val="Normal"/>
              <w:spacing w:lineRule="auto" w:line="240"/>
              <w:ind w:hanging="0" w:end="0"/>
              <w:jc w:val="start"/>
              <w:rPr>
                <w:sz w:val="24"/>
              </w:rPr>
            </w:pPr>
            <w:r>
              <w:rPr>
                <w:sz w:val="24"/>
              </w:rPr>
              <w:t>мышление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«Рыбка»,</w:t>
            </w:r>
          </w:p>
          <w:p>
            <w:pPr>
              <w:pStyle w:val="Normal"/>
              <w:spacing w:lineRule="auto" w:line="240"/>
              <w:ind w:hanging="0" w:end="0"/>
              <w:jc w:val="start"/>
              <w:rPr>
                <w:sz w:val="24"/>
              </w:rPr>
            </w:pPr>
            <w:r>
              <w:rPr>
                <w:sz w:val="24"/>
              </w:rPr>
              <w:t>«Разрезные картинки»,</w:t>
            </w:r>
          </w:p>
          <w:p>
            <w:pPr>
              <w:pStyle w:val="Normal"/>
              <w:spacing w:lineRule="auto" w:line="240"/>
              <w:ind w:hanging="0" w:end="0"/>
              <w:jc w:val="start"/>
              <w:rPr>
                <w:sz w:val="24"/>
              </w:rPr>
            </w:pPr>
            <w:r>
              <w:rPr>
                <w:sz w:val="24"/>
              </w:rPr>
              <w:t xml:space="preserve">«Пиктограмма», </w:t>
            </w:r>
          </w:p>
          <w:p>
            <w:pPr>
              <w:pStyle w:val="Normal"/>
              <w:spacing w:lineRule="auto" w:line="240"/>
              <w:ind w:hanging="0" w:end="0"/>
              <w:jc w:val="start"/>
              <w:rPr/>
            </w:pPr>
            <w:r>
              <w:rPr>
                <w:sz w:val="24"/>
              </w:rPr>
              <w:t>«Перцептивное моделирование»</w:t>
            </w:r>
            <w:ins w:id="324" w:author="ORPM" w:date="2001-03-22T17:26:00Z">
              <w:r>
                <w:rPr>
                  <w:sz w:val="24"/>
                </w:rPr>
                <w:t>,</w:t>
              </w:r>
            </w:ins>
            <w:r>
              <w:rPr>
                <w:sz w:val="24"/>
              </w:rPr>
              <w:t xml:space="preserve"> «Рисунок человека»,</w:t>
            </w:r>
          </w:p>
          <w:p>
            <w:pPr>
              <w:pStyle w:val="Normal"/>
              <w:spacing w:lineRule="auto" w:line="240"/>
              <w:ind w:hanging="0" w:end="0"/>
              <w:jc w:val="start"/>
              <w:rPr>
                <w:sz w:val="24"/>
              </w:rPr>
            </w:pPr>
            <w:r>
              <w:rPr>
                <w:sz w:val="24"/>
              </w:rPr>
              <w:t>«Схематизация»,</w:t>
            </w:r>
          </w:p>
          <w:p>
            <w:pPr>
              <w:pStyle w:val="Normal"/>
              <w:spacing w:lineRule="auto" w:line="240"/>
              <w:ind w:hanging="0" w:end="0"/>
              <w:jc w:val="start"/>
              <w:rPr>
                <w:sz w:val="24"/>
              </w:rPr>
            </w:pPr>
            <w:r>
              <w:rPr>
                <w:sz w:val="24"/>
              </w:rPr>
              <w:t>«Недостающие детали»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jc w:val="start"/>
              <w:rPr>
                <w:sz w:val="24"/>
              </w:rPr>
            </w:pPr>
            <w:r>
              <w:rPr>
                <w:sz w:val="24"/>
              </w:rPr>
            </w:r>
          </w:p>
        </w:tc>
      </w:tr>
      <w:tr>
        <w:trPr>
          <w:trHeight w:val="2821" w:hRule="atLeast"/>
        </w:trPr>
        <w:tc>
          <w:tcPr>
            <w:tcW w:w="3969" w:type="dxa"/>
            <w:tcBorders>
              <w:start w:val="single" w:sz="6" w:space="0" w:color="000000"/>
              <w:end w:val="single" w:sz="6" w:space="0" w:color="000000"/>
            </w:tcBorders>
          </w:tcPr>
          <w:p>
            <w:pPr>
              <w:pStyle w:val="Normal"/>
              <w:spacing w:lineRule="auto" w:line="240"/>
              <w:ind w:hanging="0" w:end="0"/>
              <w:jc w:val="start"/>
              <w:rPr>
                <w:sz w:val="24"/>
              </w:rPr>
            </w:pPr>
            <w:r>
              <w:rPr>
                <w:sz w:val="24"/>
              </w:rPr>
              <w:t>Овладение действиями обобщения и классификации (про</w:t>
              <w:softHyphen/>
              <w:t>стые логические отношения)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Овладение действием систематизации (сложные логические отношения)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Знаковая форма мыслительной деятельности (знаковое кодирование)</w:t>
            </w:r>
          </w:p>
        </w:tc>
        <w:tc>
          <w:tcPr>
            <w:tcW w:w="2126" w:type="dxa"/>
            <w:tcBorders>
              <w:start w:val="single" w:sz="6" w:space="0" w:color="000000"/>
              <w:end w:val="single" w:sz="6" w:space="0" w:color="000000"/>
            </w:tcBorders>
          </w:tcPr>
          <w:p>
            <w:pPr>
              <w:pStyle w:val="Normal"/>
              <w:spacing w:lineRule="auto" w:line="240"/>
              <w:ind w:hanging="0" w:end="0"/>
              <w:jc w:val="start"/>
              <w:rPr>
                <w:sz w:val="24"/>
              </w:rPr>
            </w:pPr>
            <w:r>
              <w:rPr>
                <w:sz w:val="24"/>
              </w:rPr>
              <w:t>Логическое</w:t>
            </w:r>
          </w:p>
          <w:p>
            <w:pPr>
              <w:pStyle w:val="Normal"/>
              <w:spacing w:lineRule="auto" w:line="240"/>
              <w:ind w:hanging="0" w:end="0"/>
              <w:jc w:val="start"/>
              <w:rPr>
                <w:sz w:val="24"/>
              </w:rPr>
            </w:pPr>
            <w:r>
              <w:rPr>
                <w:sz w:val="24"/>
              </w:rPr>
              <w:t>мышление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«Классификация по заданному</w:t>
            </w:r>
          </w:p>
          <w:p>
            <w:pPr>
              <w:pStyle w:val="Normal"/>
              <w:spacing w:lineRule="auto" w:line="240"/>
              <w:ind w:hanging="0" w:end="0"/>
              <w:jc w:val="start"/>
              <w:rPr>
                <w:sz w:val="24"/>
              </w:rPr>
            </w:pPr>
            <w:r>
              <w:rPr>
                <w:sz w:val="24"/>
              </w:rPr>
              <w:t>принципу»,</w:t>
            </w:r>
          </w:p>
          <w:p>
            <w:pPr>
              <w:pStyle w:val="Normal"/>
              <w:spacing w:lineRule="auto" w:line="240"/>
              <w:ind w:hanging="0" w:end="0"/>
              <w:jc w:val="start"/>
              <w:rPr>
                <w:sz w:val="24"/>
              </w:rPr>
            </w:pPr>
            <w:r>
              <w:rPr>
                <w:sz w:val="24"/>
              </w:rPr>
              <w:t>«Свободная классификация»,</w:t>
            </w:r>
          </w:p>
          <w:p>
            <w:pPr>
              <w:pStyle w:val="Normal"/>
              <w:spacing w:lineRule="auto" w:line="240"/>
              <w:ind w:hanging="0" w:end="0"/>
              <w:jc w:val="start"/>
              <w:rPr>
                <w:sz w:val="24"/>
              </w:rPr>
            </w:pPr>
            <w:r>
              <w:rPr>
                <w:sz w:val="24"/>
              </w:rPr>
              <w:t>«Самое непохожее»,</w:t>
            </w:r>
          </w:p>
          <w:p>
            <w:pPr>
              <w:pStyle w:val="Normal"/>
              <w:spacing w:lineRule="auto" w:line="240"/>
              <w:ind w:hanging="0" w:end="0"/>
              <w:jc w:val="start"/>
              <w:rPr>
                <w:sz w:val="24"/>
              </w:rPr>
            </w:pPr>
            <w:r>
              <w:rPr>
                <w:sz w:val="24"/>
              </w:rPr>
              <w:t>«Систематизация»,</w:t>
            </w:r>
          </w:p>
          <w:p>
            <w:pPr>
              <w:pStyle w:val="Normal"/>
              <w:spacing w:lineRule="auto" w:line="240"/>
              <w:ind w:hanging="0" w:end="0"/>
              <w:jc w:val="start"/>
              <w:rPr>
                <w:sz w:val="24"/>
              </w:rPr>
            </w:pPr>
            <w:r>
              <w:rPr>
                <w:sz w:val="24"/>
              </w:rPr>
              <w:t>«Пиктограмма»,</w:t>
            </w:r>
          </w:p>
          <w:p>
            <w:pPr>
              <w:pStyle w:val="Normal"/>
              <w:spacing w:lineRule="auto" w:line="240"/>
              <w:ind w:hanging="0" w:end="0"/>
              <w:jc w:val="start"/>
              <w:rPr>
                <w:sz w:val="24"/>
              </w:rPr>
            </w:pPr>
            <w:r>
              <w:rPr>
                <w:sz w:val="24"/>
              </w:rPr>
              <w:t>«Исключение четвертого»</w:t>
            </w:r>
          </w:p>
          <w:p>
            <w:pPr>
              <w:pStyle w:val="Normal"/>
              <w:spacing w:lineRule="auto" w:line="240"/>
              <w:ind w:hanging="0" w:end="0"/>
              <w:jc w:val="start"/>
              <w:rPr>
                <w:sz w:val="24"/>
              </w:rPr>
            </w:pPr>
            <w:r>
              <w:rPr>
                <w:sz w:val="24"/>
              </w:rPr>
            </w:r>
          </w:p>
          <w:p>
            <w:pPr>
              <w:pStyle w:val="Normal"/>
              <w:jc w:val="start"/>
              <w:rPr>
                <w:sz w:val="24"/>
              </w:rPr>
            </w:pPr>
            <w:r>
              <w:rPr>
                <w:sz w:val="24"/>
              </w:rPr>
            </w:r>
          </w:p>
        </w:tc>
      </w:tr>
      <w:tr>
        <w:trPr>
          <w:trHeight w:val="1455" w:hRule="atLeast"/>
        </w:trPr>
        <w:tc>
          <w:tcPr>
            <w:tcW w:w="3969"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Отражение логической последовательности в речевой форме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Установление причинно-следственных связей</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Развитие последовательного (логического) рассуждения</w:t>
            </w:r>
          </w:p>
        </w:tc>
        <w:tc>
          <w:tcPr>
            <w:tcW w:w="2126"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Словесно-</w:t>
            </w:r>
          </w:p>
          <w:p>
            <w:pPr>
              <w:pStyle w:val="Normal"/>
              <w:spacing w:lineRule="auto" w:line="240"/>
              <w:ind w:hanging="0" w:end="0"/>
              <w:jc w:val="start"/>
              <w:rPr>
                <w:sz w:val="24"/>
              </w:rPr>
            </w:pPr>
            <w:r>
              <w:rPr>
                <w:sz w:val="24"/>
              </w:rPr>
              <w:t>логическое</w:t>
            </w:r>
          </w:p>
          <w:p>
            <w:pPr>
              <w:pStyle w:val="Normal"/>
              <w:spacing w:lineRule="auto" w:line="240"/>
              <w:ind w:hanging="0" w:end="0"/>
              <w:jc w:val="start"/>
              <w:rPr>
                <w:sz w:val="24"/>
              </w:rPr>
            </w:pPr>
            <w:r>
              <w:rPr>
                <w:sz w:val="24"/>
              </w:rPr>
              <w:t>мышление</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ind w:hanging="0" w:end="0"/>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«Дополнение фраз»,</w:t>
            </w:r>
          </w:p>
          <w:p>
            <w:pPr>
              <w:pStyle w:val="Normal"/>
              <w:spacing w:lineRule="auto" w:line="240"/>
              <w:ind w:hanging="0" w:end="0"/>
              <w:jc w:val="start"/>
              <w:rPr>
                <w:sz w:val="24"/>
              </w:rPr>
            </w:pPr>
            <w:r>
              <w:rPr>
                <w:sz w:val="24"/>
              </w:rPr>
              <w:t>«Последовательность</w:t>
            </w:r>
          </w:p>
          <w:p>
            <w:pPr>
              <w:pStyle w:val="Normal"/>
              <w:spacing w:lineRule="auto" w:line="240"/>
              <w:ind w:hanging="0" w:end="0"/>
              <w:jc w:val="start"/>
              <w:rPr>
                <w:sz w:val="24"/>
              </w:rPr>
            </w:pPr>
            <w:r>
              <w:rPr>
                <w:sz w:val="24"/>
              </w:rPr>
              <w:t>картинок»</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ind w:hanging="0" w:end="0"/>
              <w:jc w:val="start"/>
              <w:rPr>
                <w:sz w:val="24"/>
              </w:rPr>
            </w:pPr>
            <w:r>
              <w:rPr>
                <w:sz w:val="24"/>
              </w:rPr>
            </w:r>
          </w:p>
        </w:tc>
      </w:tr>
      <w:tr>
        <w:trPr>
          <w:trHeight w:val="1230" w:hRule="atLeast"/>
        </w:trPr>
        <w:tc>
          <w:tcPr>
            <w:tcW w:w="3969"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Развитие связного рассказыва</w:t>
              <w:softHyphen/>
              <w:t>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Объем активного словаря</w:t>
            </w:r>
          </w:p>
          <w:p>
            <w:pPr>
              <w:pStyle w:val="Normal"/>
              <w:spacing w:lineRule="auto" w:line="240"/>
              <w:ind w:hanging="0" w:end="0"/>
              <w:jc w:val="start"/>
              <w:rPr>
                <w:sz w:val="24"/>
              </w:rPr>
            </w:pPr>
            <w:r>
              <w:rPr>
                <w:sz w:val="24"/>
              </w:rPr>
            </w:r>
          </w:p>
          <w:p>
            <w:pPr>
              <w:pStyle w:val="Normal"/>
              <w:ind w:hanging="0" w:end="0"/>
              <w:jc w:val="start"/>
              <w:rPr>
                <w:sz w:val="24"/>
              </w:rPr>
            </w:pPr>
            <w:r>
              <w:rPr>
                <w:sz w:val="24"/>
              </w:rPr>
              <w:t>Логопедические дефекты</w:t>
            </w:r>
          </w:p>
        </w:tc>
        <w:tc>
          <w:tcPr>
            <w:tcW w:w="2126"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Активная речь</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r>
          </w:p>
          <w:p>
            <w:pPr>
              <w:pStyle w:val="Normal"/>
              <w:ind w:hanging="0" w:end="0"/>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«Вопросы по картинкам»,</w:t>
            </w:r>
          </w:p>
          <w:p>
            <w:pPr>
              <w:pStyle w:val="Normal"/>
              <w:spacing w:lineRule="auto" w:line="240"/>
              <w:ind w:hanging="0" w:end="0"/>
              <w:jc w:val="start"/>
              <w:rPr/>
            </w:pPr>
            <w:r>
              <w:rPr>
                <w:sz w:val="24"/>
                <w:lang w:val="en-US"/>
              </w:rPr>
              <w:t>CAT (Child Apperception Test</w:t>
            </w:r>
            <w:r>
              <w:rPr>
                <w:sz w:val="24"/>
              </w:rPr>
              <w:t xml:space="preserve"> — Детский апперцептив</w:t>
              <w:softHyphen/>
              <w:t>ный тест),</w:t>
            </w:r>
          </w:p>
          <w:p>
            <w:pPr>
              <w:pStyle w:val="Normal"/>
              <w:ind w:hanging="0" w:end="0"/>
              <w:jc w:val="start"/>
              <w:rPr/>
            </w:pPr>
            <w:r>
              <w:rPr>
                <w:sz w:val="24"/>
              </w:rPr>
              <w:t>«</w:t>
            </w:r>
            <w:del w:id="325" w:author="ORPM" w:date="2001-03-22T17:27:00Z">
              <w:r>
                <w:rPr>
                  <w:sz w:val="24"/>
                </w:rPr>
                <w:delText xml:space="preserve"> </w:delText>
              </w:r>
            </w:del>
            <w:r>
              <w:rPr>
                <w:sz w:val="24"/>
              </w:rPr>
              <w:t>Последоват</w:t>
            </w:r>
            <w:del w:id="326" w:author="ORPM" w:date="2001-03-22T17:27:00Z">
              <w:r>
                <w:rPr>
                  <w:sz w:val="24"/>
                </w:rPr>
                <w:delText>слыю</w:delText>
              </w:r>
            </w:del>
            <w:ins w:id="327" w:author="ORPM" w:date="2001-03-22T17:27:00Z">
              <w:r>
                <w:rPr>
                  <w:sz w:val="24"/>
                </w:rPr>
                <w:t>ельно</w:t>
              </w:r>
            </w:ins>
            <w:r>
              <w:rPr>
                <w:sz w:val="24"/>
              </w:rPr>
              <w:t>сть картинок»</w:t>
            </w:r>
          </w:p>
        </w:tc>
      </w:tr>
      <w:tr>
        <w:trPr>
          <w:trHeight w:val="1245" w:hRule="atLeast"/>
        </w:trPr>
        <w:tc>
          <w:tcPr>
            <w:tcW w:w="3969"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Сформированность игровых</w:t>
            </w:r>
          </w:p>
          <w:p>
            <w:pPr>
              <w:pStyle w:val="Normal"/>
              <w:spacing w:lineRule="auto" w:line="240"/>
              <w:ind w:hanging="0" w:end="0"/>
              <w:jc w:val="start"/>
              <w:rPr>
                <w:sz w:val="24"/>
              </w:rPr>
            </w:pPr>
            <w:r>
              <w:rPr>
                <w:sz w:val="24"/>
              </w:rPr>
              <w:t>действий:</w:t>
            </w:r>
          </w:p>
          <w:p>
            <w:pPr>
              <w:pStyle w:val="Normal"/>
              <w:spacing w:lineRule="auto" w:line="240"/>
              <w:ind w:hanging="0" w:end="0"/>
              <w:jc w:val="start"/>
              <w:rPr/>
            </w:pPr>
            <w:ins w:id="328" w:author="ORPM" w:date="2001-03-22T17:28:00Z">
              <w:r>
                <w:rPr>
                  <w:sz w:val="24"/>
                </w:rPr>
                <w:t xml:space="preserve">    </w:t>
              </w:r>
            </w:ins>
            <w:r>
              <w:rPr>
                <w:sz w:val="24"/>
              </w:rPr>
              <w:t>замещение и манипуляция</w:t>
            </w:r>
          </w:p>
          <w:p>
            <w:pPr>
              <w:pStyle w:val="Normal"/>
              <w:spacing w:lineRule="auto" w:line="240"/>
              <w:ind w:hanging="0" w:end="0"/>
              <w:jc w:val="start"/>
              <w:rPr/>
            </w:pPr>
            <w:ins w:id="329" w:author="ORPM" w:date="2001-03-22T17:28:00Z">
              <w:r>
                <w:rPr>
                  <w:sz w:val="24"/>
                </w:rPr>
                <w:t xml:space="preserve">    </w:t>
              </w:r>
            </w:ins>
            <w:r>
              <w:rPr>
                <w:sz w:val="24"/>
              </w:rPr>
              <w:t>принятие и удержание роли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Выстраивание цепочки игро</w:t>
              <w:softHyphen/>
              <w:t>вых действий (сюжета)</w:t>
            </w:r>
          </w:p>
        </w:tc>
        <w:tc>
          <w:tcPr>
            <w:tcW w:w="2126" w:type="dxa"/>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Игра в контексте</w:t>
            </w:r>
          </w:p>
          <w:p>
            <w:pPr>
              <w:pStyle w:val="Normal"/>
              <w:spacing w:lineRule="auto" w:line="240"/>
              <w:ind w:hanging="0" w:end="0"/>
              <w:jc w:val="start"/>
              <w:rPr>
                <w:sz w:val="24"/>
              </w:rPr>
            </w:pPr>
            <w:r>
              <w:rPr>
                <w:sz w:val="24"/>
              </w:rPr>
              <w:t>мышления</w:t>
            </w:r>
          </w:p>
          <w:p>
            <w:pPr>
              <w:pStyle w:val="Normal"/>
              <w:spacing w:lineRule="auto" w:line="240"/>
              <w:ind w:hanging="0" w:end="0"/>
              <w:jc w:val="start"/>
              <w:rPr>
                <w:sz w:val="24"/>
              </w:rPr>
            </w:pPr>
            <w:r>
              <w:rPr>
                <w:sz w:val="24"/>
              </w:rPr>
              <w:t>и воображения</w:t>
            </w:r>
          </w:p>
          <w:p>
            <w:pPr>
              <w:pStyle w:val="Normal"/>
              <w:spacing w:lineRule="auto" w:line="240"/>
              <w:ind w:hanging="0" w:end="0"/>
              <w:jc w:val="start"/>
              <w:rPr>
                <w:sz w:val="24"/>
              </w:rPr>
            </w:pPr>
            <w:r>
              <w:rPr>
                <w:sz w:val="24"/>
              </w:rPr>
            </w:r>
          </w:p>
          <w:p>
            <w:pPr>
              <w:pStyle w:val="Normal"/>
              <w:ind w:hanging="0" w:end="0"/>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«Свободная игра»,</w:t>
            </w:r>
          </w:p>
          <w:p>
            <w:pPr>
              <w:pStyle w:val="Normal"/>
              <w:spacing w:lineRule="auto" w:line="240"/>
              <w:ind w:hanging="0" w:end="0"/>
              <w:jc w:val="start"/>
              <w:rPr>
                <w:sz w:val="24"/>
              </w:rPr>
            </w:pPr>
            <w:r>
              <w:rPr>
                <w:sz w:val="24"/>
              </w:rPr>
              <w:t>«Игровая комната», наблюдение за игровой деятельностью</w:t>
            </w:r>
          </w:p>
          <w:p>
            <w:pPr>
              <w:pStyle w:val="Normal"/>
              <w:spacing w:lineRule="auto" w:line="240"/>
              <w:ind w:hanging="0" w:end="0"/>
              <w:jc w:val="start"/>
              <w:rPr>
                <w:sz w:val="24"/>
              </w:rPr>
            </w:pPr>
            <w:r>
              <w:rPr>
                <w:sz w:val="24"/>
              </w:rPr>
              <w:t>(игры с правилами, сюжетно-</w:t>
            </w:r>
          </w:p>
          <w:p>
            <w:pPr>
              <w:pStyle w:val="Normal"/>
              <w:spacing w:lineRule="auto" w:line="240"/>
              <w:ind w:hanging="0" w:end="0"/>
              <w:jc w:val="start"/>
              <w:rPr>
                <w:sz w:val="24"/>
              </w:rPr>
            </w:pPr>
            <w:r>
              <w:rPr>
                <w:sz w:val="24"/>
              </w:rPr>
              <w:t>ролевые игры, предметно-ма-нипуляционные)</w:t>
            </w:r>
          </w:p>
        </w:tc>
      </w:tr>
      <w:tr>
        <w:trPr>
          <w:trHeight w:val="2194" w:hRule="exact"/>
        </w:trPr>
        <w:tc>
          <w:tcPr>
            <w:tcW w:w="3969" w:type="dxa"/>
            <w:tcBorders>
              <w:top w:val="single" w:sz="6" w:space="0" w:color="000000"/>
              <w:start w:val="single" w:sz="6" w:space="0" w:color="000000"/>
              <w:bottom w:val="single" w:sz="6" w:space="0" w:color="000000"/>
              <w:end w:val="single" w:sz="6" w:space="0" w:color="000000"/>
            </w:tcBorders>
          </w:tcPr>
          <w:p>
            <w:pPr>
              <w:pStyle w:val="Heading4"/>
              <w:keepNext w:val="false"/>
              <w:jc w:val="start"/>
              <w:rPr/>
            </w:pPr>
            <w:r>
              <w:rPr/>
              <w:t>Образная и вербальная креа</w:t>
              <w:softHyphen/>
              <w:t>тивность</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Беглость, гибкость, оригиналь</w:t>
              <w:softHyphen/>
              <w:t>ность</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Творческое воображение</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«Дорисовывание фигур», «Рисунок несуществующего животного», </w:t>
            </w:r>
          </w:p>
          <w:p>
            <w:pPr>
              <w:pStyle w:val="Normal"/>
              <w:spacing w:lineRule="auto" w:line="240"/>
              <w:ind w:hanging="0" w:end="0"/>
              <w:jc w:val="start"/>
              <w:rPr>
                <w:sz w:val="24"/>
              </w:rPr>
            </w:pPr>
            <w:r>
              <w:rPr>
                <w:sz w:val="24"/>
              </w:rPr>
              <w:t xml:space="preserve">«Три желания», </w:t>
            </w:r>
          </w:p>
          <w:p>
            <w:pPr>
              <w:pStyle w:val="Normal"/>
              <w:spacing w:lineRule="auto" w:line="240"/>
              <w:ind w:hanging="0" w:end="0"/>
              <w:jc w:val="start"/>
              <w:rPr>
                <w:sz w:val="24"/>
              </w:rPr>
            </w:pPr>
            <w:r>
              <w:rPr>
                <w:sz w:val="24"/>
              </w:rPr>
              <w:t xml:space="preserve">«Назови картинку», </w:t>
            </w:r>
          </w:p>
          <w:p>
            <w:pPr>
              <w:pStyle w:val="Normal"/>
              <w:spacing w:lineRule="auto" w:line="240"/>
              <w:ind w:hanging="0" w:end="0"/>
              <w:jc w:val="start"/>
              <w:rPr>
                <w:sz w:val="24"/>
              </w:rPr>
            </w:pPr>
            <w:r>
              <w:rPr>
                <w:sz w:val="24"/>
              </w:rPr>
              <w:t>«Что может быть одновремен-но»</w:t>
            </w:r>
          </w:p>
        </w:tc>
      </w:tr>
      <w:tr>
        <w:trPr>
          <w:trHeight w:val="2256"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Овладение координацией дви</w:t>
              <w:softHyphen/>
              <w:t>жений</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Общая двигательная актив</w:t>
              <w:softHyphen/>
              <w:t>ность</w:t>
            </w:r>
          </w:p>
          <w:p>
            <w:pPr>
              <w:pStyle w:val="Normal"/>
              <w:spacing w:lineRule="auto" w:line="240"/>
              <w:ind w:hanging="0" w:end="0"/>
              <w:jc w:val="start"/>
              <w:rPr>
                <w:sz w:val="24"/>
                <w:ins w:id="331" w:author="ORPM" w:date="2001-03-22T17:28:00Z"/>
              </w:rPr>
            </w:pPr>
            <w:ins w:id="330" w:author="ORPM" w:date="2001-03-22T17:28:00Z">
              <w:r>
                <w:rPr>
                  <w:sz w:val="24"/>
                </w:rPr>
              </w:r>
            </w:ins>
          </w:p>
          <w:p>
            <w:pPr>
              <w:pStyle w:val="Normal"/>
              <w:spacing w:lineRule="auto" w:line="240"/>
              <w:ind w:hanging="0" w:end="0"/>
              <w:jc w:val="start"/>
              <w:rPr>
                <w:sz w:val="24"/>
              </w:rPr>
            </w:pPr>
            <w:r>
              <w:rPr>
                <w:sz w:val="24"/>
              </w:rPr>
              <w:t>Разработанность пальцевой и кистевой техники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Наличие ведущей руки (пози</w:t>
              <w:softHyphen/>
              <w:t>ции)</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Крупная и мелкая моторика</w:t>
            </w:r>
          </w:p>
          <w:p>
            <w:pPr>
              <w:pStyle w:val="Normal"/>
              <w:spacing w:lineRule="auto" w:line="240"/>
              <w:ind w:hanging="0" w:end="0"/>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«Играв мяч», </w:t>
            </w:r>
          </w:p>
          <w:p>
            <w:pPr>
              <w:pStyle w:val="Normal"/>
              <w:spacing w:lineRule="auto" w:line="240"/>
              <w:ind w:hanging="0" w:end="0"/>
              <w:jc w:val="start"/>
              <w:rPr>
                <w:sz w:val="24"/>
              </w:rPr>
            </w:pPr>
            <w:r>
              <w:rPr>
                <w:sz w:val="24"/>
              </w:rPr>
              <w:t xml:space="preserve">«Повтори за мной», </w:t>
            </w:r>
          </w:p>
          <w:p>
            <w:pPr>
              <w:pStyle w:val="Normal"/>
              <w:spacing w:lineRule="auto" w:line="240"/>
              <w:ind w:hanging="0" w:end="0"/>
              <w:jc w:val="start"/>
              <w:rPr>
                <w:sz w:val="24"/>
                <w:ins w:id="332" w:author="ORPM" w:date="2001-03-22T17:28:00Z"/>
              </w:rPr>
            </w:pPr>
            <w:r>
              <w:rPr>
                <w:sz w:val="24"/>
              </w:rPr>
              <w:t xml:space="preserve">«Бирюльки», </w:t>
            </w:r>
          </w:p>
          <w:p>
            <w:pPr>
              <w:pStyle w:val="Normal"/>
              <w:spacing w:lineRule="auto" w:line="240"/>
              <w:ind w:hanging="0" w:end="0"/>
              <w:jc w:val="start"/>
              <w:rPr>
                <w:sz w:val="24"/>
              </w:rPr>
            </w:pPr>
            <w:r>
              <w:rPr>
                <w:sz w:val="24"/>
              </w:rPr>
              <w:t>свободные движения (поход</w:t>
              <w:softHyphen/>
              <w:t>ка, бег), свободный рисунок</w:t>
            </w:r>
          </w:p>
          <w:p>
            <w:pPr>
              <w:pStyle w:val="Normal"/>
              <w:spacing w:lineRule="auto" w:line="240"/>
              <w:ind w:hanging="0" w:end="0"/>
              <w:jc w:val="start"/>
              <w:rPr>
                <w:sz w:val="24"/>
              </w:rPr>
            </w:pPr>
            <w:r>
              <w:rPr>
                <w:sz w:val="24"/>
              </w:rPr>
            </w:r>
          </w:p>
        </w:tc>
      </w:tr>
      <w:tr>
        <w:trPr>
          <w:trHeight w:val="8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Преобладающий тип внима</w:t>
              <w:softHyphen/>
              <w:t>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Объем и устойчивость внима</w:t>
              <w:softHyphen/>
              <w:t>ния</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Внимание</w:t>
            </w:r>
          </w:p>
          <w:p>
            <w:pPr>
              <w:pStyle w:val="Normal"/>
              <w:spacing w:lineRule="auto" w:line="240"/>
              <w:ind w:hanging="0" w:end="0"/>
              <w:jc w:val="start"/>
              <w:rPr>
                <w:sz w:val="24"/>
              </w:rPr>
            </w:pPr>
            <w:r>
              <w:rPr>
                <w:sz w:val="24"/>
              </w:rPr>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ins w:id="333" w:author="ORPM" w:date="2001-03-22T17:28:00Z"/>
              </w:rPr>
            </w:pPr>
            <w:r>
              <w:rPr>
                <w:sz w:val="24"/>
              </w:rPr>
              <w:t xml:space="preserve">«Найди такую же», «Коррективная проба» </w:t>
            </w:r>
          </w:p>
          <w:p>
            <w:pPr>
              <w:pStyle w:val="Normal"/>
              <w:spacing w:lineRule="auto" w:line="240"/>
              <w:ind w:hanging="0" w:end="0"/>
              <w:jc w:val="start"/>
              <w:rPr>
                <w:sz w:val="24"/>
              </w:rPr>
            </w:pPr>
            <w:r>
              <w:rPr>
                <w:sz w:val="24"/>
              </w:rPr>
              <w:t>(детский вариант)</w:t>
            </w:r>
          </w:p>
          <w:p>
            <w:pPr>
              <w:pStyle w:val="Normal"/>
              <w:spacing w:lineRule="auto" w:line="240"/>
              <w:ind w:hanging="0" w:end="0"/>
              <w:jc w:val="start"/>
              <w:rPr>
                <w:sz w:val="24"/>
              </w:rPr>
            </w:pPr>
            <w:r>
              <w:rPr>
                <w:sz w:val="24"/>
              </w:rPr>
            </w:r>
          </w:p>
        </w:tc>
      </w:tr>
      <w:tr>
        <w:trPr>
          <w:trHeight w:val="2851"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Социальный статус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Конфликтность</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Коммуникативные предпочте</w:t>
              <w:softHyphen/>
              <w:t>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Семейные и партнерские взаи</w:t>
              <w:softHyphen/>
              <w:t>моотношения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Формы и средства общения</w:t>
            </w:r>
          </w:p>
        </w:tc>
        <w:tc>
          <w:tcPr>
            <w:tcW w:w="2126" w:type="dxa"/>
            <w:tcBorders>
              <w:top w:val="single" w:sz="6" w:space="0" w:color="000000"/>
              <w:start w:val="single" w:sz="6" w:space="0" w:color="000000"/>
              <w:bottom w:val="single" w:sz="6" w:space="0" w:color="000000"/>
              <w:end w:val="single" w:sz="6" w:space="0" w:color="000000"/>
            </w:tcBorders>
          </w:tcPr>
          <w:p>
            <w:pPr>
              <w:pStyle w:val="Heading4"/>
              <w:keepNext w:val="false"/>
              <w:jc w:val="start"/>
              <w:rPr/>
            </w:pPr>
            <w:r>
              <w:rPr/>
              <w:t>Общение</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«Два дома», </w:t>
            </w:r>
          </w:p>
          <w:p>
            <w:pPr>
              <w:pStyle w:val="Normal"/>
              <w:spacing w:lineRule="auto" w:line="240"/>
              <w:ind w:hanging="0" w:end="0"/>
              <w:jc w:val="start"/>
              <w:rPr>
                <w:sz w:val="24"/>
              </w:rPr>
            </w:pPr>
            <w:r>
              <w:rPr>
                <w:sz w:val="24"/>
              </w:rPr>
              <w:t xml:space="preserve">«Рисунок семьи», </w:t>
            </w:r>
          </w:p>
          <w:p>
            <w:pPr>
              <w:pStyle w:val="Normal"/>
              <w:spacing w:lineRule="auto" w:line="240"/>
              <w:ind w:hanging="0" w:end="0"/>
              <w:jc w:val="start"/>
              <w:rPr>
                <w:sz w:val="24"/>
              </w:rPr>
            </w:pPr>
            <w:r>
              <w:rPr>
                <w:sz w:val="24"/>
              </w:rPr>
              <w:t xml:space="preserve">«Игровая комната», «Дополнение фраз», </w:t>
            </w:r>
          </w:p>
          <w:p>
            <w:pPr>
              <w:pStyle w:val="Normal"/>
              <w:spacing w:lineRule="auto" w:line="240"/>
              <w:ind w:hanging="0" w:end="0"/>
              <w:jc w:val="start"/>
              <w:rPr>
                <w:sz w:val="24"/>
                <w:lang w:val="en-US"/>
              </w:rPr>
            </w:pPr>
            <w:r>
              <w:rPr>
                <w:sz w:val="24"/>
                <w:lang w:val="en-US"/>
              </w:rPr>
              <w:t xml:space="preserve">CAT, </w:t>
            </w:r>
          </w:p>
          <w:p>
            <w:pPr>
              <w:pStyle w:val="Normal"/>
              <w:spacing w:lineRule="auto" w:line="240"/>
              <w:ind w:hanging="0" w:end="0"/>
              <w:jc w:val="start"/>
              <w:rPr>
                <w:sz w:val="24"/>
              </w:rPr>
            </w:pPr>
            <w:r>
              <w:rPr>
                <w:sz w:val="24"/>
              </w:rPr>
              <w:t>«Рисунок человека», «Социометрия»</w:t>
            </w:r>
          </w:p>
        </w:tc>
      </w:tr>
      <w:tr>
        <w:trPr>
          <w:trHeight w:val="3684"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Самооценка и уровень притя</w:t>
              <w:softHyphen/>
              <w:t>заний</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Ценностные ориентации</w:t>
            </w:r>
          </w:p>
          <w:p>
            <w:pPr>
              <w:pStyle w:val="Normal"/>
              <w:spacing w:lineRule="auto" w:line="240"/>
              <w:ind w:hanging="0" w:end="0"/>
              <w:jc w:val="start"/>
              <w:rPr>
                <w:sz w:val="24"/>
              </w:rPr>
            </w:pPr>
            <w:r>
              <w:rPr>
                <w:sz w:val="24"/>
              </w:rPr>
            </w:r>
          </w:p>
          <w:p>
            <w:pPr>
              <w:pStyle w:val="Normal"/>
              <w:spacing w:lineRule="auto" w:line="240"/>
              <w:ind w:hanging="0" w:end="0"/>
              <w:jc w:val="start"/>
              <w:rPr>
                <w:sz w:val="24"/>
                <w:ins w:id="334" w:author="ORPM" w:date="2001-03-22T17:29:00Z"/>
              </w:rPr>
            </w:pPr>
            <w:r>
              <w:rPr>
                <w:sz w:val="24"/>
              </w:rPr>
              <w:t xml:space="preserve">Устойчивость, направленность </w:t>
            </w:r>
          </w:p>
          <w:p>
            <w:pPr>
              <w:pStyle w:val="Normal"/>
              <w:spacing w:lineRule="auto" w:line="240"/>
              <w:ind w:hanging="0" w:end="0"/>
              <w:jc w:val="start"/>
              <w:rPr>
                <w:sz w:val="24"/>
              </w:rPr>
            </w:pPr>
            <w:r>
              <w:rPr>
                <w:sz w:val="24"/>
              </w:rPr>
              <w:t>и осознанность мотивов</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Потребность в самоактуализа</w:t>
              <w:softHyphen/>
              <w:t>ции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Личностные черты и качества</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Эмоциональные особенности (экспрессивные и импрессивные)</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Личность</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«Лесенка», </w:t>
            </w:r>
          </w:p>
          <w:p>
            <w:pPr>
              <w:pStyle w:val="Normal"/>
              <w:spacing w:lineRule="auto" w:line="240"/>
              <w:ind w:hanging="0" w:end="0"/>
              <w:jc w:val="start"/>
              <w:rPr>
                <w:sz w:val="24"/>
              </w:rPr>
            </w:pPr>
            <w:r>
              <w:rPr>
                <w:sz w:val="24"/>
              </w:rPr>
              <w:t xml:space="preserve">«Семь карточек», «Эмоциональное лото», </w:t>
            </w:r>
          </w:p>
          <w:p>
            <w:pPr>
              <w:pStyle w:val="Normal"/>
              <w:spacing w:lineRule="auto" w:line="240"/>
              <w:ind w:hanging="0" w:end="0"/>
              <w:jc w:val="start"/>
              <w:rPr>
                <w:sz w:val="24"/>
                <w:lang w:val="en-US"/>
              </w:rPr>
            </w:pPr>
            <w:r>
              <w:rPr>
                <w:sz w:val="24"/>
                <w:lang w:val="en-US"/>
              </w:rPr>
              <w:t xml:space="preserve">CAT, </w:t>
            </w:r>
          </w:p>
          <w:p>
            <w:pPr>
              <w:pStyle w:val="Normal"/>
              <w:spacing w:lineRule="auto" w:line="240"/>
              <w:ind w:hanging="0" w:end="0"/>
              <w:jc w:val="start"/>
              <w:rPr>
                <w:sz w:val="24"/>
              </w:rPr>
            </w:pPr>
            <w:r>
              <w:rPr>
                <w:sz w:val="24"/>
              </w:rPr>
              <w:t xml:space="preserve">«Рисунок человека», «Дополнение фраз», </w:t>
            </w:r>
          </w:p>
          <w:p>
            <w:pPr>
              <w:pStyle w:val="Normal"/>
              <w:spacing w:lineRule="auto" w:line="240"/>
              <w:ind w:hanging="0" w:end="0"/>
              <w:jc w:val="start"/>
              <w:rPr>
                <w:sz w:val="24"/>
              </w:rPr>
            </w:pPr>
            <w:r>
              <w:rPr>
                <w:sz w:val="24"/>
              </w:rPr>
              <w:t xml:space="preserve">«Три желания», </w:t>
            </w:r>
          </w:p>
          <w:p>
            <w:pPr>
              <w:pStyle w:val="Normal"/>
              <w:spacing w:lineRule="auto" w:line="240"/>
              <w:ind w:hanging="0" w:end="0"/>
              <w:jc w:val="start"/>
              <w:rPr>
                <w:sz w:val="24"/>
                <w:ins w:id="335" w:author="ORPM" w:date="2001-03-22T17:29:00Z"/>
              </w:rPr>
            </w:pPr>
            <w:r>
              <w:rPr>
                <w:sz w:val="24"/>
              </w:rPr>
              <w:t xml:space="preserve">тест Розенцвейга </w:t>
            </w:r>
          </w:p>
          <w:p>
            <w:pPr>
              <w:pStyle w:val="Normal"/>
              <w:spacing w:lineRule="auto" w:line="240"/>
              <w:ind w:hanging="0" w:end="0"/>
              <w:jc w:val="start"/>
              <w:rPr>
                <w:sz w:val="24"/>
              </w:rPr>
            </w:pPr>
            <w:r>
              <w:rPr>
                <w:sz w:val="24"/>
              </w:rPr>
              <w:t xml:space="preserve">(детский вариант), </w:t>
            </w:r>
          </w:p>
          <w:p>
            <w:pPr>
              <w:pStyle w:val="Normal"/>
              <w:spacing w:lineRule="auto" w:line="240"/>
              <w:ind w:hanging="0" w:end="0"/>
              <w:jc w:val="start"/>
              <w:rPr>
                <w:sz w:val="24"/>
              </w:rPr>
            </w:pPr>
            <w:r>
              <w:rPr>
                <w:sz w:val="24"/>
              </w:rPr>
              <w:t>«Пиктограмма»</w:t>
            </w:r>
          </w:p>
        </w:tc>
      </w:tr>
      <w:tr>
        <w:trPr>
          <w:trHeight w:val="986"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Механическое запоминание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Опосредованное запоминание</w:t>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Произвольная память</w:t>
            </w:r>
          </w:p>
        </w:tc>
        <w:tc>
          <w:tcPr>
            <w:tcW w:w="354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«10 предметов», </w:t>
            </w:r>
          </w:p>
          <w:p>
            <w:pPr>
              <w:pStyle w:val="Normal"/>
              <w:spacing w:lineRule="auto" w:line="240"/>
              <w:ind w:hanging="0" w:end="0"/>
              <w:jc w:val="start"/>
              <w:rPr>
                <w:sz w:val="24"/>
              </w:rPr>
            </w:pPr>
            <w:r>
              <w:rPr>
                <w:sz w:val="24"/>
              </w:rPr>
              <w:t>«10 слов»,</w:t>
            </w:r>
          </w:p>
          <w:p>
            <w:pPr>
              <w:pStyle w:val="Normal"/>
              <w:spacing w:lineRule="auto" w:line="240"/>
              <w:ind w:hanging="0" w:end="0"/>
              <w:jc w:val="start"/>
              <w:rPr>
                <w:sz w:val="24"/>
              </w:rPr>
            </w:pPr>
            <w:r>
              <w:rPr>
                <w:sz w:val="24"/>
              </w:rPr>
              <w:t>« Пиктограмма»</w:t>
            </w:r>
          </w:p>
        </w:tc>
      </w:tr>
    </w:tbl>
    <w:p>
      <w:pPr>
        <w:pStyle w:val="Normal"/>
        <w:spacing w:lineRule="auto" w:line="240"/>
        <w:ind w:firstLine="720" w:end="0"/>
        <w:rPr>
          <w:i/>
          <w:i/>
          <w:sz w:val="24"/>
        </w:rPr>
      </w:pPr>
      <w:r>
        <w:rPr>
          <w:i/>
          <w:sz w:val="24"/>
        </w:rPr>
      </w:r>
    </w:p>
    <w:p>
      <w:pPr>
        <w:pStyle w:val="Normal"/>
        <w:spacing w:lineRule="auto" w:line="240"/>
        <w:ind w:firstLine="720" w:end="0"/>
        <w:rPr>
          <w:i/>
          <w:i/>
          <w:sz w:val="24"/>
        </w:rPr>
      </w:pPr>
      <w:r>
        <w:rPr>
          <w:i/>
          <w:sz w:val="24"/>
        </w:rPr>
      </w:r>
    </w:p>
    <w:p>
      <w:pPr>
        <w:pStyle w:val="Heading6"/>
        <w:keepNext w:val="false"/>
        <w:rPr/>
      </w:pPr>
      <w:r>
        <w:rPr/>
        <w:t>Таблица 2</w:t>
      </w:r>
    </w:p>
    <w:p>
      <w:pPr>
        <w:pStyle w:val="2"/>
        <w:rPr/>
      </w:pPr>
      <w:r>
        <w:rPr/>
        <w:t>Неспецифические показатели (характеристик</w:t>
      </w:r>
      <w:ins w:id="336" w:author="ORPM" w:date="2001-03-22T17:29:00Z">
        <w:r>
          <w:rPr/>
          <w:t>и</w:t>
        </w:r>
      </w:ins>
      <w:r>
        <w:rPr/>
        <w:t>) психического развития детей дошкольного возраста</w:t>
      </w:r>
    </w:p>
    <w:p>
      <w:pPr>
        <w:pStyle w:val="Normal"/>
        <w:spacing w:lineRule="auto" w:line="240"/>
        <w:ind w:firstLine="720" w:end="0"/>
        <w:rPr>
          <w:sz w:val="24"/>
        </w:rPr>
      </w:pPr>
      <w:r>
        <w:rPr>
          <w:sz w:val="24"/>
        </w:rPr>
      </w:r>
    </w:p>
    <w:tbl>
      <w:tblPr>
        <w:tblW w:w="9639" w:type="dxa"/>
        <w:jc w:val="start"/>
        <w:tblInd w:w="182" w:type="dxa"/>
        <w:tblLayout w:type="fixed"/>
        <w:tblCellMar>
          <w:top w:w="0" w:type="dxa"/>
          <w:start w:w="40" w:type="dxa"/>
          <w:bottom w:w="0" w:type="dxa"/>
          <w:end w:w="40" w:type="dxa"/>
        </w:tblCellMar>
      </w:tblPr>
      <w:tblGrid>
        <w:gridCol w:w="3686"/>
        <w:gridCol w:w="2835"/>
        <w:gridCol w:w="3118"/>
      </w:tblGrid>
      <w:tr>
        <w:trPr>
          <w:trHeight w:val="316"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Показатель (характеристика)</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Направленность</w:t>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Метод диагностики</w:t>
            </w:r>
          </w:p>
        </w:tc>
      </w:tr>
      <w:tr>
        <w:trPr>
          <w:trHeight w:val="1426"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 xml:space="preserve">Упорядоченность действий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 xml:space="preserve">Принятие и удержание задачи </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Целенаправленность действий</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Организация деятельности</w:t>
            </w:r>
          </w:p>
          <w:p>
            <w:pPr>
              <w:pStyle w:val="Normal"/>
              <w:spacing w:lineRule="auto" w:line="240"/>
              <w:ind w:hanging="0" w:end="0"/>
              <w:jc w:val="start"/>
              <w:rPr>
                <w:sz w:val="24"/>
                <w:ins w:id="338" w:author="ORPM" w:date="2001-03-22T17:29:00Z"/>
              </w:rPr>
            </w:pPr>
            <w:ins w:id="337" w:author="ORPM" w:date="2001-03-22T17:29:00Z">
              <w:r>
                <w:rPr>
                  <w:sz w:val="24"/>
                </w:rPr>
              </w:r>
            </w:ins>
          </w:p>
          <w:p>
            <w:pPr>
              <w:pStyle w:val="Normal"/>
              <w:spacing w:lineRule="auto" w:line="240"/>
              <w:ind w:hanging="0" w:end="0"/>
              <w:jc w:val="start"/>
              <w:rPr>
                <w:sz w:val="24"/>
                <w:ins w:id="340" w:author="ORPM" w:date="2001-03-22T17:29:00Z"/>
              </w:rPr>
            </w:pPr>
            <w:ins w:id="339" w:author="ORPM" w:date="2001-03-22T17:29:00Z">
              <w:r>
                <w:rPr>
                  <w:sz w:val="24"/>
                </w:rPr>
              </w:r>
            </w:ins>
          </w:p>
          <w:p>
            <w:pPr>
              <w:pStyle w:val="Normal"/>
              <w:spacing w:lineRule="auto" w:line="240"/>
              <w:ind w:hanging="0" w:end="0"/>
              <w:jc w:val="start"/>
              <w:rPr>
                <w:sz w:val="24"/>
                <w:ins w:id="342" w:author="ORPM" w:date="2001-03-22T17:29:00Z"/>
              </w:rPr>
            </w:pPr>
            <w:ins w:id="341" w:author="ORPM" w:date="2001-03-22T17:29:00Z">
              <w:r>
                <w:rPr>
                  <w:sz w:val="24"/>
                </w:rPr>
              </w:r>
            </w:ins>
          </w:p>
          <w:p>
            <w:pPr>
              <w:pStyle w:val="Normal"/>
              <w:spacing w:lineRule="auto" w:line="240"/>
              <w:ind w:hanging="0" w:end="0"/>
              <w:jc w:val="start"/>
              <w:rPr>
                <w:sz w:val="24"/>
              </w:rPr>
            </w:pPr>
            <w:r>
              <w:rPr>
                <w:sz w:val="24"/>
              </w:rPr>
              <w:t>Произвольная регуляция</w:t>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 и ме</w:t>
              <w:softHyphen/>
              <w:t>тодики «Пикто</w:t>
              <w:softHyphen/>
              <w:t>грамма», «Коррек</w:t>
              <w:softHyphen/>
              <w:t>турная проба»</w:t>
            </w:r>
          </w:p>
        </w:tc>
      </w:tr>
      <w:tr>
        <w:trPr>
          <w:trHeight w:val="706"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Скорость (быстрота) выполнения дейст</w:t>
              <w:softHyphen/>
              <w:t>вий</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Темп деятельности</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1282"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Устойчивость работоспособности (дли</w:t>
              <w:softHyphen/>
              <w:t>тельной и непрерывной деятельности)</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Стеничность (пси</w:t>
              <w:softHyphen/>
              <w:t>хоэнергетический тонус жизнедея</w:t>
              <w:softHyphen/>
              <w:t>тельности)</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975"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Способность к самореализации (способы)</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Личностная активность</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 и ме</w:t>
              <w:softHyphen/>
              <w:t>тодики «Пикто</w:t>
              <w:softHyphen/>
              <w:t>грамма», «Коррек</w:t>
              <w:softHyphen/>
              <w:t>турная проба»</w:t>
            </w:r>
          </w:p>
          <w:p>
            <w:pPr>
              <w:pStyle w:val="Normal"/>
              <w:spacing w:lineRule="auto" w:line="240"/>
              <w:ind w:hanging="0" w:end="0"/>
              <w:jc w:val="start"/>
              <w:rPr>
                <w:sz w:val="24"/>
              </w:rPr>
            </w:pPr>
            <w:r>
              <w:rPr>
                <w:sz w:val="24"/>
              </w:rPr>
            </w:r>
          </w:p>
        </w:tc>
      </w:tr>
      <w:tr>
        <w:trPr>
          <w:trHeight w:val="3701"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Предпочтение предметных задач, вычле</w:t>
              <w:softHyphen/>
              <w:t>нение предметных отношений, ценность достижения результата</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Предпочтение общения с взрослым (коммуникативная зависимость), ориен</w:t>
              <w:softHyphen/>
              <w:t>тация на оценку деятельности</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Фиксация на собственных переживани</w:t>
              <w:softHyphen/>
              <w:t>ях (рефлексивность), ориентация на одобрение</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Личностная направленность</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852"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Преобладание (устойчивость) эмоцио</w:t>
              <w:softHyphen/>
              <w:t xml:space="preserve">нально окрашенных состояний </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Эмоциональный фон</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2262"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Скорость возникновения и прекраще</w:t>
              <w:softHyphen/>
              <w:t>ния эмоциональных реакций (эмоцио</w:t>
              <w:softHyphen/>
              <w:t>нального реагирования)</w:t>
            </w:r>
          </w:p>
          <w:p>
            <w:pPr>
              <w:pStyle w:val="Normal"/>
              <w:spacing w:lineRule="auto" w:line="240"/>
              <w:ind w:hanging="0" w:end="0"/>
              <w:jc w:val="start"/>
              <w:rPr>
                <w:sz w:val="24"/>
              </w:rPr>
            </w:pPr>
            <w:r>
              <w:rPr>
                <w:sz w:val="24"/>
              </w:rPr>
            </w:r>
          </w:p>
          <w:p>
            <w:pPr>
              <w:pStyle w:val="Normal"/>
              <w:spacing w:lineRule="auto" w:line="240"/>
              <w:ind w:hanging="0" w:end="0"/>
              <w:jc w:val="start"/>
              <w:rPr>
                <w:sz w:val="24"/>
              </w:rPr>
            </w:pPr>
            <w:r>
              <w:rPr>
                <w:sz w:val="24"/>
              </w:rPr>
              <w:t>Легкость перехода контрастирующих эмоций в нейтральное состояние</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Эмоциональная лабильность</w:t>
            </w:r>
          </w:p>
          <w:p>
            <w:pPr>
              <w:pStyle w:val="Normal"/>
              <w:spacing w:lineRule="auto" w:line="240"/>
              <w:ind w:hanging="0" w:end="0"/>
              <w:jc w:val="start"/>
              <w:rPr>
                <w:sz w:val="24"/>
              </w:rPr>
            </w:pPr>
            <w:r>
              <w:rPr>
                <w:sz w:val="24"/>
              </w:rPr>
            </w:r>
          </w:p>
          <w:p>
            <w:pPr>
              <w:pStyle w:val="Normal"/>
              <w:spacing w:lineRule="auto" w:line="240"/>
              <w:ind w:hanging="0" w:end="0"/>
              <w:jc w:val="start"/>
              <w:rPr>
                <w:sz w:val="24"/>
                <w:ins w:id="344" w:author="ORPM" w:date="2001-03-22T17:29:00Z"/>
              </w:rPr>
            </w:pPr>
            <w:ins w:id="343" w:author="ORPM" w:date="2001-03-22T17:29:00Z">
              <w:r>
                <w:rPr>
                  <w:sz w:val="24"/>
                </w:rPr>
              </w:r>
            </w:ins>
          </w:p>
          <w:p>
            <w:pPr>
              <w:pStyle w:val="Normal"/>
              <w:spacing w:lineRule="auto" w:line="240"/>
              <w:ind w:hanging="0" w:end="0"/>
              <w:jc w:val="start"/>
              <w:rPr>
                <w:sz w:val="24"/>
                <w:ins w:id="346" w:author="ORPM" w:date="2001-03-22T17:29:00Z"/>
              </w:rPr>
            </w:pPr>
            <w:ins w:id="345" w:author="ORPM" w:date="2001-03-22T17:29:00Z">
              <w:r>
                <w:rPr>
                  <w:sz w:val="24"/>
                </w:rPr>
              </w:r>
            </w:ins>
          </w:p>
          <w:p>
            <w:pPr>
              <w:pStyle w:val="Normal"/>
              <w:spacing w:lineRule="auto" w:line="240"/>
              <w:ind w:hanging="0" w:end="0"/>
              <w:jc w:val="start"/>
              <w:rPr>
                <w:sz w:val="24"/>
              </w:rPr>
            </w:pPr>
            <w:r>
              <w:rPr>
                <w:sz w:val="24"/>
              </w:rPr>
              <w:t>Пластичность</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ins w:id="347" w:author="ORPM" w:date="2001-03-22T17:29:00Z"/>
              </w:rPr>
            </w:pPr>
            <w:r>
              <w:rPr>
                <w:sz w:val="24"/>
              </w:rPr>
              <w:t xml:space="preserve">Наблюдение </w:t>
            </w:r>
          </w:p>
          <w:p>
            <w:pPr>
              <w:pStyle w:val="Normal"/>
              <w:spacing w:lineRule="auto" w:line="240"/>
              <w:ind w:hanging="0" w:end="0"/>
              <w:jc w:val="start"/>
              <w:rPr>
                <w:sz w:val="24"/>
                <w:ins w:id="349" w:author="ORPM" w:date="2001-03-22T17:29:00Z"/>
              </w:rPr>
            </w:pPr>
            <w:ins w:id="348" w:author="ORPM" w:date="2001-03-22T17:29:00Z">
              <w:r>
                <w:rPr>
                  <w:sz w:val="24"/>
                </w:rPr>
              </w:r>
            </w:ins>
          </w:p>
          <w:p>
            <w:pPr>
              <w:pStyle w:val="Normal"/>
              <w:spacing w:lineRule="auto" w:line="240"/>
              <w:ind w:hanging="0" w:end="0"/>
              <w:jc w:val="start"/>
              <w:rPr>
                <w:sz w:val="24"/>
                <w:ins w:id="351" w:author="ORPM" w:date="2001-03-22T17:29:00Z"/>
              </w:rPr>
            </w:pPr>
            <w:ins w:id="350" w:author="ORPM" w:date="2001-03-22T17:29:00Z">
              <w:r>
                <w:rPr>
                  <w:sz w:val="24"/>
                </w:rPr>
              </w:r>
            </w:ins>
          </w:p>
          <w:p>
            <w:pPr>
              <w:pStyle w:val="Normal"/>
              <w:spacing w:lineRule="auto" w:line="240"/>
              <w:ind w:hanging="0" w:end="0"/>
              <w:jc w:val="start"/>
              <w:rPr>
                <w:sz w:val="24"/>
                <w:ins w:id="353" w:author="ORPM" w:date="2001-03-22T17:29:00Z"/>
              </w:rPr>
            </w:pPr>
            <w:ins w:id="352" w:author="ORPM" w:date="2001-03-22T17:29:00Z">
              <w:r>
                <w:rPr>
                  <w:sz w:val="24"/>
                </w:rPr>
              </w:r>
            </w:ins>
          </w:p>
          <w:p>
            <w:pPr>
              <w:pStyle w:val="Normal"/>
              <w:spacing w:lineRule="auto" w:line="240"/>
              <w:ind w:hanging="0" w:end="0"/>
              <w:jc w:val="start"/>
              <w:rPr>
                <w:sz w:val="24"/>
                <w:ins w:id="355" w:author="ORPM" w:date="2001-03-22T17:29:00Z"/>
              </w:rPr>
            </w:pPr>
            <w:ins w:id="354" w:author="ORPM" w:date="2001-03-22T17:29:00Z">
              <w:r>
                <w:rPr>
                  <w:sz w:val="24"/>
                </w:rPr>
              </w:r>
            </w:ins>
          </w:p>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1418"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Проявление ситуативной реактивности, эмоциональной заторможенности и эмо</w:t>
              <w:softHyphen/>
              <w:t>циональной возбудимости в эмоциональ</w:t>
              <w:softHyphen/>
              <w:t>ных состояниях</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Характер эмоциональных проявлений</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r>
        <w:trPr>
          <w:trHeight w:val="559" w:hRule="exact"/>
        </w:trPr>
        <w:tc>
          <w:tcPr>
            <w:tcW w:w="368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Реакции на ситуацию обследования (вза</w:t>
              <w:softHyphen/>
              <w:t>имодействия)</w:t>
            </w:r>
          </w:p>
        </w:tc>
        <w:tc>
          <w:tcPr>
            <w:tcW w:w="28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Ситуативное общение</w:t>
            </w:r>
          </w:p>
          <w:p>
            <w:pPr>
              <w:pStyle w:val="Normal"/>
              <w:spacing w:lineRule="auto" w:line="240"/>
              <w:ind w:hanging="0" w:end="0"/>
              <w:jc w:val="start"/>
              <w:rPr>
                <w:sz w:val="24"/>
              </w:rPr>
            </w:pPr>
            <w:r>
              <w:rPr>
                <w:sz w:val="24"/>
              </w:rPr>
            </w:r>
          </w:p>
        </w:tc>
        <w:tc>
          <w:tcPr>
            <w:tcW w:w="31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Наблюдение</w:t>
            </w:r>
          </w:p>
          <w:p>
            <w:pPr>
              <w:pStyle w:val="Normal"/>
              <w:spacing w:lineRule="auto" w:line="240"/>
              <w:ind w:hanging="0" w:end="0"/>
              <w:jc w:val="start"/>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Примеча</w:t>
      </w:r>
      <w:del w:id="356" w:author="ORPM" w:date="2001-03-22T17:30:00Z">
        <w:r>
          <w:rPr>
            <w:sz w:val="24"/>
          </w:rPr>
          <w:delText>я</w:delText>
        </w:r>
      </w:del>
      <w:ins w:id="357" w:author="ORPM" w:date="2001-03-22T17:30:00Z">
        <w:r>
          <w:rPr>
            <w:sz w:val="24"/>
          </w:rPr>
          <w:t>н</w:t>
        </w:r>
      </w:ins>
      <w:r>
        <w:rPr>
          <w:sz w:val="24"/>
        </w:rPr>
        <w:t>ие. Перечисленные показатели являются неспецифическими для большинства методик (тестов) и определяются в процессе как диагностического об</w:t>
        <w:softHyphen/>
        <w:t>следования, так и наблюдения за жизнедеятельностью детей.</w:t>
      </w:r>
    </w:p>
    <w:p>
      <w:pPr>
        <w:pStyle w:val="Normal"/>
        <w:spacing w:lineRule="auto" w:line="240"/>
        <w:ind w:firstLine="720" w:end="0"/>
        <w:rPr>
          <w:sz w:val="24"/>
          <w:ins w:id="359" w:author="ORPM" w:date="2001-03-22T17:30:00Z"/>
        </w:rPr>
      </w:pPr>
      <w:ins w:id="358" w:author="ORPM" w:date="2001-03-22T17:30:00Z">
        <w:r>
          <w:rPr>
            <w:sz w:val="24"/>
          </w:rPr>
        </w:r>
      </w:ins>
    </w:p>
    <w:p>
      <w:pPr>
        <w:pStyle w:val="Normal"/>
        <w:spacing w:lineRule="auto" w:line="240"/>
        <w:ind w:firstLine="720" w:end="0"/>
        <w:rPr>
          <w:sz w:val="24"/>
          <w:del w:id="361" w:author="ORPM" w:date="2001-03-22T17:30:00Z"/>
        </w:rPr>
      </w:pPr>
      <w:r>
        <w:rPr>
          <w:sz w:val="24"/>
        </w:rPr>
        <w:t>В результате обращения к табл. 1 и 2 можно заключить, что диа</w:t>
        <w:softHyphen/>
        <w:t>гностика возрастного (психического) развития ребенка осуществля</w:t>
        <w:softHyphen/>
        <w:t>ется основными обследовательскими (диагностическими) методами:</w:t>
      </w:r>
      <w:ins w:id="360" w:author="ORPM" w:date="2001-03-22T17:30:00Z">
        <w:r>
          <w:rPr>
            <w:sz w:val="24"/>
          </w:rPr>
          <w:t xml:space="preserve"> </w:t>
        </w:r>
      </w:ins>
    </w:p>
    <w:p>
      <w:pPr>
        <w:pStyle w:val="Normal"/>
        <w:spacing w:lineRule="auto" w:line="240"/>
        <w:ind w:firstLine="720" w:end="0"/>
        <w:rPr>
          <w:sz w:val="24"/>
        </w:rPr>
      </w:pPr>
      <w:r>
        <w:rPr>
          <w:sz w:val="24"/>
        </w:rPr>
        <w:t>наблюдением и тестированием. В перечень психодиагностических методов, применяемых в условиях ДОУ, входят также анкетирова</w:t>
        <w:softHyphen/>
        <w:t>ние, беседа и анализ продуктов детской деятельности (творчества). Обозначим каждый из них в соответствии со спецификой дошколь</w:t>
        <w:softHyphen/>
        <w:t>ного возраста.</w:t>
      </w:r>
    </w:p>
    <w:p>
      <w:pPr>
        <w:pStyle w:val="Normal"/>
        <w:spacing w:lineRule="auto" w:line="240"/>
        <w:ind w:firstLine="720" w:end="0"/>
        <w:rPr/>
      </w:pPr>
      <w:r>
        <w:rPr>
          <w:b/>
          <w:sz w:val="24"/>
        </w:rPr>
        <w:t>Тестирование</w:t>
      </w:r>
      <w:r>
        <w:rPr>
          <w:sz w:val="24"/>
        </w:rPr>
        <w:t xml:space="preserve"> — метод психологической диагностики, «исполь</w:t>
        <w:softHyphen/>
        <w:t>зующий стандартизированные вопросы и задачи (тесты), с опреде</w:t>
        <w:softHyphen/>
        <w:t>ленной шкалой значений». Целью использования тестов является «измерение уровня развития определенного психологического ка</w:t>
        <w:softHyphen/>
        <w:t>чества (свойства) личности».</w:t>
      </w:r>
    </w:p>
    <w:p>
      <w:pPr>
        <w:pStyle w:val="Normal"/>
        <w:spacing w:lineRule="auto" w:line="240"/>
        <w:ind w:firstLine="720" w:end="0"/>
        <w:rPr/>
      </w:pPr>
      <w:r>
        <w:rPr>
          <w:spacing w:val="-4"/>
          <w:sz w:val="24"/>
        </w:rPr>
        <w:t xml:space="preserve">Как видно из табл. 1, посредством </w:t>
      </w:r>
      <w:r>
        <w:rPr>
          <w:i/>
          <w:spacing w:val="-4"/>
          <w:sz w:val="24"/>
        </w:rPr>
        <w:t xml:space="preserve">стандартизированных тестов </w:t>
      </w:r>
      <w:r>
        <w:rPr>
          <w:spacing w:val="-4"/>
          <w:sz w:val="24"/>
        </w:rPr>
        <w:t>диагностируется в основном развитие познавательных процессов (интеллектуальное развитие). К стандартизированным тестам, без</w:t>
        <w:softHyphen/>
        <w:t>относительно возрастной направленности, выдвигается ряд требо</w:t>
        <w:softHyphen/>
        <w:t>ваний: репрезентативность, надежность, валидность, объектив</w:t>
        <w:softHyphen/>
        <w:t xml:space="preserve">ность измерения, где </w:t>
      </w:r>
      <w:r>
        <w:rPr>
          <w:i/>
          <w:spacing w:val="-4"/>
          <w:sz w:val="24"/>
        </w:rPr>
        <w:t>репрезентативность —</w:t>
      </w:r>
      <w:r>
        <w:rPr>
          <w:spacing w:val="-4"/>
          <w:sz w:val="24"/>
        </w:rPr>
        <w:t xml:space="preserve"> адекватность заданий выборке испытуемых, </w:t>
      </w:r>
      <w:r>
        <w:rPr>
          <w:i/>
          <w:spacing w:val="-4"/>
          <w:sz w:val="24"/>
        </w:rPr>
        <w:t>надежность —</w:t>
      </w:r>
      <w:r>
        <w:rPr>
          <w:spacing w:val="-4"/>
          <w:sz w:val="24"/>
        </w:rPr>
        <w:t xml:space="preserve"> согласованность значений пока</w:t>
        <w:softHyphen/>
        <w:t xml:space="preserve">зателей при эквивалентном тестировании, </w:t>
      </w:r>
      <w:r>
        <w:rPr>
          <w:i/>
          <w:spacing w:val="-4"/>
          <w:sz w:val="24"/>
        </w:rPr>
        <w:t>валидность —</w:t>
      </w:r>
      <w:r>
        <w:rPr>
          <w:spacing w:val="-4"/>
          <w:sz w:val="24"/>
        </w:rPr>
        <w:t xml:space="preserve"> соответст</w:t>
        <w:softHyphen/>
        <w:t>вие тестовых заданий концепции изучаемого феномена и эмпири</w:t>
        <w:softHyphen/>
        <w:t xml:space="preserve">ческим критериям, </w:t>
      </w:r>
      <w:r>
        <w:rPr>
          <w:i/>
          <w:spacing w:val="-4"/>
          <w:sz w:val="24"/>
        </w:rPr>
        <w:t>объективность —</w:t>
      </w:r>
      <w:r>
        <w:rPr>
          <w:spacing w:val="-4"/>
          <w:sz w:val="24"/>
        </w:rPr>
        <w:t xml:space="preserve"> заданное процентное соотноше</w:t>
        <w:softHyphen/>
        <w:t>ние степени трудности — легкости для большинства испытуемых. Согласованность требований к тестам позволяет объективно оце</w:t>
        <w:softHyphen/>
        <w:t>нить психические качества субъекта диагностического обследова</w:t>
        <w:softHyphen/>
        <w:t>ния, что обусл</w:t>
      </w:r>
      <w:del w:id="362" w:author="ORPM" w:date="2001-03-22T17:30:00Z">
        <w:r>
          <w:rPr>
            <w:spacing w:val="-4"/>
            <w:sz w:val="24"/>
          </w:rPr>
          <w:delText>о</w:delText>
        </w:r>
      </w:del>
      <w:ins w:id="363" w:author="ORPM" w:date="2001-03-22T17:30:00Z">
        <w:r>
          <w:rPr>
            <w:spacing w:val="-4"/>
            <w:sz w:val="24"/>
          </w:rPr>
          <w:t>а</w:t>
        </w:r>
      </w:ins>
      <w:r>
        <w:rPr>
          <w:spacing w:val="-4"/>
          <w:sz w:val="24"/>
        </w:rPr>
        <w:t>вливает широкое применение тестирования в зави</w:t>
        <w:softHyphen/>
        <w:t>симости от диагностических целей и возрастных возможностей ис</w:t>
        <w:softHyphen/>
        <w:t>пытуемых.</w:t>
      </w:r>
    </w:p>
    <w:p>
      <w:pPr>
        <w:pStyle w:val="Normal"/>
        <w:spacing w:lineRule="auto" w:line="240"/>
        <w:ind w:firstLine="720" w:end="0"/>
        <w:rPr>
          <w:sz w:val="24"/>
        </w:rPr>
      </w:pPr>
      <w:r>
        <w:rPr>
          <w:sz w:val="24"/>
        </w:rPr>
        <w:t>Примером отечественного стандартизированного теста может служить широко распространенный в психологической методичес</w:t>
        <w:softHyphen/>
        <w:t>кой практике комплекс Л.А. Венгера по диагностике умственного развития детей дошкольного возраста [65]. В комплекс входят стандартизированные тесты, определяющие уровень развития вос</w:t>
        <w:softHyphen/>
        <w:t>приятия и мышления (образного, комбинаторного, схематическо</w:t>
        <w:softHyphen/>
        <w:t>го, логического); «Перцептивное моделирование», «Систематиза</w:t>
        <w:softHyphen/>
        <w:t>ция», «Схематизация», «Соотнесение с эталоном», «Рисование узора» и др.</w:t>
      </w:r>
    </w:p>
    <w:p>
      <w:pPr>
        <w:pStyle w:val="Normal"/>
        <w:spacing w:lineRule="auto" w:line="240"/>
        <w:ind w:firstLine="720" w:end="0"/>
        <w:rPr/>
      </w:pPr>
      <w:r>
        <w:rPr>
          <w:sz w:val="24"/>
        </w:rPr>
        <w:t>В настоящее время в практике детского психолога кроме стан</w:t>
        <w:softHyphen/>
        <w:t xml:space="preserve">дартизированных тестов присутствуют также </w:t>
      </w:r>
      <w:r>
        <w:rPr>
          <w:i/>
          <w:sz w:val="24"/>
        </w:rPr>
        <w:t>психодиагностические методики с поуровневой дифференциацией.</w:t>
      </w:r>
      <w:r>
        <w:rPr>
          <w:sz w:val="24"/>
        </w:rPr>
        <w:t xml:space="preserve"> Данный тип психодиагнос</w:t>
        <w:softHyphen/>
        <w:t>тических средств в основе своей опирается более на качественное дифференцирование психических феноменов, чем на их количест</w:t>
        <w:softHyphen/>
        <w:t>венное измерение. Методики этого ряда представляют собой ком</w:t>
        <w:softHyphen/>
        <w:t>плекс стандартизированных</w:t>
      </w:r>
      <w:r>
        <w:rPr/>
        <w:t>*</w:t>
      </w:r>
      <w:r>
        <w:rPr>
          <w:sz w:val="24"/>
        </w:rPr>
        <w:t xml:space="preserve"> заданий содержательно близким к тес</w:t>
        <w:softHyphen/>
        <w:t>там достижений, а процессуально приближенным к «клиническому» типу обследования. Принципы «клинического» обследования удер</w:t>
        <w:softHyphen/>
        <w:t>живаются гибким варьированием структурных частей методики, вводных и сопровождающих инструкций, а также отсутствием вре</w:t>
        <w:softHyphen/>
        <w:t>менного регламента и жесткой системой оценок.</w:t>
      </w:r>
    </w:p>
    <w:p>
      <w:pPr>
        <w:pStyle w:val="Normal"/>
        <w:spacing w:lineRule="auto" w:line="240"/>
        <w:ind w:hanging="0" w:end="0"/>
        <w:rPr/>
      </w:pPr>
      <w:r>
        <w:rPr>
          <w:sz w:val="24"/>
        </w:rPr>
        <w:t>_________________________</w:t>
      </w:r>
    </w:p>
    <w:p>
      <w:pPr>
        <w:pStyle w:val="Normal"/>
        <w:spacing w:lineRule="auto" w:line="240"/>
        <w:ind w:firstLine="720" w:end="0"/>
        <w:rPr>
          <w:sz w:val="24"/>
        </w:rPr>
      </w:pPr>
      <w:r>
        <w:rPr>
          <w:sz w:val="24"/>
        </w:rPr>
        <w:t>* Стандартизация на выборке детей дошкольного возраста, посещающих дет</w:t>
        <w:softHyphen/>
        <w:t>ские образовательные учреждения, в соответствии с возрастными нормами психи</w:t>
        <w:softHyphen/>
        <w:t>ческого развития.</w:t>
      </w:r>
    </w:p>
    <w:p>
      <w:pPr>
        <w:pStyle w:val="Normal"/>
        <w:spacing w:lineRule="auto" w:line="240"/>
        <w:ind w:hanging="0" w:end="0"/>
        <w:rPr>
          <w:sz w:val="24"/>
        </w:rPr>
      </w:pPr>
      <w:r>
        <w:rPr>
          <w:sz w:val="24"/>
        </w:rPr>
      </w:r>
    </w:p>
    <w:p>
      <w:pPr>
        <w:pStyle w:val="Normal"/>
        <w:spacing w:lineRule="auto" w:line="240"/>
        <w:ind w:firstLine="720" w:end="0"/>
        <w:rPr>
          <w:sz w:val="24"/>
        </w:rPr>
      </w:pPr>
      <w:r>
        <w:rPr>
          <w:sz w:val="24"/>
        </w:rPr>
        <w:t>Следует отметить, что методики с поуровневой дифференциа</w:t>
        <w:softHyphen/>
        <w:t>цией более адаптивны для детей дошкольного возраста как содержа</w:t>
        <w:softHyphen/>
        <w:t>тельно, так и процессуально. Содержательно они пересекаются с понятием «детская компетентность», представленной детскими ви</w:t>
        <w:softHyphen/>
        <w:t>дами деятельности (изодеятельность, конструирование, игра и др.). Процессуальная ценность обозначена отсутствием жесткой директивности и регламентации, что позволяет максимально приблизить процедуру диагностирования к игровой деятельности, адаптируя тем самым ребенка к специально организованным условиям обсле</w:t>
        <w:softHyphen/>
        <w:t>дования.</w:t>
      </w:r>
    </w:p>
    <w:p>
      <w:pPr>
        <w:pStyle w:val="Normal"/>
        <w:spacing w:lineRule="auto" w:line="240"/>
        <w:ind w:firstLine="720" w:end="0"/>
        <w:rPr>
          <w:sz w:val="24"/>
        </w:rPr>
      </w:pPr>
      <w:r>
        <w:rPr>
          <w:sz w:val="24"/>
        </w:rPr>
        <w:t>Из представленных в табл. 1 психодиагностических средств ме</w:t>
        <w:softHyphen/>
        <w:t>тодиками с поуровневой дифференциацией являются: «Рыбка», «Пирамидка», «Матрешка», «Конструирование по образцу», «Коро</w:t>
        <w:softHyphen/>
        <w:t>бочка форм», «Три желания», «Пиктограмма», «Вкладыши» и др.</w:t>
      </w:r>
    </w:p>
    <w:p>
      <w:pPr>
        <w:pStyle w:val="Normal"/>
        <w:spacing w:lineRule="auto" w:line="240"/>
        <w:ind w:firstLine="720" w:end="0"/>
        <w:rPr/>
      </w:pPr>
      <w:r>
        <w:rPr>
          <w:sz w:val="24"/>
        </w:rPr>
        <w:t xml:space="preserve">В качестве психодиагностических средств выступают также </w:t>
      </w:r>
      <w:r>
        <w:rPr>
          <w:i/>
          <w:sz w:val="24"/>
        </w:rPr>
        <w:t>про</w:t>
        <w:softHyphen/>
        <w:t>ективные тесты.</w:t>
      </w:r>
      <w:r>
        <w:rPr>
          <w:sz w:val="24"/>
        </w:rPr>
        <w:t xml:space="preserve"> Они направлены на целостное изучение личности, основанное на «психологической интерпретации результатов про</w:t>
        <w:softHyphen/>
        <w:t>екции» (механизмы защиты и переноса личностных особенностей в конкретную ситуацию обследования). При диагностике детей до</w:t>
        <w:softHyphen/>
        <w:t>школьного возраста используют детские варианты проективных тестов.</w:t>
      </w:r>
    </w:p>
    <w:p>
      <w:pPr>
        <w:pStyle w:val="Normal"/>
        <w:spacing w:lineRule="auto" w:line="240"/>
        <w:ind w:firstLine="720" w:end="0"/>
        <w:rPr/>
      </w:pPr>
      <w:r>
        <w:rPr>
          <w:sz w:val="24"/>
        </w:rPr>
        <w:t>В табл. 1 «Специфические показатели» психодиагностические средства данного ряда представлены ассоциативными и экспрессив</w:t>
        <w:softHyphen/>
        <w:t>ными проективными тестами:</w:t>
      </w:r>
      <w:r>
        <w:rPr>
          <w:sz w:val="24"/>
          <w:lang w:val="en-US"/>
        </w:rPr>
        <w:t xml:space="preserve"> CAT,</w:t>
      </w:r>
      <w:r>
        <w:rPr>
          <w:sz w:val="24"/>
        </w:rPr>
        <w:t xml:space="preserve"> тест Розенцвейга, «Рисунок че</w:t>
        <w:softHyphen/>
        <w:t xml:space="preserve">ловека», «Рисунок несуществующего животного», «Рисунок семьи» и пр. </w:t>
      </w:r>
    </w:p>
    <w:p>
      <w:pPr>
        <w:pStyle w:val="BodyTextIndent"/>
        <w:spacing w:lineRule="auto" w:line="240"/>
        <w:rPr/>
      </w:pPr>
      <w:r>
        <w:rPr/>
        <w:t>Все тесты и методики, включенные в табл. 1, так или иначе (со</w:t>
        <w:softHyphen/>
        <w:t>держательно и процессуально) являются вариантами (модифика</w:t>
        <w:softHyphen/>
        <w:t>циями) одной из перечисленных групп психодиагностических средств или различаются по концептуальному признаку (являются гетерогенными по отношению друг к другу, например, диагности</w:t>
        <w:softHyphen/>
        <w:t>ческий комплекс Венгера, направленный на изучение мышления и восприятия детей, и оппозиционный ему тест измерения вербаль</w:t>
        <w:softHyphen/>
        <w:t>ного и невербального интеллекта Векслера).</w:t>
      </w:r>
    </w:p>
    <w:p>
      <w:pPr>
        <w:pStyle w:val="Normal"/>
        <w:spacing w:lineRule="auto" w:line="240"/>
        <w:ind w:firstLine="720" w:end="0"/>
        <w:rPr/>
      </w:pPr>
      <w:r>
        <w:rPr>
          <w:b/>
          <w:sz w:val="24"/>
        </w:rPr>
        <w:t>Наблюдение</w:t>
      </w:r>
      <w:r>
        <w:rPr>
          <w:sz w:val="24"/>
        </w:rPr>
        <w:t xml:space="preserve"> — метод психологической диагностики, «состоя</w:t>
        <w:softHyphen/>
        <w:t>щий в преднамеренном и целенаправленном восприятии психичес</w:t>
        <w:softHyphen/>
        <w:t>ких явлений с целью изучения их специфических изменений при определенных условиях». Использование в психологической прак</w:t>
        <w:softHyphen/>
        <w:t>тике метода наблюдения дает возможность сопоставления и дубли</w:t>
        <w:softHyphen/>
        <w:t>рования диагностических данных при интерпретации, что является немаловажным фактором обеспечения объективности психологи</w:t>
        <w:softHyphen/>
        <w:t>ческого обследования. В контексте детской практической психоло</w:t>
        <w:softHyphen/>
        <w:t>гии метод наблюдения кроме общих требований к нему (фиксация, планирование и факторизация данных) имеет определенную специ</w:t>
        <w:softHyphen/>
        <w:t>фику. Она связана с возрастными особенностями дошкольников, а также с условиями их жизнедеятельности в условиях детского обра</w:t>
        <w:softHyphen/>
        <w:t>зовательного учреждения. Организационная специфика метода может быть представлена следующим образом:</w:t>
      </w:r>
    </w:p>
    <w:p>
      <w:pPr>
        <w:pStyle w:val="Normal"/>
        <w:spacing w:lineRule="auto" w:line="240"/>
        <w:ind w:firstLine="720" w:end="0"/>
        <w:rPr>
          <w:sz w:val="24"/>
        </w:rPr>
      </w:pPr>
      <w:r>
        <w:rPr>
          <w:sz w:val="24"/>
        </w:rPr>
        <w:t xml:space="preserve">— </w:t>
      </w:r>
      <w:r>
        <w:rPr>
          <w:sz w:val="24"/>
        </w:rPr>
        <w:t>наблюдение за ребенком в условиях естественной жизнедея</w:t>
        <w:softHyphen/>
        <w:t>тельности;</w:t>
      </w:r>
    </w:p>
    <w:p>
      <w:pPr>
        <w:pStyle w:val="Normal"/>
        <w:spacing w:lineRule="auto" w:line="240"/>
        <w:ind w:firstLine="720" w:end="0"/>
        <w:rPr>
          <w:sz w:val="24"/>
        </w:rPr>
      </w:pPr>
      <w:r>
        <w:rPr>
          <w:sz w:val="24"/>
        </w:rPr>
        <w:t xml:space="preserve">— </w:t>
      </w:r>
      <w:r>
        <w:rPr>
          <w:sz w:val="24"/>
        </w:rPr>
        <w:t>наблюдение за ребенком в условиях направленной деятель</w:t>
        <w:softHyphen/>
        <w:t>ности;</w:t>
      </w:r>
    </w:p>
    <w:p>
      <w:pPr>
        <w:pStyle w:val="Normal"/>
        <w:spacing w:lineRule="auto" w:line="240"/>
        <w:ind w:firstLine="720" w:end="0"/>
        <w:rPr>
          <w:sz w:val="24"/>
        </w:rPr>
      </w:pPr>
      <w:r>
        <w:rPr>
          <w:sz w:val="24"/>
        </w:rPr>
        <w:t xml:space="preserve">— </w:t>
      </w:r>
      <w:r>
        <w:rPr>
          <w:sz w:val="24"/>
        </w:rPr>
        <w:t>наблюдение за ребенком в условиях специально организован</w:t>
        <w:softHyphen/>
        <w:t>ной деятельности.</w:t>
      </w:r>
    </w:p>
    <w:p>
      <w:pPr>
        <w:pStyle w:val="Normal"/>
        <w:spacing w:lineRule="auto" w:line="240"/>
        <w:ind w:firstLine="720" w:end="0"/>
        <w:rPr>
          <w:sz w:val="24"/>
        </w:rPr>
      </w:pPr>
      <w:r>
        <w:rPr>
          <w:sz w:val="24"/>
        </w:rPr>
        <w:t>Наблюдение в условиях естественной жизнедеятельности на</w:t>
        <w:softHyphen/>
        <w:t>правлено на фиксацию фактов, связанных с приемами пищи, днев</w:t>
        <w:softHyphen/>
        <w:t>ного и вечернего сна, прогулок и т.д. Данный вид наблюдения ха</w:t>
        <w:softHyphen/>
        <w:t>рактеризуется отсутствием контактирования с наблюдаемым ребен</w:t>
        <w:softHyphen/>
        <w:t>ком и диагностирует индивидуальные особенности его функциони</w:t>
        <w:softHyphen/>
        <w:t>рования.</w:t>
      </w:r>
    </w:p>
    <w:p>
      <w:pPr>
        <w:pStyle w:val="Normal"/>
        <w:spacing w:lineRule="auto" w:line="240"/>
        <w:ind w:firstLine="720" w:end="0"/>
        <w:rPr>
          <w:sz w:val="24"/>
        </w:rPr>
      </w:pPr>
      <w:r>
        <w:rPr>
          <w:sz w:val="24"/>
        </w:rPr>
        <w:t>Наблюдение в условиях направленной деятельности, напротив, построено на пробах совместной деятельности психолога с ребен</w:t>
        <w:softHyphen/>
        <w:t>ком. В процессе данного вида наблюдения фиксируются особеннос</w:t>
        <w:softHyphen/>
        <w:t>ти поведения ребенка в контексте взаимодействия со взрослым.</w:t>
      </w:r>
    </w:p>
    <w:p>
      <w:pPr>
        <w:pStyle w:val="Normal"/>
        <w:spacing w:lineRule="auto" w:line="240"/>
        <w:ind w:firstLine="720" w:end="0"/>
        <w:rPr>
          <w:sz w:val="24"/>
        </w:rPr>
      </w:pPr>
      <w:r>
        <w:rPr>
          <w:sz w:val="24"/>
        </w:rPr>
        <w:t>Наблюдение в условиях специально организованной деятельнос</w:t>
        <w:softHyphen/>
        <w:t>ти осуществляется на занятиях познавательного цикла (развитие речи, формирование элементарных математических представле</w:t>
        <w:softHyphen/>
        <w:t>ний, обучение грамоте, ознакомление с окружающим), эстетическо</w:t>
        <w:softHyphen/>
        <w:t>го цикла (музыка, изобразительное искусство), оздоровительного цикла (физкультура, плавание). Диагностическая направленность этого наблюдения обозначается особенностями поведения ребенка в контексте (пространстве) различного рода воздействий (объек</w:t>
        <w:softHyphen/>
        <w:t>тивных и предметных).</w:t>
      </w:r>
    </w:p>
    <w:p>
      <w:pPr>
        <w:pStyle w:val="Normal"/>
        <w:spacing w:lineRule="auto" w:line="240"/>
        <w:ind w:firstLine="720" w:end="0"/>
        <w:rPr>
          <w:sz w:val="24"/>
        </w:rPr>
      </w:pPr>
      <w:r>
        <w:rPr>
          <w:sz w:val="24"/>
        </w:rPr>
        <w:t>В практике детского психолога наблюдение может выступать как ориентационный метод (данные наблюдения предваряют и на</w:t>
        <w:softHyphen/>
        <w:t>правляют тестирование) и как сопроводительный (вспомогатель</w:t>
        <w:softHyphen/>
        <w:t>ный) метод (данные наблюдения подтверждают либо опровергают результаты тестирования).</w:t>
      </w:r>
    </w:p>
    <w:p>
      <w:pPr>
        <w:pStyle w:val="Normal"/>
        <w:spacing w:lineRule="auto" w:line="240"/>
        <w:ind w:firstLine="720" w:end="0"/>
        <w:rPr/>
      </w:pPr>
      <w:r>
        <w:rPr>
          <w:sz w:val="24"/>
        </w:rPr>
        <w:t>Для обеспечения объективности метода используются специаль</w:t>
        <w:softHyphen/>
        <w:t>ные методические средства. Они представляют собой бланки (схемы) наблюдений и диагност-карты наблюдений. В первом слу</w:t>
        <w:softHyphen/>
        <w:t>чае — это матрицы с пересечением единиц наблюдения (поведен</w:t>
        <w:softHyphen/>
        <w:t>ческие реакции, акты взаимодействий, вид деятельности), парамет</w:t>
        <w:softHyphen/>
        <w:t>ров наблюдения (пространственных, временных, содержательных), а также количественной и качественной динамикой наблюдаемых психических явлений (феноменов). Во втором случае — это альбо</w:t>
      </w:r>
      <w:del w:id="364" w:author="ORPM" w:date="2001-03-22T17:39:00Z">
        <w:r>
          <w:rPr>
            <w:sz w:val="24"/>
          </w:rPr>
          <w:delText xml:space="preserve">-» </w:delText>
        </w:r>
      </w:del>
      <w:r>
        <w:rPr>
          <w:sz w:val="24"/>
        </w:rPr>
        <w:t>мы и таблицы с фиксированными средствами оценки диагностичес</w:t>
      </w:r>
      <w:del w:id="365" w:author="ORPM" w:date="2001-03-22T17:39:00Z">
        <w:r>
          <w:rPr>
            <w:sz w:val="24"/>
          </w:rPr>
          <w:delText xml:space="preserve">- , </w:delText>
        </w:r>
      </w:del>
      <w:r>
        <w:rPr>
          <w:sz w:val="24"/>
        </w:rPr>
        <w:t>ких данных. Средства оценки могут быть представлены характерис</w:t>
        <w:softHyphen/>
        <w:t>тиками или эталонами различных психических явлений.</w:t>
      </w:r>
    </w:p>
    <w:p>
      <w:pPr>
        <w:pStyle w:val="Normal"/>
        <w:spacing w:lineRule="auto" w:line="240"/>
        <w:ind w:firstLine="720" w:end="0"/>
        <w:rPr>
          <w:sz w:val="24"/>
        </w:rPr>
      </w:pPr>
      <w:r>
        <w:rPr>
          <w:sz w:val="24"/>
        </w:rPr>
      </w:r>
    </w:p>
    <w:p>
      <w:pPr>
        <w:pStyle w:val="Heading3"/>
        <w:keepNext w:val="false"/>
        <w:rPr/>
      </w:pPr>
      <w:r>
        <w:rPr/>
        <w:t>Диагност-кapта экспрессии детей дошкольного возраста</w:t>
      </w:r>
    </w:p>
    <w:p>
      <w:pPr>
        <w:pStyle w:val="Normal"/>
        <w:spacing w:lineRule="auto" w:line="240"/>
        <w:ind w:firstLine="720" w:end="0"/>
        <w:rPr>
          <w:sz w:val="24"/>
        </w:rPr>
      </w:pPr>
      <w:r>
        <w:rPr>
          <w:sz w:val="24"/>
        </w:rPr>
      </w:r>
    </w:p>
    <w:tbl>
      <w:tblPr>
        <w:tblW w:w="9497" w:type="dxa"/>
        <w:jc w:val="start"/>
        <w:tblInd w:w="324" w:type="dxa"/>
        <w:tblLayout w:type="fixed"/>
        <w:tblCellMar>
          <w:top w:w="0" w:type="dxa"/>
          <w:start w:w="40" w:type="dxa"/>
          <w:bottom w:w="0" w:type="dxa"/>
          <w:end w:w="40" w:type="dxa"/>
        </w:tblCellMar>
      </w:tblPr>
      <w:tblGrid>
        <w:gridCol w:w="425"/>
        <w:gridCol w:w="2126"/>
        <w:gridCol w:w="2268"/>
        <w:gridCol w:w="2268"/>
        <w:gridCol w:w="2410"/>
      </w:tblGrid>
      <w:tr>
        <w:trPr>
          <w:trHeight w:val="873" w:hRule="exact"/>
        </w:trPr>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 </w:t>
            </w:r>
            <w:r>
              <w:rPr>
                <w:sz w:val="24"/>
              </w:rPr>
              <w:t>п/п</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del w:id="366" w:author="ORPM" w:date="2001-03-22T17:39:00Z"/>
              </w:rPr>
            </w:pPr>
            <w:r>
              <w:rPr>
                <w:sz w:val="24"/>
              </w:rPr>
              <w:t>Модальность эмоции</w:t>
            </w:r>
          </w:p>
          <w:p>
            <w:pPr>
              <w:pStyle w:val="Normal"/>
              <w:spacing w:lineRule="auto" w:line="240"/>
              <w:ind w:hanging="0" w:end="0"/>
              <w:jc w:val="center"/>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Экспрессивные характеристики</w:t>
            </w:r>
          </w:p>
          <w:p>
            <w:pPr>
              <w:pStyle w:val="Normal"/>
              <w:spacing w:lineRule="auto" w:line="240"/>
              <w:ind w:hanging="0" w:end="0"/>
              <w:jc w:val="center"/>
              <w:rPr>
                <w:sz w:val="24"/>
              </w:rPr>
            </w:pPr>
            <w:r>
              <w:rPr>
                <w:sz w:val="24"/>
              </w:rPr>
              <w:t>(максимум)</w:t>
            </w:r>
          </w:p>
          <w:p>
            <w:pPr>
              <w:pStyle w:val="Normal"/>
              <w:spacing w:lineRule="auto" w:line="240"/>
              <w:ind w:hanging="0" w:end="0"/>
              <w:jc w:val="center"/>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del w:id="367" w:author="ORPM" w:date="2001-03-22T17:39:00Z"/>
              </w:rPr>
            </w:pPr>
            <w:r>
              <w:rPr>
                <w:sz w:val="24"/>
              </w:rPr>
              <w:t>Пиктограмма эмоций</w:t>
            </w:r>
          </w:p>
          <w:p>
            <w:pPr>
              <w:pStyle w:val="Normal"/>
              <w:spacing w:lineRule="auto" w:line="240"/>
              <w:ind w:hanging="0" w:end="0"/>
              <w:jc w:val="center"/>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del w:id="368" w:author="ORPM" w:date="2001-03-22T17:39:00Z"/>
              </w:rPr>
            </w:pPr>
            <w:r>
              <w:rPr>
                <w:sz w:val="24"/>
              </w:rPr>
              <w:t>Фотоэталон</w:t>
            </w:r>
          </w:p>
          <w:p>
            <w:pPr>
              <w:pStyle w:val="Normal"/>
              <w:spacing w:lineRule="auto" w:line="240"/>
              <w:ind w:hanging="0" w:end="0"/>
              <w:jc w:val="center"/>
              <w:rPr>
                <w:sz w:val="24"/>
              </w:rPr>
            </w:pPr>
            <w:r>
              <w:rPr>
                <w:sz w:val="24"/>
              </w:rPr>
            </w:r>
          </w:p>
        </w:tc>
      </w:tr>
      <w:tr>
        <w:trPr>
          <w:trHeight w:val="240" w:hRule="exact"/>
        </w:trPr>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240" w:hRule="exact"/>
        </w:trPr>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300" w:hRule="exact"/>
        </w:trPr>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26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b/>
          <w:sz w:val="24"/>
        </w:rPr>
      </w:pPr>
      <w:r>
        <w:rPr>
          <w:b/>
          <w:sz w:val="24"/>
        </w:rPr>
      </w:r>
    </w:p>
    <w:p>
      <w:pPr>
        <w:pStyle w:val="Normal"/>
        <w:spacing w:lineRule="auto" w:line="240"/>
        <w:ind w:firstLine="720" w:end="0"/>
        <w:rPr/>
      </w:pPr>
      <w:r>
        <w:rPr>
          <w:b/>
          <w:sz w:val="24"/>
        </w:rPr>
        <w:t>Анкетирование</w:t>
      </w:r>
      <w:r>
        <w:rPr>
          <w:sz w:val="24"/>
        </w:rPr>
        <w:t xml:space="preserve"> — диагностический метод «получения социаль</w:t>
        <w:softHyphen/>
        <w:t>но-психологической и психолого-педагогической информации на основе вербальной коммуникации». Анкетирование в условиях до</w:t>
        <w:softHyphen/>
        <w:t>школьного учреждения проводится только со взрослым континген</w:t>
        <w:softHyphen/>
        <w:t>том (родители, воспитатели, педагоги), преимущественно выбороч</w:t>
        <w:softHyphen/>
        <w:t>ного типа с использованием устной (интервью) и письменной (ан</w:t>
        <w:softHyphen/>
        <w:t>кета) форм. Основной диагностической задачей анкетирования является выяснение биографических сведений, ценностных ориента</w:t>
        <w:softHyphen/>
        <w:t>ци</w:t>
      </w:r>
      <w:del w:id="369" w:author="ORPM" w:date="2001-03-22T17:39:00Z">
        <w:r>
          <w:rPr>
            <w:sz w:val="24"/>
          </w:rPr>
          <w:delText>и</w:delText>
        </w:r>
      </w:del>
      <w:ins w:id="370" w:author="ORPM" w:date="2001-03-22T17:39:00Z">
        <w:r>
          <w:rPr>
            <w:sz w:val="24"/>
          </w:rPr>
          <w:t>й</w:t>
        </w:r>
      </w:ins>
      <w:r>
        <w:rPr>
          <w:sz w:val="24"/>
        </w:rPr>
        <w:t>, социальных установок и личностных черт, а также определе</w:t>
        <w:softHyphen/>
        <w:t>ние родительских и педагогических позиций опрашиваемых.</w:t>
      </w:r>
    </w:p>
    <w:p>
      <w:pPr>
        <w:pStyle w:val="Normal"/>
        <w:spacing w:lineRule="auto" w:line="240"/>
        <w:ind w:firstLine="720" w:end="0"/>
        <w:rPr/>
      </w:pPr>
      <w:r>
        <w:rPr>
          <w:sz w:val="24"/>
        </w:rPr>
        <w:t>Анкеты для родителей и воспитателей состоят из вопросов за</w:t>
        <w:softHyphen/>
        <w:t>крытого типа (да — нет), в некоторых случаях на вопрос предлага</w:t>
        <w:softHyphen/>
        <w:t>ются несколько вариантов ответа. Это делается, для облегчения формулирования позиции и направления ответов в пространство диагностической цели анкетирования. Построение анкет на основе открытых вопросов, позволяющих самостоятельно строить ответ, в условиях дошкольного учреждения нецелесообразно по причине краткости (нераспространенности), неопределенности, а иногда и неадекватности ответов на задаваемые вопросы. Это связано с низ</w:t>
        <w:softHyphen/>
        <w:t>кой мотивированностью данного вида деятельности для родителей и пе</w:t>
      </w:r>
      <w:del w:id="371" w:author="ORPM" w:date="2001-03-22T17:40:00Z">
        <w:r>
          <w:rPr>
            <w:sz w:val="24"/>
          </w:rPr>
          <w:delText>/</w:delText>
        </w:r>
      </w:del>
      <w:ins w:id="372" w:author="ORPM" w:date="2001-03-22T17:40:00Z">
        <w:r>
          <w:rPr>
            <w:sz w:val="24"/>
          </w:rPr>
          <w:t>дагогов</w:t>
        </w:r>
      </w:ins>
      <w:del w:id="373" w:author="ORPM" w:date="2001-03-22T17:40:00Z">
        <w:r>
          <w:rPr>
            <w:sz w:val="24"/>
          </w:rPr>
          <w:delText>iaroroB</w:delText>
        </w:r>
      </w:del>
      <w:r>
        <w:rPr>
          <w:sz w:val="24"/>
        </w:rPr>
        <w:t>. В случаях необходимости сбора более полной инфор</w:t>
        <w:softHyphen/>
        <w:t>мации рекомендуется проводить устное анкетирование (интервью) (см. Приложения 13, 14).</w:t>
      </w:r>
    </w:p>
    <w:p>
      <w:pPr>
        <w:pStyle w:val="Normal"/>
        <w:spacing w:lineRule="auto" w:line="240"/>
        <w:ind w:firstLine="720" w:end="0"/>
        <w:rPr/>
      </w:pPr>
      <w:r>
        <w:rPr>
          <w:b/>
          <w:sz w:val="24"/>
        </w:rPr>
        <w:t xml:space="preserve">Беседа </w:t>
      </w:r>
      <w:r>
        <w:rPr>
          <w:sz w:val="24"/>
        </w:rPr>
        <w:t>— диагностический метод «получения информации на ос</w:t>
        <w:softHyphen/>
        <w:t>нове вербальной (словесной) коммуникации. От анкетирования от</w:t>
        <w:softHyphen/>
        <w:t>личается исключительно устной формой проведения и отсутствием жесткой заданности и регламентации вопросов. Основной целью использования данного метода является сбор сведений о субъекте диагностического обследования, составление психолого-педагоги</w:t>
        <w:softHyphen/>
        <w:t>ческого анамнеза. Кроме того, в процессе беседы с ребенком реша</w:t>
        <w:softHyphen/>
        <w:t>ется проблема становления контакта, а в результате беседы со взрослыми (родителями и воспитателями) происходит «привлече</w:t>
        <w:softHyphen/>
        <w:t>ние к сотрудничеству».</w:t>
      </w:r>
    </w:p>
    <w:p>
      <w:pPr>
        <w:pStyle w:val="Normal"/>
        <w:spacing w:lineRule="auto" w:line="240"/>
        <w:ind w:firstLine="720" w:end="0"/>
        <w:rPr>
          <w:sz w:val="24"/>
        </w:rPr>
      </w:pPr>
      <w:r>
        <w:rPr>
          <w:sz w:val="24"/>
        </w:rPr>
        <w:t>В условиях дошкольного учреждения применяются следующие виды бесед:</w:t>
      </w:r>
    </w:p>
    <w:p>
      <w:pPr>
        <w:pStyle w:val="Normal"/>
        <w:spacing w:lineRule="auto" w:line="240"/>
        <w:ind w:firstLine="720" w:end="0"/>
        <w:rPr>
          <w:sz w:val="24"/>
        </w:rPr>
      </w:pPr>
      <w:r>
        <w:rPr>
          <w:sz w:val="24"/>
        </w:rPr>
        <w:t xml:space="preserve">— </w:t>
      </w:r>
      <w:r>
        <w:rPr>
          <w:sz w:val="24"/>
        </w:rPr>
        <w:t>свободная (не регламентированная формой и темой);</w:t>
      </w:r>
    </w:p>
    <w:p>
      <w:pPr>
        <w:pStyle w:val="Normal"/>
        <w:spacing w:lineRule="auto" w:line="240"/>
        <w:ind w:firstLine="720" w:end="0"/>
        <w:rPr>
          <w:sz w:val="24"/>
        </w:rPr>
      </w:pPr>
      <w:r>
        <w:rPr>
          <w:sz w:val="24"/>
        </w:rPr>
        <w:t xml:space="preserve">— </w:t>
      </w:r>
      <w:r>
        <w:rPr>
          <w:sz w:val="24"/>
        </w:rPr>
        <w:t>директивная (регламентированная темой и заданной страте</w:t>
        <w:softHyphen/>
        <w:t>гией).</w:t>
      </w:r>
    </w:p>
    <w:p>
      <w:pPr>
        <w:pStyle w:val="Normal"/>
        <w:spacing w:lineRule="auto" w:line="240"/>
        <w:ind w:firstLine="720" w:end="0"/>
        <w:rPr>
          <w:sz w:val="24"/>
        </w:rPr>
      </w:pPr>
      <w:r>
        <w:rPr>
          <w:sz w:val="24"/>
        </w:rPr>
        <w:t>Тактика ведения беседы (процедура, методические средства), а также количество и формулировка вопросов являются гибкими, не</w:t>
        <w:softHyphen/>
        <w:t>зависимо от вида беседы. Это обусловлено возрастной спецификой в случае беседы с ребенком и трудностями организационного характе</w:t>
        <w:softHyphen/>
        <w:t>ра при беседе с родителями и педагогами (см. Приложения 16, 17).</w:t>
      </w:r>
    </w:p>
    <w:p>
      <w:pPr>
        <w:pStyle w:val="Normal"/>
        <w:spacing w:lineRule="auto" w:line="240"/>
        <w:ind w:firstLine="720" w:end="0"/>
        <w:rPr/>
      </w:pPr>
      <w:r>
        <w:rPr>
          <w:b/>
          <w:sz w:val="24"/>
        </w:rPr>
        <w:t>Анализ продуктов детского творчества —</w:t>
      </w:r>
      <w:r>
        <w:rPr>
          <w:sz w:val="24"/>
        </w:rPr>
        <w:t xml:space="preserve"> диагностический метод оценки результатов детских видов деятельности (продуктив</w:t>
        <w:softHyphen/>
        <w:t>ных). Анализ производится с целью выявления уровня и особеннос</w:t>
        <w:softHyphen/>
        <w:t>тей детской компетентности в дошкольном возрасте.</w:t>
      </w:r>
    </w:p>
    <w:p>
      <w:pPr>
        <w:pStyle w:val="Normal"/>
        <w:spacing w:lineRule="auto" w:line="240"/>
        <w:ind w:firstLine="720" w:end="0"/>
        <w:rPr>
          <w:sz w:val="24"/>
        </w:rPr>
      </w:pPr>
      <w:r>
        <w:rPr>
          <w:sz w:val="24"/>
        </w:rPr>
        <w:t>Предметом анализа выступают продукты; изобразительной и гра</w:t>
        <w:softHyphen/>
        <w:t>фической деятельности (рисунки, узоры, знаки), конструирования (постройки, мозаика), лепки (объемные фигуры и композиции), вер</w:t>
        <w:softHyphen/>
        <w:t>бальной деятельности (стихи, страшилки, рассказы, считалки), музы</w:t>
        <w:softHyphen/>
        <w:t>кальной деятельности (песни, мелодии, гармонические и ритмичес</w:t>
        <w:softHyphen/>
        <w:t>кие схемы) и игровой деятельности (сюжеты, роли). Оцениваются как уровень выполнения в соответствии с возрастными или программны</w:t>
        <w:softHyphen/>
        <w:t>ми требованиями, так и отличительные особенности работ (ориги</w:t>
        <w:softHyphen/>
        <w:t>нальность, комбинаторность, техничность и пр.). Центральную пози</w:t>
        <w:softHyphen/>
        <w:t>цию в анализе продуктов детского творчества занимают детские ри</w:t>
        <w:softHyphen/>
        <w:t>сунки [78]. Следует отметить, что анализу подвергаются работы, про</w:t>
        <w:softHyphen/>
        <w:t>изведенные в свободной деятельности ребенка (самостоятельно).</w:t>
      </w:r>
    </w:p>
    <w:p>
      <w:pPr>
        <w:pStyle w:val="Normal"/>
        <w:spacing w:lineRule="auto" w:line="240"/>
        <w:ind w:firstLine="720" w:end="0"/>
        <w:rPr/>
      </w:pPr>
      <w:r>
        <w:rPr>
          <w:sz w:val="24"/>
        </w:rPr>
        <w:t>Психологическая информация, полученная в результате данного диагностического метода, может рассматриваться как дополнение (расширение) представлений о возрастном (психическом) разви</w:t>
        <w:softHyphen/>
        <w:t>тии детей дошкольного возраста. В некоторых случаях она может выступать самостоятельной характеристикой развития ребенка</w:t>
      </w:r>
      <w:del w:id="374" w:author="ORPM" w:date="2001-03-22T17:40:00Z">
        <w:r>
          <w:rPr>
            <w:sz w:val="24"/>
          </w:rPr>
          <w:delText xml:space="preserve"> .</w:delText>
        </w:r>
      </w:del>
      <w:r>
        <w:rPr>
          <w:sz w:val="24"/>
        </w:rPr>
        <w:t xml:space="preserve"> (психолого-педагогическая диагностика детских достижений).</w:t>
      </w:r>
    </w:p>
    <w:p>
      <w:pPr>
        <w:pStyle w:val="Normal"/>
        <w:spacing w:lineRule="auto" w:line="240"/>
        <w:ind w:firstLine="720" w:end="0"/>
        <w:rPr>
          <w:sz w:val="24"/>
        </w:rPr>
      </w:pPr>
      <w:r>
        <w:rPr>
          <w:sz w:val="24"/>
        </w:rPr>
        <w:t>Представление о предмете и содержании, методах и средствах психодиагностической деятельности позволяет детскому практи</w:t>
        <w:softHyphen/>
        <w:t>ческому психологу выстроить комплекс профессиональных диа</w:t>
        <w:softHyphen/>
        <w:t>гностических действий — психологическое обследование.</w:t>
      </w:r>
    </w:p>
    <w:p>
      <w:pPr>
        <w:pStyle w:val="Normal"/>
        <w:spacing w:lineRule="auto" w:line="240"/>
        <w:ind w:firstLine="720" w:end="0"/>
        <w:rPr>
          <w:sz w:val="24"/>
        </w:rPr>
      </w:pPr>
      <w:r>
        <w:rPr>
          <w:sz w:val="24"/>
        </w:rPr>
        <w:t>Остановимся на вопросах организации и проведения психологи</w:t>
        <w:softHyphen/>
        <w:t>ческого обследования детей в условиях дошкольного учреждения.</w:t>
      </w:r>
    </w:p>
    <w:p>
      <w:pPr>
        <w:pStyle w:val="Normal"/>
        <w:spacing w:lineRule="auto" w:line="240"/>
        <w:ind w:firstLine="720" w:end="0"/>
        <w:rPr>
          <w:sz w:val="24"/>
        </w:rPr>
      </w:pPr>
      <w:r>
        <w:rPr>
          <w:sz w:val="24"/>
        </w:rPr>
        <w:t>К организационным аспектам обследования можно отнести: ус</w:t>
        <w:softHyphen/>
        <w:t>ловия проведения диагностических мероприятий, участие в них ро</w:t>
        <w:softHyphen/>
        <w:t>дителей обследуемых детей (лиц, их заменяющих), оборудование и средства диагностики.</w:t>
      </w:r>
    </w:p>
    <w:p>
      <w:pPr>
        <w:pStyle w:val="Normal"/>
        <w:spacing w:lineRule="auto" w:line="240"/>
        <w:ind w:firstLine="720" w:end="0"/>
        <w:rPr>
          <w:sz w:val="24"/>
        </w:rPr>
      </w:pPr>
      <w:r>
        <w:rPr>
          <w:sz w:val="24"/>
        </w:rPr>
        <w:t>К процедурным аспектам относятся последовательность и содер</w:t>
        <w:softHyphen/>
        <w:t>жание диагностических мероприятий, обозначенные как этапы об</w:t>
        <w:softHyphen/>
        <w:t>следования.</w:t>
      </w:r>
    </w:p>
    <w:p>
      <w:pPr>
        <w:pStyle w:val="Normal"/>
        <w:spacing w:lineRule="auto" w:line="240"/>
        <w:ind w:firstLine="720" w:end="0"/>
        <w:rPr>
          <w:sz w:val="24"/>
        </w:rPr>
      </w:pPr>
      <w:r>
        <w:rPr>
          <w:sz w:val="24"/>
        </w:rPr>
        <w:t>Процедура психологического обследования детей дошкольного возраста состоит из пяти этапов:</w:t>
      </w:r>
    </w:p>
    <w:p>
      <w:pPr>
        <w:pStyle w:val="Normal"/>
        <w:spacing w:lineRule="auto" w:line="240"/>
        <w:ind w:firstLine="720" w:end="0"/>
        <w:rPr>
          <w:sz w:val="24"/>
        </w:rPr>
      </w:pPr>
      <w:r>
        <w:rPr>
          <w:sz w:val="24"/>
        </w:rPr>
        <w:t>1. Подготовительный этап:</w:t>
      </w:r>
    </w:p>
    <w:p>
      <w:pPr>
        <w:pStyle w:val="Normal"/>
        <w:spacing w:lineRule="auto" w:line="240"/>
        <w:ind w:hanging="0" w:end="0"/>
        <w:rPr/>
      </w:pPr>
      <w:ins w:id="375" w:author="ORPM" w:date="2001-03-22T17:41:00Z">
        <w:r>
          <w:rPr>
            <w:sz w:val="24"/>
          </w:rPr>
          <w:t>–</w:t>
        </w:r>
      </w:ins>
      <w:del w:id="376" w:author="ORPM" w:date="2001-03-22T17:41:00Z">
        <w:r>
          <w:rPr>
            <w:sz w:val="24"/>
          </w:rPr>
          <w:delText>—</w:delText>
        </w:r>
      </w:del>
      <w:r>
        <w:rPr>
          <w:sz w:val="24"/>
        </w:rPr>
        <w:t xml:space="preserve"> </w:t>
      </w:r>
      <w:r>
        <w:rPr>
          <w:sz w:val="24"/>
        </w:rPr>
        <w:t>составление медицинского анамнеза на основе анализа специ</w:t>
        <w:softHyphen/>
        <w:t>альной документации и беседы с медицинским работником (обра</w:t>
        <w:softHyphen/>
        <w:t>зец выписки из медицинской карты) (см. Приложение 15);</w:t>
      </w:r>
    </w:p>
    <w:p>
      <w:pPr>
        <w:pStyle w:val="Normal"/>
        <w:spacing w:lineRule="auto" w:line="240"/>
        <w:ind w:hanging="0" w:end="0"/>
        <w:rPr/>
      </w:pPr>
      <w:ins w:id="377" w:author="ORPM" w:date="2001-03-22T17:41:00Z">
        <w:r>
          <w:rPr>
            <w:sz w:val="24"/>
          </w:rPr>
          <w:t xml:space="preserve">– </w:t>
        </w:r>
      </w:ins>
      <w:r>
        <w:rPr>
          <w:sz w:val="24"/>
        </w:rPr>
        <w:t>составление социально-бытовой характеристики жизнедея</w:t>
        <w:softHyphen/>
        <w:t>тельности ребенка на основе анкетирования родителей (см. Прило</w:t>
        <w:softHyphen/>
        <w:t>жение 14);</w:t>
      </w:r>
    </w:p>
    <w:p>
      <w:pPr>
        <w:pStyle w:val="Normal"/>
        <w:spacing w:lineRule="auto" w:line="240"/>
        <w:ind w:hanging="0" w:end="0"/>
        <w:rPr/>
      </w:pPr>
      <w:ins w:id="378" w:author="ORPM" w:date="2001-03-22T17:41:00Z">
        <w:r>
          <w:rPr>
            <w:sz w:val="24"/>
          </w:rPr>
          <w:t xml:space="preserve">– </w:t>
        </w:r>
      </w:ins>
      <w:r>
        <w:rPr>
          <w:sz w:val="24"/>
        </w:rPr>
        <w:t>составление педагогического анамнеза (педагогической ха</w:t>
        <w:softHyphen/>
        <w:t>рактеристики) на основе анкетирования и бесед с воспитателями и педагогами, взаимодействующих с ребенком (см. Приложение 13);</w:t>
      </w:r>
    </w:p>
    <w:p>
      <w:pPr>
        <w:pStyle w:val="Normal"/>
        <w:spacing w:lineRule="auto" w:line="240"/>
        <w:ind w:hanging="0" w:end="0"/>
        <w:rPr/>
      </w:pPr>
      <w:ins w:id="379" w:author="ORPM" w:date="2001-03-22T17:41:00Z">
        <w:r>
          <w:rPr>
            <w:sz w:val="24"/>
          </w:rPr>
          <w:t>–</w:t>
        </w:r>
      </w:ins>
      <w:del w:id="380" w:author="ORPM" w:date="2001-03-22T17:41:00Z">
        <w:r>
          <w:rPr>
            <w:sz w:val="24"/>
          </w:rPr>
          <w:delText>—</w:delText>
        </w:r>
      </w:del>
      <w:r>
        <w:rPr>
          <w:sz w:val="24"/>
        </w:rPr>
        <w:t xml:space="preserve"> </w:t>
      </w:r>
      <w:r>
        <w:rPr>
          <w:sz w:val="24"/>
        </w:rPr>
        <w:t>составление семейного анамнеза на основе бесед с родителя</w:t>
        <w:softHyphen/>
        <w:t>ми и значимыми взрослыми в жизни ребенка (см. Приложе</w:t>
        <w:softHyphen/>
        <w:t>ния 14,17).</w:t>
      </w:r>
    </w:p>
    <w:p>
      <w:pPr>
        <w:pStyle w:val="Normal"/>
        <w:spacing w:lineRule="auto" w:line="240"/>
        <w:ind w:firstLine="720" w:end="0"/>
        <w:rPr>
          <w:sz w:val="24"/>
        </w:rPr>
      </w:pPr>
      <w:r>
        <w:rPr>
          <w:sz w:val="24"/>
        </w:rPr>
        <w:t xml:space="preserve">2. Адаптационный этап:                             </w:t>
      </w:r>
    </w:p>
    <w:p>
      <w:pPr>
        <w:pStyle w:val="Normal"/>
        <w:spacing w:lineRule="auto" w:line="240"/>
        <w:ind w:hanging="0" w:end="0"/>
        <w:rPr/>
      </w:pPr>
      <w:ins w:id="381" w:author="ORPM" w:date="2001-03-22T17:41:00Z">
        <w:r>
          <w:rPr>
            <w:sz w:val="24"/>
          </w:rPr>
          <w:t>–</w:t>
        </w:r>
      </w:ins>
      <w:del w:id="382" w:author="ORPM" w:date="2001-03-22T17:41:00Z">
        <w:r>
          <w:rPr>
            <w:sz w:val="24"/>
          </w:rPr>
          <w:delText>—</w:delText>
        </w:r>
      </w:del>
      <w:r>
        <w:rPr>
          <w:sz w:val="24"/>
        </w:rPr>
        <w:t xml:space="preserve"> </w:t>
      </w:r>
      <w:r>
        <w:rPr>
          <w:sz w:val="24"/>
        </w:rPr>
        <w:t>знакомство с ребенком в процессе наблюдений, бесед с ним, анализа продуктов детского творчества (см. Приложение 16).</w:t>
      </w:r>
    </w:p>
    <w:p>
      <w:pPr>
        <w:pStyle w:val="Normal"/>
        <w:spacing w:lineRule="auto" w:line="240"/>
        <w:ind w:firstLine="720" w:end="0"/>
        <w:rPr>
          <w:sz w:val="24"/>
        </w:rPr>
      </w:pPr>
      <w:r>
        <w:rPr>
          <w:sz w:val="24"/>
        </w:rPr>
        <w:t>3. Основной этап:</w:t>
      </w:r>
    </w:p>
    <w:p>
      <w:pPr>
        <w:pStyle w:val="Normal"/>
        <w:spacing w:lineRule="auto" w:line="240"/>
        <w:ind w:hanging="0" w:end="0"/>
        <w:rPr/>
      </w:pPr>
      <w:ins w:id="383" w:author="ORPM" w:date="2001-03-22T17:41:00Z">
        <w:r>
          <w:rPr>
            <w:sz w:val="24"/>
          </w:rPr>
          <w:t>–</w:t>
        </w:r>
      </w:ins>
      <w:del w:id="384" w:author="ORPM" w:date="2001-03-22T17:41:00Z">
        <w:r>
          <w:rPr>
            <w:sz w:val="24"/>
          </w:rPr>
          <w:delText>—</w:delText>
        </w:r>
      </w:del>
      <w:r>
        <w:rPr>
          <w:sz w:val="24"/>
        </w:rPr>
        <w:t xml:space="preserve"> </w:t>
      </w:r>
      <w:r>
        <w:rPr>
          <w:sz w:val="24"/>
        </w:rPr>
        <w:t>тестирование.</w:t>
      </w:r>
    </w:p>
    <w:p>
      <w:pPr>
        <w:pStyle w:val="Normal"/>
        <w:spacing w:lineRule="auto" w:line="240"/>
        <w:ind w:firstLine="720" w:end="0"/>
        <w:rPr>
          <w:sz w:val="24"/>
        </w:rPr>
      </w:pPr>
      <w:r>
        <w:rPr>
          <w:sz w:val="24"/>
        </w:rPr>
        <w:t>4. Интерпретационный этап:</w:t>
      </w:r>
    </w:p>
    <w:p>
      <w:pPr>
        <w:pStyle w:val="Normal"/>
        <w:spacing w:lineRule="auto" w:line="240"/>
        <w:ind w:hanging="0" w:end="0"/>
        <w:rPr/>
      </w:pPr>
      <w:ins w:id="385" w:author="ORPM" w:date="2001-03-22T17:41:00Z">
        <w:r>
          <w:rPr>
            <w:sz w:val="24"/>
          </w:rPr>
          <w:t>–</w:t>
        </w:r>
      </w:ins>
      <w:del w:id="386" w:author="ORPM" w:date="2001-03-22T17:41:00Z">
        <w:r>
          <w:rPr>
            <w:sz w:val="24"/>
          </w:rPr>
          <w:delText>—</w:delText>
        </w:r>
      </w:del>
      <w:r>
        <w:rPr>
          <w:sz w:val="24"/>
        </w:rPr>
        <w:t xml:space="preserve"> </w:t>
      </w:r>
      <w:r>
        <w:rPr>
          <w:sz w:val="24"/>
        </w:rPr>
        <w:t>составление психологическ</w:t>
      </w:r>
      <w:del w:id="387" w:author="ORPM" w:date="2001-03-22T17:42:00Z">
        <w:r>
          <w:rPr>
            <w:sz w:val="24"/>
          </w:rPr>
          <w:delText>р</w:delText>
        </w:r>
      </w:del>
      <w:ins w:id="388" w:author="ORPM" w:date="2001-03-22T17:42:00Z">
        <w:r>
          <w:rPr>
            <w:sz w:val="24"/>
          </w:rPr>
          <w:t>о</w:t>
        </w:r>
      </w:ins>
      <w:r>
        <w:rPr>
          <w:sz w:val="24"/>
        </w:rPr>
        <w:t>го заключения и сопутствующих документов на основе обработки и анализа диагностических дан</w:t>
        <w:softHyphen/>
        <w:t>ных (по запросу).</w:t>
      </w:r>
    </w:p>
    <w:p>
      <w:pPr>
        <w:pStyle w:val="Normal"/>
        <w:spacing w:lineRule="auto" w:line="240"/>
        <w:ind w:firstLine="720" w:end="0"/>
        <w:rPr>
          <w:sz w:val="24"/>
        </w:rPr>
      </w:pPr>
      <w:r>
        <w:rPr>
          <w:sz w:val="24"/>
        </w:rPr>
        <w:t>5. Заключительный этап:</w:t>
      </w:r>
    </w:p>
    <w:p>
      <w:pPr>
        <w:pStyle w:val="Normal"/>
        <w:spacing w:lineRule="auto" w:line="240"/>
        <w:ind w:hanging="0" w:end="0"/>
        <w:rPr/>
      </w:pPr>
      <w:ins w:id="389" w:author="ORPM" w:date="2001-03-22T17:41:00Z">
        <w:r>
          <w:rPr>
            <w:sz w:val="24"/>
          </w:rPr>
          <w:t>–</w:t>
        </w:r>
      </w:ins>
      <w:del w:id="390" w:author="ORPM" w:date="2001-03-22T17:41:00Z">
        <w:r>
          <w:rPr>
            <w:sz w:val="24"/>
          </w:rPr>
          <w:delText>—</w:delText>
        </w:r>
      </w:del>
      <w:r>
        <w:rPr>
          <w:sz w:val="24"/>
        </w:rPr>
        <w:t xml:space="preserve"> </w:t>
      </w:r>
      <w:r>
        <w:rPr>
          <w:sz w:val="24"/>
        </w:rPr>
        <w:t>констатация результатов</w:t>
      </w:r>
      <w:r>
        <w:rPr>
          <w:b/>
          <w:sz w:val="24"/>
        </w:rPr>
        <w:t xml:space="preserve"> </w:t>
      </w:r>
      <w:r>
        <w:rPr>
          <w:sz w:val="24"/>
        </w:rPr>
        <w:t>обследования в процессе беседы с</w:t>
      </w:r>
      <w:r>
        <w:rPr>
          <w:b/>
          <w:sz w:val="24"/>
        </w:rPr>
        <w:t xml:space="preserve"> </w:t>
      </w:r>
      <w:r>
        <w:rPr>
          <w:sz w:val="24"/>
        </w:rPr>
        <w:t>родителями воспитателями);</w:t>
      </w:r>
    </w:p>
    <w:p>
      <w:pPr>
        <w:pStyle w:val="Normal"/>
        <w:spacing w:lineRule="auto" w:line="240"/>
        <w:ind w:hanging="0" w:end="0"/>
        <w:rPr/>
      </w:pPr>
      <w:ins w:id="391" w:author="ORPM" w:date="2001-03-22T17:41:00Z">
        <w:r>
          <w:rPr>
            <w:sz w:val="24"/>
          </w:rPr>
          <w:t>–</w:t>
        </w:r>
      </w:ins>
      <w:del w:id="392" w:author="ORPM" w:date="2001-03-22T17:41:00Z">
        <w:r>
          <w:rPr>
            <w:sz w:val="24"/>
          </w:rPr>
          <w:delText>—</w:delText>
        </w:r>
      </w:del>
      <w:r>
        <w:rPr>
          <w:sz w:val="24"/>
        </w:rPr>
        <w:t xml:space="preserve"> </w:t>
      </w:r>
      <w:r>
        <w:rPr>
          <w:sz w:val="24"/>
        </w:rPr>
        <w:t>рекомендации родителям (воспитателям) в устной или пись</w:t>
        <w:softHyphen/>
        <w:t>менной форме (см. Приложение 20).</w:t>
      </w:r>
    </w:p>
    <w:p>
      <w:pPr>
        <w:pStyle w:val="Normal"/>
        <w:spacing w:lineRule="auto" w:line="240"/>
        <w:ind w:firstLine="720" w:end="0"/>
        <w:rPr>
          <w:sz w:val="24"/>
        </w:rPr>
      </w:pPr>
      <w:r>
        <w:rPr>
          <w:sz w:val="24"/>
        </w:rPr>
        <w:t>Отдельно следует остановиться на вопросе участия родителей в психологическом обследовании их ребенка. Оптимальным считает</w:t>
        <w:softHyphen/>
        <w:t>ся сотрудничество родителей с психологом на подготовительном этапе обследования. Это решает проблему официального согласия родителей на психологическое воздействие относительно своего ребенка. Что касается присутствия родителей на основном этапе обследования, решение этого вопроса не может быть однозначным. С одной стороны, присутствие при тестировании способствует объ</w:t>
        <w:softHyphen/>
        <w:t>ективизации восприятия родителями особенностей ребенка. С дру</w:t>
        <w:softHyphen/>
        <w:t>гой стороны, при проблемных детско-родительских отношениях присутствие членов семьи может «заблокировать» ребенка, что пол</w:t>
        <w:softHyphen/>
        <w:t>ностью разрушит диагностическое взаимодействие.</w:t>
      </w:r>
    </w:p>
    <w:p>
      <w:pPr>
        <w:pStyle w:val="Normal"/>
        <w:spacing w:lineRule="auto" w:line="240"/>
        <w:ind w:firstLine="720" w:end="0"/>
        <w:rPr/>
      </w:pPr>
      <w:r>
        <w:rPr>
          <w:sz w:val="24"/>
        </w:rPr>
        <w:t>Таким образом, степень родительского участия в психологичес</w:t>
        <w:softHyphen/>
        <w:t>ком обследовании определяется практическим психологом в инди</w:t>
        <w:softHyphen/>
        <w:t>видуальном порядке, в зависимости от семейной ситуации,</w:t>
      </w:r>
      <w:r>
        <w:rPr>
          <w:b/>
          <w:sz w:val="24"/>
        </w:rPr>
        <w:t xml:space="preserve"> </w:t>
      </w:r>
      <w:r>
        <w:rPr>
          <w:sz w:val="24"/>
        </w:rPr>
        <w:t>уровня и</w:t>
      </w:r>
      <w:r>
        <w:rPr>
          <w:b/>
          <w:sz w:val="24"/>
        </w:rPr>
        <w:t xml:space="preserve"> </w:t>
      </w:r>
      <w:r>
        <w:rPr>
          <w:sz w:val="24"/>
        </w:rPr>
        <w:t>направленности запроса.</w:t>
      </w:r>
    </w:p>
    <w:p>
      <w:pPr>
        <w:pStyle w:val="BodyTextIndent"/>
        <w:spacing w:lineRule="auto" w:line="240"/>
        <w:rPr/>
      </w:pPr>
      <w:r>
        <w:rPr/>
        <w:t>Несколько слов о проведении заключительной беседы с родите</w:t>
        <w:softHyphen/>
        <w:t>лями по результатам психологического обследования. Беседу необ</w:t>
        <w:softHyphen/>
        <w:t>ходимо проводить в отсутствие ребенка. Начинать беседу рекомен</w:t>
        <w:softHyphen/>
        <w:t>дуется с краткого и понятного описания проведенных тестов. Далее следует остановиться на эмоционально окрашенных моментах диа</w:t>
        <w:softHyphen/>
        <w:t>гностической процедуры (шутки, удачные высказывания и действия ребенка). Затем постепенно перейти к составлению психологичес</w:t>
        <w:softHyphen/>
        <w:t>кого портрета ребенка, учитывая информацию, полученную от ро</w:t>
        <w:softHyphen/>
        <w:t>дителей (внешние, поведенческие реакции ребенка). При этом не</w:t>
        <w:softHyphen/>
        <w:t>обходимо избегать оценочных характеристик, использования тер</w:t>
        <w:softHyphen/>
        <w:t>минов «отставание», «задержка», «нарушение» развития, тем более при отсутствии полной уверенности в данных «диагнозах». При на</w:t>
        <w:softHyphen/>
        <w:t>личии проблемы в развитии ребенка родителей необходимо подвес</w:t>
        <w:softHyphen/>
        <w:t>ти к ее пониманию. Оптимальный выход на «проблематику» — фор</w:t>
        <w:softHyphen/>
        <w:t>мулирование рекомендаций (коррекционных, развивающих, про</w:t>
        <w:softHyphen/>
        <w:t>филактических) с психологическим обоснованием. В этом случае смена пространства «Кто виноват?» на пространство «Что делать?» обязательно сыграет положительную (позитивную) роль для фор</w:t>
        <w:softHyphen/>
        <w:t>мирования установки принятия проблемы ребенка и ответствен</w:t>
        <w:softHyphen/>
        <w:t>ности за ее решение.</w:t>
      </w:r>
    </w:p>
    <w:p>
      <w:pPr>
        <w:pStyle w:val="Normal"/>
        <w:spacing w:lineRule="auto" w:line="240"/>
        <w:ind w:firstLine="720" w:end="0"/>
        <w:rPr>
          <w:sz w:val="24"/>
        </w:rPr>
      </w:pPr>
      <w:r>
        <w:rPr>
          <w:sz w:val="24"/>
        </w:rPr>
        <w:t>Данные рекомендации действительны для беседы с родителями, заинтересованными в психическом здоровье своих детей. В случаях безответственного или преступного отношения членов семьи к ре</w:t>
        <w:softHyphen/>
        <w:t>бенку рекомендуется жесткая (директивная) позиция психолога при ознакомлении таковых лиц с результатами обследования. Кроме того, психолог вправе связаться с компетентными органами для решения вопроса гражданской или уголовной ответственности.</w:t>
      </w:r>
    </w:p>
    <w:p>
      <w:pPr>
        <w:pStyle w:val="Normal"/>
        <w:spacing w:lineRule="auto" w:line="240"/>
        <w:ind w:firstLine="720" w:end="0"/>
        <w:rPr>
          <w:sz w:val="24"/>
        </w:rPr>
      </w:pPr>
      <w:r>
        <w:rPr>
          <w:sz w:val="24"/>
        </w:rPr>
        <w:t>Отдельным пунктом рассмотрим специфику основного этапа психологического обследования (тестирования) в условиях до</w:t>
        <w:softHyphen/>
        <w:t>школьных учреждений. Прежде всего, особенности тестирования детей от 3 до 7 лет определяются подбором методических средств (тестов и методик).</w:t>
      </w:r>
    </w:p>
    <w:p>
      <w:pPr>
        <w:pStyle w:val="Normal"/>
        <w:spacing w:lineRule="auto" w:line="240"/>
        <w:ind w:firstLine="720" w:end="0"/>
        <w:rPr>
          <w:sz w:val="24"/>
        </w:rPr>
      </w:pPr>
      <w:r>
        <w:rPr>
          <w:sz w:val="24"/>
        </w:rPr>
        <w:t>Возрастная адаптация — основное требование к методическим средствам в практике детского психолога. Без этого тестирование как метод диагностической деятельности становится бессмыслен</w:t>
        <w:softHyphen/>
        <w:t>ным.</w:t>
      </w:r>
    </w:p>
    <w:p>
      <w:pPr>
        <w:pStyle w:val="Normal"/>
        <w:spacing w:lineRule="auto" w:line="240"/>
        <w:ind w:firstLine="720" w:end="0"/>
        <w:rPr>
          <w:sz w:val="24"/>
        </w:rPr>
      </w:pPr>
      <w:r>
        <w:rPr>
          <w:sz w:val="24"/>
        </w:rPr>
        <w:t>Так, методика «Систематизация», направленная на диагностику логического мышления, неадаптивна для детей 3 лет по причине ак</w:t>
        <w:softHyphen/>
        <w:t>туализации наглядно-действенного мышления. Ребенок 4—5 лет не способен адекватно решать задачи, поставленные психологом сред</w:t>
        <w:softHyphen/>
        <w:t>ствами вербальной коммуникации в открытых либо понятийно-дифференцированных опросниках («Личностный дифференциал» и др.).</w:t>
      </w:r>
    </w:p>
    <w:p>
      <w:pPr>
        <w:pStyle w:val="Normal"/>
        <w:spacing w:lineRule="auto" w:line="240"/>
        <w:ind w:firstLine="720" w:end="0"/>
        <w:rPr>
          <w:sz w:val="24"/>
        </w:rPr>
      </w:pPr>
      <w:r>
        <w:rPr>
          <w:sz w:val="24"/>
        </w:rPr>
        <w:t>Существуют традиционные правила тестирования детей до</w:t>
        <w:softHyphen/>
        <w:t>школьного возраста. Они заключаются в следующем:</w:t>
      </w:r>
    </w:p>
    <w:p>
      <w:pPr>
        <w:pStyle w:val="Normal"/>
        <w:spacing w:lineRule="auto" w:line="240"/>
        <w:ind w:firstLine="720" w:end="0"/>
        <w:rPr>
          <w:sz w:val="24"/>
        </w:rPr>
      </w:pPr>
      <w:r>
        <w:rPr>
          <w:sz w:val="24"/>
        </w:rPr>
        <w:t xml:space="preserve">— </w:t>
      </w:r>
      <w:r>
        <w:rPr>
          <w:sz w:val="24"/>
        </w:rPr>
        <w:t>удержание единой пространственной позиции психолога и ребенка («глаза в глаза»). Она обеспечивается отсутствием доминан</w:t>
        <w:softHyphen/>
        <w:t>ты роста взрослого и организуется в детском пространстве (детский стол и стульчики, поза лежа и т.д.);</w:t>
      </w:r>
    </w:p>
    <w:p>
      <w:pPr>
        <w:pStyle w:val="Normal"/>
        <w:spacing w:lineRule="auto" w:line="240"/>
        <w:ind w:firstLine="720" w:end="0"/>
        <w:rPr/>
      </w:pPr>
      <w:r>
        <w:rPr>
          <w:sz w:val="24"/>
        </w:rPr>
        <w:t xml:space="preserve">— </w:t>
      </w:r>
      <w:r>
        <w:rPr>
          <w:sz w:val="24"/>
        </w:rPr>
        <w:t>предоставление первоначального свободного выбора сферы деятельности («игра», «рисунок», «общение» и т.д.).</w:t>
      </w:r>
      <w:r>
        <w:rPr>
          <w:b/>
          <w:sz w:val="24"/>
        </w:rPr>
        <w:t xml:space="preserve"> </w:t>
      </w:r>
      <w:r>
        <w:rPr>
          <w:sz w:val="24"/>
        </w:rPr>
        <w:t>Он обеспечива</w:t>
        <w:softHyphen/>
        <w:t>ется созданием поля возможностей для ребенка;</w:t>
      </w:r>
    </w:p>
    <w:p>
      <w:pPr>
        <w:pStyle w:val="Normal"/>
        <w:spacing w:lineRule="auto" w:line="240"/>
        <w:ind w:firstLine="720" w:end="0"/>
        <w:rPr>
          <w:sz w:val="24"/>
        </w:rPr>
      </w:pPr>
      <w:r>
        <w:rPr>
          <w:sz w:val="24"/>
        </w:rPr>
        <w:t xml:space="preserve">— </w:t>
      </w:r>
      <w:r>
        <w:rPr>
          <w:sz w:val="24"/>
        </w:rPr>
        <w:t>чередование сфер деятельности. Оно обеспечивается сменой видов деятельности, на основе которых построены тесты (обще</w:t>
        <w:softHyphen/>
        <w:t>ние — конструирование — движение — рисование);</w:t>
      </w:r>
    </w:p>
    <w:p>
      <w:pPr>
        <w:pStyle w:val="Normal"/>
        <w:spacing w:lineRule="auto" w:line="240"/>
        <w:ind w:firstLine="720" w:end="0"/>
        <w:rPr>
          <w:sz w:val="24"/>
        </w:rPr>
      </w:pPr>
      <w:r>
        <w:rPr>
          <w:sz w:val="24"/>
        </w:rPr>
        <w:t xml:space="preserve">— </w:t>
      </w:r>
      <w:r>
        <w:rPr>
          <w:sz w:val="24"/>
        </w:rPr>
        <w:t>регламентирование временное (регламентация времени). Общее время тестирования может длиться от 30 минут до 1 часа в зависимости от возраста ребенка;</w:t>
      </w:r>
    </w:p>
    <w:p>
      <w:pPr>
        <w:pStyle w:val="Normal"/>
        <w:spacing w:lineRule="auto" w:line="240"/>
        <w:ind w:firstLine="720" w:end="0"/>
        <w:rPr>
          <w:sz w:val="24"/>
        </w:rPr>
      </w:pPr>
      <w:r>
        <w:rPr>
          <w:sz w:val="24"/>
        </w:rPr>
        <w:t xml:space="preserve">— </w:t>
      </w:r>
      <w:r>
        <w:rPr>
          <w:sz w:val="24"/>
        </w:rPr>
        <w:t>регламентация интеллектуальной нагрузки. Она обеспечива</w:t>
        <w:softHyphen/>
        <w:t>ется пропорциональным соотношением (заданным количеством) интеллектуальных тестов в диагностическом комплексе (не более трех в одной процедуре с чередованием средств: вербальных и не</w:t>
        <w:softHyphen/>
        <w:t>вербальных);</w:t>
      </w:r>
    </w:p>
    <w:p>
      <w:pPr>
        <w:pStyle w:val="Normal"/>
        <w:spacing w:lineRule="auto" w:line="240"/>
        <w:ind w:firstLine="720" w:end="0"/>
        <w:rPr/>
      </w:pPr>
      <w:r>
        <w:rPr>
          <w:sz w:val="24"/>
        </w:rPr>
        <w:t xml:space="preserve">— </w:t>
      </w:r>
      <w:r>
        <w:rPr>
          <w:sz w:val="24"/>
        </w:rPr>
        <w:t>регламентация личностно-эмоциональной нагрузки.</w:t>
      </w:r>
      <w:r>
        <w:rPr>
          <w:b/>
          <w:sz w:val="24"/>
        </w:rPr>
        <w:t xml:space="preserve"> </w:t>
      </w:r>
      <w:r>
        <w:rPr>
          <w:sz w:val="24"/>
        </w:rPr>
        <w:t>Она</w:t>
      </w:r>
      <w:r>
        <w:rPr>
          <w:b/>
          <w:sz w:val="24"/>
        </w:rPr>
        <w:t xml:space="preserve"> </w:t>
      </w:r>
      <w:r>
        <w:rPr>
          <w:sz w:val="24"/>
        </w:rPr>
        <w:t>обеспечивается пропорциональным соотношением (заданным ко</w:t>
        <w:softHyphen/>
        <w:t>личеством) проективных тестов в диагностическом комплексе (не более трех в одной процедуре с чередованием средств: ассоциатив</w:t>
        <w:softHyphen/>
        <w:t>ных и экспрессивных);</w:t>
      </w:r>
    </w:p>
    <w:p>
      <w:pPr>
        <w:pStyle w:val="Normal"/>
        <w:spacing w:lineRule="auto" w:line="240"/>
        <w:ind w:firstLine="720" w:end="0"/>
        <w:rPr/>
      </w:pPr>
      <w:r>
        <w:rPr>
          <w:sz w:val="24"/>
        </w:rPr>
        <w:t xml:space="preserve">— </w:t>
      </w:r>
      <w:r>
        <w:rPr>
          <w:sz w:val="24"/>
        </w:rPr>
        <w:t>дублирование тестов (методик) общей диагностической на</w:t>
        <w:softHyphen/>
        <w:t>правленности. Оно обеспечивается использованием различных ме</w:t>
        <w:softHyphen/>
        <w:t>тодических средств для подтверждения результатов</w:t>
      </w:r>
      <w:ins w:id="393" w:author="ORPM" w:date="2001-03-22T17:42:00Z">
        <w:r>
          <w:rPr>
            <w:sz w:val="24"/>
          </w:rPr>
          <w:t>.</w:t>
        </w:r>
      </w:ins>
      <w:del w:id="394" w:author="ORPM" w:date="2001-03-22T17:42:00Z">
        <w:r>
          <w:rPr>
            <w:sz w:val="24"/>
          </w:rPr>
          <w:delText>,</w:delText>
        </w:r>
      </w:del>
      <w:r>
        <w:rPr>
          <w:sz w:val="24"/>
        </w:rPr>
        <w:t xml:space="preserve"> Может осу</w:t>
        <w:softHyphen/>
        <w:t>ществляться и дублированием диагностических методов (наблюде</w:t>
        <w:softHyphen/>
        <w:t>ния, беседы);</w:t>
      </w:r>
    </w:p>
    <w:p>
      <w:pPr>
        <w:pStyle w:val="Normal"/>
        <w:spacing w:lineRule="auto" w:line="240"/>
        <w:ind w:firstLine="720" w:end="0"/>
        <w:rPr>
          <w:sz w:val="24"/>
        </w:rPr>
      </w:pPr>
      <w:r>
        <w:rPr>
          <w:sz w:val="24"/>
        </w:rPr>
        <w:t xml:space="preserve">— </w:t>
      </w:r>
      <w:r>
        <w:rPr>
          <w:sz w:val="24"/>
        </w:rPr>
        <w:t>варьирование процедуры тестирования. Оно обеспечивается недирективными инструкциями и сменой структурных этапов тес</w:t>
        <w:softHyphen/>
        <w:t>тирования, использованием всех видов помощи при решении тесто</w:t>
        <w:softHyphen/>
        <w:t>вых заданий. Данное правило осуществляется только по мере необ</w:t>
        <w:softHyphen/>
        <w:t>ходимости при осложнениях адаптации к процедуре обследования, определенных личностно-эмоциональных особенностях ребенка (тревожность, аутичность и т.д.).</w:t>
      </w:r>
    </w:p>
    <w:p>
      <w:pPr>
        <w:pStyle w:val="Normal"/>
        <w:spacing w:lineRule="auto" w:line="240"/>
        <w:ind w:firstLine="720" w:end="0"/>
        <w:rPr>
          <w:sz w:val="24"/>
        </w:rPr>
      </w:pPr>
      <w:r>
        <w:rPr>
          <w:sz w:val="24"/>
        </w:rPr>
        <w:t>Ведущее (базовое) положение в психодиагностическом направ</w:t>
        <w:softHyphen/>
        <w:t>лении в деятельности практического психолога занимает диагнос</w:t>
        <w:softHyphen/>
        <w:t>тика детей. Затем — опосредованная диагностика лиц, взаимодействующих с детьми и принимающих участие в их развитии, воспита</w:t>
        <w:softHyphen/>
        <w:t>нии и образовании (родители, воспитатели, педагоги).</w:t>
      </w:r>
    </w:p>
    <w:p>
      <w:pPr>
        <w:pStyle w:val="Normal"/>
        <w:spacing w:lineRule="auto" w:line="240"/>
        <w:ind w:firstLine="720" w:end="0"/>
        <w:rPr>
          <w:sz w:val="24"/>
        </w:rPr>
      </w:pPr>
      <w:r>
        <w:rPr>
          <w:sz w:val="24"/>
        </w:rPr>
        <w:t>Таким образом, психодиагностическая деятельность в условиях детского образовательного учреждения может быть структурирова</w:t>
        <w:softHyphen/>
        <w:t>на следующим образом.</w:t>
      </w:r>
    </w:p>
    <w:p>
      <w:pPr>
        <w:pStyle w:val="Normal"/>
        <w:spacing w:lineRule="auto" w:line="240"/>
        <w:ind w:firstLine="720" w:end="0"/>
        <w:rPr>
          <w:sz w:val="24"/>
        </w:rPr>
      </w:pPr>
      <w:r>
        <w:rPr>
          <w:sz w:val="24"/>
        </w:rPr>
        <w:t>По отношению к содержанию психодиагностической деятельности:</w:t>
      </w:r>
    </w:p>
    <w:p>
      <w:pPr>
        <w:pStyle w:val="Normal"/>
        <w:spacing w:lineRule="auto" w:line="240"/>
        <w:ind w:firstLine="720" w:end="0"/>
        <w:jc w:val="center"/>
        <w:rPr>
          <w:sz w:val="24"/>
        </w:rPr>
      </w:pPr>
      <w:r>
        <w:rPr>
          <w:sz w:val="20"/>
        </w:rPr>
        <w:drawing>
          <wp:inline distT="0" distB="0" distL="0" distR="0">
            <wp:extent cx="2450465" cy="1450975"/>
            <wp:effectExtent l="0" t="0" r="0" b="0"/>
            <wp:docPr id="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title=""/>
                    <pic:cNvPicPr>
                      <a:picLocks noChangeAspect="1" noChangeArrowheads="1"/>
                    </pic:cNvPicPr>
                  </pic:nvPicPr>
                  <pic:blipFill>
                    <a:blip r:embed="rId17"/>
                    <a:srcRect l="-15" t="-25" r="-15" b="-25"/>
                    <a:stretch>
                      <a:fillRect/>
                    </a:stretch>
                  </pic:blipFill>
                  <pic:spPr bwMode="auto">
                    <a:xfrm>
                      <a:off x="0" y="0"/>
                      <a:ext cx="2450465" cy="1450975"/>
                    </a:xfrm>
                    <a:prstGeom prst="rect">
                      <a:avLst/>
                    </a:prstGeom>
                  </pic:spPr>
                </pic:pic>
              </a:graphicData>
            </a:graphic>
          </wp:inline>
        </w:drawing>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По отношению к предмету психодиагностической деятельности:</w:t>
      </w:r>
    </w:p>
    <w:p>
      <w:pPr>
        <w:pStyle w:val="Normal"/>
        <w:spacing w:lineRule="auto" w:line="240"/>
        <w:ind w:firstLine="720" w:end="0"/>
        <w:rPr>
          <w:sz w:val="24"/>
        </w:rPr>
      </w:pPr>
      <w:r>
        <w:rPr>
          <w:sz w:val="24"/>
        </w:rPr>
      </w:r>
    </w:p>
    <w:p>
      <w:pPr>
        <w:pStyle w:val="Normal"/>
        <w:spacing w:lineRule="auto" w:line="240"/>
        <w:ind w:firstLine="720" w:end="0"/>
        <w:jc w:val="center"/>
        <w:rPr>
          <w:sz w:val="24"/>
        </w:rPr>
      </w:pPr>
      <w:r>
        <w:rPr>
          <w:sz w:val="20"/>
        </w:rPr>
        <w:drawing>
          <wp:inline distT="0" distB="0" distL="0" distR="0">
            <wp:extent cx="2962275" cy="1773555"/>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18"/>
                    <a:srcRect l="-12" t="-20" r="-12" b="-20"/>
                    <a:stretch>
                      <a:fillRect/>
                    </a:stretch>
                  </pic:blipFill>
                  <pic:spPr bwMode="auto">
                    <a:xfrm>
                      <a:off x="0" y="0"/>
                      <a:ext cx="2962275" cy="1773555"/>
                    </a:xfrm>
                    <a:prstGeom prst="rect">
                      <a:avLst/>
                    </a:prstGeom>
                  </pic:spPr>
                </pic:pic>
              </a:graphicData>
            </a:graphic>
          </wp:inline>
        </w:drawing>
      </w:r>
    </w:p>
    <w:p>
      <w:pPr>
        <w:pStyle w:val="Normal"/>
        <w:spacing w:lineRule="auto" w:line="240"/>
        <w:ind w:firstLine="720" w:end="0"/>
        <w:rPr>
          <w:i/>
          <w:i/>
          <w:sz w:val="24"/>
        </w:rPr>
      </w:pPr>
      <w:r>
        <w:rPr>
          <w:i/>
          <w:sz w:val="24"/>
        </w:rPr>
      </w:r>
    </w:p>
    <w:p>
      <w:pPr>
        <w:pStyle w:val="Heading2"/>
        <w:keepNext w:val="false"/>
        <w:rPr/>
      </w:pPr>
      <w:bookmarkStart w:id="28" w:name="__RefHeading___Toc511554730"/>
      <w:bookmarkEnd w:id="28"/>
      <w:r>
        <w:rPr/>
        <w:t>4.2. Пcиxo</w:t>
      </w:r>
      <w:del w:id="395" w:author="ORPM" w:date="2001-03-22T17:42:00Z">
        <w:r>
          <w:rPr/>
          <w:delText>k</w:delText>
        </w:r>
      </w:del>
      <w:ins w:id="396" w:author="ORPM" w:date="2001-03-22T17:42:00Z">
        <w:r>
          <w:rPr/>
          <w:t>к</w:t>
        </w:r>
      </w:ins>
      <w:r>
        <w:rPr/>
        <w:t>oppe</w:t>
      </w:r>
      <w:del w:id="397" w:author="ORPM" w:date="2001-03-22T17:42:00Z">
        <w:r>
          <w:rPr/>
          <w:delText>k</w:delText>
        </w:r>
      </w:del>
      <w:ins w:id="398" w:author="ORPM" w:date="2001-03-22T17:42:00Z">
        <w:r>
          <w:rPr/>
          <w:t>к</w:t>
        </w:r>
      </w:ins>
      <w:r>
        <w:rPr/>
        <w:t>ция и психопрофилактика отклонений и нарушений в развитии ребенка</w:t>
      </w:r>
    </w:p>
    <w:p>
      <w:pPr>
        <w:pStyle w:val="BodyTextIndent"/>
        <w:spacing w:lineRule="auto" w:line="240"/>
        <w:rPr/>
      </w:pPr>
      <w:r>
        <w:rPr/>
      </w:r>
    </w:p>
    <w:p>
      <w:pPr>
        <w:pStyle w:val="BodyTextIndent"/>
        <w:spacing w:lineRule="auto" w:line="240"/>
        <w:ind w:hanging="0" w:end="0"/>
        <w:rPr/>
      </w:pPr>
      <w:r>
        <w:rPr/>
        <w:t>Следуя традиционным представлениям о психологических воздейст</w:t>
        <w:softHyphen/>
        <w:t>виях в контексте нормального онтогенетического развития, «психо</w:t>
        <w:softHyphen/>
        <w:t>коррекция» рассматривается как совокупность психологических средств и методов по «созданию оптимальных возможностей и усло</w:t>
        <w:softHyphen/>
        <w:t>вий для полноценного и своевременного психического развития». Это существенно расши</w:t>
      </w:r>
      <w:del w:id="399" w:author="ORPM" w:date="2001-03-22T17:43:00Z">
        <w:r>
          <w:rPr/>
          <w:delText>и</w:delText>
        </w:r>
      </w:del>
      <w:ins w:id="400" w:author="ORPM" w:date="2001-03-22T17:43:00Z">
        <w:r>
          <w:rPr/>
          <w:t>р</w:t>
        </w:r>
      </w:ins>
      <w:r>
        <w:rPr/>
        <w:t>яет само понятие «коррекция» и позволяет говорить о комплексе психологических воздействий. В контексте про</w:t>
        <w:softHyphen/>
        <w:t>фессиональной деятельности практического психолога данный комплекс представлен психокоррекцией, психопрофилактикой, психогигиеной и психор</w:t>
      </w:r>
      <w:del w:id="401" w:author="ORPM" w:date="2001-03-22T17:43:00Z">
        <w:r>
          <w:rPr/>
          <w:delText>с</w:delText>
        </w:r>
      </w:del>
      <w:ins w:id="402" w:author="ORPM" w:date="2001-03-22T17:43:00Z">
        <w:r>
          <w:rPr/>
          <w:t>е</w:t>
        </w:r>
      </w:ins>
      <w:r>
        <w:rPr/>
        <w:t>абилитацией. П</w:t>
      </w:r>
      <w:del w:id="403" w:author="ORPM" w:date="2001-03-22T17:43:00Z">
        <w:r>
          <w:rPr/>
          <w:delText>р</w:delText>
        </w:r>
      </w:del>
      <w:ins w:id="404" w:author="ORPM" w:date="2001-03-22T17:43:00Z">
        <w:r>
          <w:rPr/>
          <w:t>с</w:t>
        </w:r>
      </w:ins>
      <w:r>
        <w:rPr/>
        <w:t>ихопрофилактика обес</w:t>
        <w:softHyphen/>
        <w:t>печивает предотвращение нервно-психических и психосоматичес</w:t>
        <w:softHyphen/>
        <w:t>ких заболеваний, психогигиена сохраняет и укрепляет нервно-пси</w:t>
        <w:softHyphen/>
        <w:t>хическое здоровье, а психореабилитация восстанавливает и ком</w:t>
        <w:softHyphen/>
        <w:t>пенсирует нарушенные психические функции и состояния, лич</w:t>
        <w:softHyphen/>
        <w:t>ностный и социальный статус.</w:t>
      </w:r>
    </w:p>
    <w:p>
      <w:pPr>
        <w:pStyle w:val="Normal"/>
        <w:spacing w:lineRule="auto" w:line="240"/>
        <w:ind w:firstLine="720" w:end="0"/>
        <w:rPr>
          <w:sz w:val="24"/>
        </w:rPr>
      </w:pPr>
      <w:r>
        <w:rPr>
          <w:sz w:val="24"/>
        </w:rPr>
        <w:t>Остановимся подробнее на двух из перечисленных направлениях деятельности практического психолога в условиях детского дошколь</w:t>
        <w:softHyphen/>
        <w:t>ного учреждения: коррекции и профилактике отклонений и наруше</w:t>
        <w:softHyphen/>
        <w:t>ний в психическом развитии и поведении детей. Первоначально сле</w:t>
        <w:softHyphen/>
        <w:t>дует сформулировать правила психокоррекционной деятельности:</w:t>
      </w:r>
    </w:p>
    <w:p>
      <w:pPr>
        <w:pStyle w:val="Normal"/>
        <w:spacing w:lineRule="auto" w:line="240"/>
        <w:ind w:firstLine="720" w:end="0"/>
        <w:rPr>
          <w:sz w:val="24"/>
        </w:rPr>
      </w:pPr>
      <w:r>
        <w:rPr>
          <w:sz w:val="24"/>
        </w:rPr>
        <w:t>1. Психолог не должен осуществлять специальные коррекционные воздействия без твердой уверенности в причинах и источниках отклонений в развитии ребенка.</w:t>
      </w:r>
    </w:p>
    <w:p>
      <w:pPr>
        <w:pStyle w:val="BodyTextIndent"/>
        <w:spacing w:lineRule="auto" w:line="240"/>
        <w:rPr/>
      </w:pPr>
      <w:r>
        <w:rPr/>
        <w:t>2. Пространство коррекционных воздействий детского практи</w:t>
        <w:softHyphen/>
        <w:t>ческого психолога ограничено нормой и пограничными состояния</w:t>
        <w:softHyphen/>
        <w:t>ми развития ребенка при отсутствии органических и функциональ</w:t>
        <w:softHyphen/>
        <w:t>ных нарушений.</w:t>
      </w:r>
    </w:p>
    <w:p>
      <w:pPr>
        <w:pStyle w:val="Normal"/>
        <w:spacing w:lineRule="auto" w:line="240"/>
        <w:ind w:firstLine="720" w:end="0"/>
        <w:rPr/>
      </w:pPr>
      <w:r>
        <w:rPr>
          <w:sz w:val="24"/>
        </w:rPr>
        <w:t>3. Детский практический психолог</w:t>
      </w:r>
      <w:r>
        <w:rPr>
          <w:b/>
          <w:sz w:val="24"/>
        </w:rPr>
        <w:t xml:space="preserve"> </w:t>
      </w:r>
      <w:r>
        <w:rPr>
          <w:sz w:val="24"/>
        </w:rPr>
        <w:t>не вправе определять инди</w:t>
        <w:softHyphen/>
        <w:t>видуальный ход психического развития ребенка путем радикально</w:t>
        <w:softHyphen/>
        <w:t>го коррекционного вмешательства.</w:t>
      </w:r>
    </w:p>
    <w:p>
      <w:pPr>
        <w:pStyle w:val="Normal"/>
        <w:spacing w:lineRule="auto" w:line="240"/>
        <w:ind w:firstLine="720" w:end="0"/>
        <w:rPr>
          <w:sz w:val="24"/>
        </w:rPr>
      </w:pPr>
      <w:r>
        <w:rPr>
          <w:sz w:val="24"/>
        </w:rPr>
        <w:t>4. В работе с детьми до 7 лет не рекомендуется использование гипнотических и суггестивных средств воздействия, а также мето</w:t>
        <w:softHyphen/>
        <w:t>дов психотерапии, неадаптированных к дошкольному возрасту.</w:t>
      </w:r>
    </w:p>
    <w:p>
      <w:pPr>
        <w:pStyle w:val="Normal"/>
        <w:spacing w:lineRule="auto" w:line="240"/>
        <w:ind w:firstLine="720" w:end="0"/>
        <w:rPr>
          <w:sz w:val="24"/>
        </w:rPr>
      </w:pPr>
      <w:r>
        <w:rPr>
          <w:sz w:val="24"/>
        </w:rPr>
        <w:t>К вышеперечисленным правилам добавляются требования про</w:t>
        <w:softHyphen/>
        <w:t>фессиональной этики: закрытость и адаптированность информа</w:t>
        <w:softHyphen/>
        <w:t>ции, процедурная конфиденциальность и позиционность взаимоотношений.</w:t>
      </w:r>
    </w:p>
    <w:p>
      <w:pPr>
        <w:pStyle w:val="Normal"/>
        <w:spacing w:lineRule="auto" w:line="240"/>
        <w:ind w:firstLine="720" w:end="0"/>
        <w:rPr>
          <w:sz w:val="24"/>
        </w:rPr>
      </w:pPr>
      <w:r>
        <w:rPr>
          <w:sz w:val="24"/>
        </w:rPr>
        <w:t>Далее обратимся к предмету коррекционной деятельности дет</w:t>
        <w:softHyphen/>
        <w:t>ского практического психолога, который характеризуется «симпто</w:t>
        <w:softHyphen/>
        <w:t>мами и причинами отклонений в развитии» и поведении детей (Д.Б.Эльконин).</w:t>
      </w:r>
    </w:p>
    <w:p>
      <w:pPr>
        <w:pStyle w:val="Normal"/>
        <w:spacing w:lineRule="auto" w:line="240"/>
        <w:ind w:firstLine="720" w:end="0"/>
        <w:rPr>
          <w:sz w:val="24"/>
          <w:ins w:id="405" w:author="ORPM" w:date="2001-03-22T17:43:00Z"/>
        </w:rPr>
      </w:pPr>
      <w:r>
        <w:rPr>
          <w:sz w:val="24"/>
        </w:rPr>
        <w:t>В целом содержание психокоррекции в условиях дошкольного учреждения определяется: направлением психологических воздей</w:t>
        <w:softHyphen/>
        <w:t>ствий (дети, семья, педагогический коллектив), контекстом откло</w:t>
        <w:softHyphen/>
        <w:t>нений (общие и парциальные характеристики психического разви</w:t>
        <w:softHyphen/>
        <w:t>тия и поведения), а также коррекционной задачей. Так, психокоррекционные воздействия могут быть направлены на познаватель</w:t>
        <w:softHyphen/>
        <w:t>ное, личностно-эмоциональное, коммуникативное, психомоторное развитие, поведенческие реакции, возрастную компетентность, произвольную регуляцию с задачами адаптации к образовательному учреждению, готовности к школе, стабилизации эмоционально-лич</w:t>
        <w:softHyphen/>
        <w:t>ностных состояний, структурирования мышления, активизации па</w:t>
        <w:softHyphen/>
        <w:t>мяти, речи, регуляции психомоторных функций. Следует сказать несколько слов о трудностях в психокоррекционной деятельности содержательного и организационного характера. Прежде всего это проблема направленного психологического изменения, обусловлен</w:t>
        <w:softHyphen/>
        <w:t>ная фактом тесной взаимосвязи структурных компонентов психики. Именно по этой причине сложно точно дифференцировать область психокоррекционных воздействий.</w:t>
      </w:r>
    </w:p>
    <w:p>
      <w:pPr>
        <w:pStyle w:val="Normal"/>
        <w:spacing w:lineRule="auto" w:line="240"/>
        <w:ind w:firstLine="720" w:end="0"/>
        <w:rPr>
          <w:sz w:val="24"/>
        </w:rPr>
      </w:pPr>
      <w:r>
        <w:rPr>
          <w:sz w:val="24"/>
        </w:rPr>
      </w:r>
    </w:p>
    <w:p>
      <w:pPr>
        <w:pStyle w:val="Normal"/>
        <w:spacing w:lineRule="auto" w:line="240"/>
        <w:ind w:firstLine="720" w:end="0"/>
        <w:rPr>
          <w:sz w:val="20"/>
        </w:rPr>
      </w:pPr>
      <w:r>
        <w:rPr>
          <w:sz w:val="20"/>
        </w:rPr>
        <w:t>Предположим, у ребенка старшего дошкольного возраста трудности операционального мышления (обобщение, классификация и т.д.). Решать ли эту проблему в контексте мышления либо более широком аспекте позна</w:t>
        <w:softHyphen/>
        <w:t>вательного развития? Что может служить «опорой» в коррекции: структу</w:t>
        <w:softHyphen/>
        <w:t>рирование мышления либо познавательные способности ребенка? Безус</w:t>
        <w:softHyphen/>
        <w:t>ловно, ответ будет найден в процессе анализа индивидуальных характеристик психического развития данного ребенка. Также будет определено пространство для психокоррекционных воздействий и психологические механизмы, их опосредствующие. Но практик-психолог часто сталкивается с этой трудностью и должен быть готов к ее решению. Это может быть еще одним доводом за единство диагностико-коррекционной системы, ее концептуальную целостность.</w:t>
      </w:r>
    </w:p>
    <w:p>
      <w:pPr>
        <w:pStyle w:val="Normal"/>
        <w:spacing w:lineRule="auto" w:line="240"/>
        <w:ind w:firstLine="720" w:end="0"/>
        <w:rPr>
          <w:sz w:val="24"/>
          <w:ins w:id="407" w:author="ORPM" w:date="2001-03-22T17:43:00Z"/>
        </w:rPr>
      </w:pPr>
      <w:ins w:id="406" w:author="ORPM" w:date="2001-03-22T17:43:00Z">
        <w:r>
          <w:rPr>
            <w:sz w:val="24"/>
          </w:rPr>
        </w:r>
      </w:ins>
    </w:p>
    <w:p>
      <w:pPr>
        <w:pStyle w:val="Normal"/>
        <w:spacing w:lineRule="auto" w:line="240"/>
        <w:ind w:firstLine="720" w:end="0"/>
        <w:rPr>
          <w:sz w:val="24"/>
          <w:del w:id="411" w:author="ORPM" w:date="2001-03-22T17:44:00Z"/>
        </w:rPr>
      </w:pPr>
      <w:r>
        <w:rPr>
          <w:sz w:val="24"/>
        </w:rPr>
        <w:t xml:space="preserve"> </w:t>
      </w:r>
      <w:r>
        <w:rPr>
          <w:sz w:val="24"/>
        </w:rPr>
        <w:t>Далее мы остановимся на вопросе адаптивной формы и средствах психокоррекционных воздействий на детей дошкольного возраста. Оптимальная форма определяется возрастной спецификой, а именно типом ведущей деятельности ребенка-дошкольника. В условиях детского сада это игра, а также игровые занятия с использованием развивающих и обучающих приемов. Что касается коррекцио</w:t>
      </w:r>
      <w:del w:id="408" w:author="ORPM" w:date="2001-03-22T17:44:00Z">
        <w:r>
          <w:rPr>
            <w:sz w:val="24"/>
          </w:rPr>
          <w:delText>-</w:delText>
        </w:r>
      </w:del>
      <w:ins w:id="409" w:author="ORPM" w:date="2001-03-22T17:44:00Z">
        <w:r>
          <w:rPr>
            <w:sz w:val="24"/>
          </w:rPr>
          <w:t>н</w:t>
        </w:r>
      </w:ins>
      <w:r>
        <w:rPr>
          <w:sz w:val="24"/>
        </w:rPr>
        <w:t>ных средств, то перечень их в работе с детьми достаточно широк:</w:t>
      </w:r>
      <w:ins w:id="410" w:author="ORPM" w:date="2001-03-22T17:44:00Z">
        <w:r>
          <w:rPr>
            <w:sz w:val="24"/>
          </w:rPr>
          <w:t xml:space="preserve"> </w:t>
        </w:r>
      </w:ins>
    </w:p>
    <w:p>
      <w:pPr>
        <w:pStyle w:val="Normal"/>
        <w:widowControl w:val="false"/>
        <w:bidi w:val="0"/>
        <w:spacing w:lineRule="auto" w:line="240"/>
        <w:ind w:firstLine="720" w:start="0" w:end="0"/>
        <w:jc w:val="both"/>
        <w:rPr/>
      </w:pPr>
      <w:r>
        <w:rPr>
          <w:sz w:val="24"/>
        </w:rPr>
        <w:t>изобразительно-графические, музыкально-ритмические, двигательно-экспрессивные, предметно-манипуляционные, вербально-комму</w:t>
      </w:r>
      <w:del w:id="412" w:author="ORPM" w:date="2001-03-22T17:44:00Z">
        <w:r>
          <w:rPr>
            <w:sz w:val="24"/>
          </w:rPr>
          <w:delText>-</w:delText>
        </w:r>
      </w:del>
      <w:r>
        <w:rPr>
          <w:sz w:val="24"/>
        </w:rPr>
        <w:t>никативные. Следует отметить также, что психокоррекция детей от 3 до 7 лет осуществляется с опорой на определенные психологичес</w:t>
        <w:softHyphen/>
        <w:t>кие механизмы: проективный, рефлексивный, релаксационный, ре</w:t>
        <w:softHyphen/>
        <w:t>гуляционный, идентификационный и др. Это связано с возможно</w:t>
        <w:softHyphen/>
        <w:t>стью относительно легкой активизации у детей дошкольного воз</w:t>
        <w:softHyphen/>
        <w:t>раста психологических механизмов данного ряда. Таким образом, сочетание (чередование) направленности корр</w:t>
      </w:r>
      <w:del w:id="413" w:author="ORPM" w:date="2001-03-22T17:44:00Z">
        <w:r>
          <w:rPr>
            <w:sz w:val="24"/>
          </w:rPr>
          <w:delText>и</w:delText>
        </w:r>
      </w:del>
      <w:ins w:id="414" w:author="ORPM" w:date="2001-03-22T17:44:00Z">
        <w:r>
          <w:rPr>
            <w:sz w:val="24"/>
          </w:rPr>
          <w:t>е</w:t>
        </w:r>
      </w:ins>
      <w:r>
        <w:rPr>
          <w:sz w:val="24"/>
        </w:rPr>
        <w:t>гирующих средств и приемов, опосредованных специфическим психологическим ме</w:t>
        <w:softHyphen/>
        <w:t>ханизмом, даст возможность специалисту-практику обоснованно выстроить психокоррекционную систему, адекватную возрастным особенностям контингента.</w:t>
      </w:r>
    </w:p>
    <w:p>
      <w:pPr>
        <w:pStyle w:val="Normal"/>
        <w:spacing w:lineRule="auto" w:line="240"/>
        <w:ind w:firstLine="720" w:end="0"/>
        <w:rPr>
          <w:sz w:val="24"/>
        </w:rPr>
      </w:pPr>
      <w:r>
        <w:rPr>
          <w:sz w:val="24"/>
        </w:rPr>
        <w:t>Определим особенности организации и проведения психокор</w:t>
        <w:softHyphen/>
        <w:t>рекции в условиях дошкольного учреждения. Это аспекты формиро</w:t>
        <w:softHyphen/>
        <w:t>вания коррекционных групп и построения коррекционных занятий. Коррекционные группы формируются в зависимости от результатов предварительного диагностического обследования, в процессе кото</w:t>
        <w:softHyphen/>
        <w:t>рого происходит отбор детей, нуждающихся в психокоррекции по тем или иным показателям. Состав групп (количественный и качест</w:t>
        <w:softHyphen/>
        <w:t>венный) соотносится с характером и степенью нарушений в психи</w:t>
        <w:softHyphen/>
        <w:t>ческом развитии детей (психологическим диагнозом).</w:t>
      </w:r>
    </w:p>
    <w:p>
      <w:pPr>
        <w:pStyle w:val="Normal"/>
        <w:spacing w:lineRule="auto" w:line="240"/>
        <w:ind w:firstLine="720" w:end="0"/>
        <w:rPr/>
      </w:pPr>
      <w:r>
        <w:rPr>
          <w:sz w:val="24"/>
        </w:rPr>
        <w:t>При построении коррекционных занятий необходимо следо</w:t>
        <w:softHyphen/>
        <w:t>вать принципу сериационности, т.е. наличию нескольких модифи</w:t>
        <w:softHyphen/>
        <w:t>каций основного «базового» занятия. Это позволит варьировать за</w:t>
        <w:softHyphen/>
        <w:t>дачи в зависимости от возраста, состава коррекционных групп</w:t>
      </w:r>
      <w:ins w:id="415" w:author="ORPM" w:date="2001-03-22T17:44:00Z">
        <w:r>
          <w:rPr>
            <w:sz w:val="24"/>
          </w:rPr>
          <w:t>,</w:t>
        </w:r>
      </w:ins>
      <w:del w:id="416" w:author="ORPM" w:date="2001-03-22T17:44:00Z">
        <w:r>
          <w:rPr>
            <w:sz w:val="24"/>
          </w:rPr>
          <w:delText>.</w:delText>
        </w:r>
      </w:del>
      <w:r>
        <w:rPr>
          <w:sz w:val="24"/>
        </w:rPr>
        <w:t xml:space="preserve"> индивидуальных особенностей детей, а также типов психических нарушений и отклонений. Данный факт немаловажен для обеспече</w:t>
        <w:softHyphen/>
        <w:t>ния результативности психокоррекционной работы.</w:t>
      </w:r>
    </w:p>
    <w:p>
      <w:pPr>
        <w:pStyle w:val="Normal"/>
        <w:spacing w:lineRule="auto" w:line="240"/>
        <w:ind w:firstLine="720" w:end="0"/>
        <w:rPr>
          <w:sz w:val="24"/>
        </w:rPr>
      </w:pPr>
      <w:r>
        <w:rPr>
          <w:sz w:val="24"/>
        </w:rPr>
        <w:t>Коррекционные занятия могут проводиться в индивидуальной и групповой форме. Индивидуальная форма обусловлена специфичес</w:t>
        <w:softHyphen/>
        <w:t>кой направленностью психокоррекционных воздействий, а также наличием трудностей межличностного общения. Цикл занятий может быть закрытым (определенное количество занятий и фикси</w:t>
        <w:softHyphen/>
        <w:t>рованная дата окончания) и открытым (без определения количест</w:t>
        <w:softHyphen/>
        <w:t>ва встреч и даты окончания). Продолжительность коррекционного цикла зависит от многих факторов как организационного, так и со</w:t>
        <w:softHyphen/>
        <w:t>держательного характера.</w:t>
      </w:r>
    </w:p>
    <w:p>
      <w:pPr>
        <w:pStyle w:val="Normal"/>
        <w:spacing w:lineRule="auto" w:line="240"/>
        <w:ind w:firstLine="720" w:end="0"/>
        <w:rPr/>
      </w:pPr>
      <w:r>
        <w:rPr>
          <w:sz w:val="24"/>
        </w:rPr>
        <w:t>Таким образом, психокоррекционная система в условиях до</w:t>
      </w:r>
      <w:del w:id="417" w:author="ORPM" w:date="2001-03-22T17:45:00Z">
        <w:r>
          <w:rPr>
            <w:sz w:val="24"/>
          </w:rPr>
          <w:delText>-.</w:delText>
        </w:r>
      </w:del>
      <w:r>
        <w:rPr>
          <w:sz w:val="24"/>
        </w:rPr>
        <w:t>школьного учреждения представляет собой дифференцированные циклы игр, специальных и комбинированных занятий, направлен</w:t>
        <w:softHyphen/>
        <w:t>ных на стабилизацию и структурирование психического развития детей (см. Приложение 18).</w:t>
      </w:r>
    </w:p>
    <w:p>
      <w:pPr>
        <w:pStyle w:val="Normal"/>
        <w:spacing w:lineRule="auto" w:line="240"/>
        <w:ind w:firstLine="720" w:end="0"/>
        <w:rPr/>
      </w:pPr>
      <w:r>
        <w:rPr>
          <w:sz w:val="24"/>
        </w:rPr>
        <w:t>Практическому психологу, работающему с целью сохранения «психического здоровья» детей, параллельно с диагностико-коррек</w:t>
      </w:r>
      <w:del w:id="418" w:author="ORPM" w:date="2001-03-22T17:45:00Z">
        <w:r>
          <w:rPr>
            <w:sz w:val="24"/>
          </w:rPr>
          <w:delText>-</w:delText>
        </w:r>
      </w:del>
      <w:r>
        <w:rPr>
          <w:sz w:val="24"/>
        </w:rPr>
        <w:t>ционным циклом рекомендуется организовать психопрофилакти</w:t>
        <w:softHyphen/>
        <w:t>ческие мероприятия с систематическим и целенаправленным воз</w:t>
        <w:softHyphen/>
        <w:t>действием. Профилактика психических нарушений должна охватывать все возрастные группы дошкольного учреждения и осущест</w:t>
        <w:softHyphen/>
        <w:t>вляться коллективными усилиями педагогов и психолога в форме совместной деятельности.</w:t>
      </w:r>
    </w:p>
    <w:p>
      <w:pPr>
        <w:pStyle w:val="Normal"/>
        <w:spacing w:lineRule="auto" w:line="240"/>
        <w:ind w:firstLine="720" w:end="0"/>
        <w:rPr>
          <w:sz w:val="24"/>
        </w:rPr>
      </w:pPr>
      <w:r>
        <w:rPr>
          <w:sz w:val="24"/>
        </w:rPr>
        <w:t>Мероприятия психопрофилактического профиля на практике объединяются в системы типа «Психогимнастика», состоящие из нескольких блоков традиционной направленности:</w:t>
      </w:r>
    </w:p>
    <w:p>
      <w:pPr>
        <w:pStyle w:val="Normal"/>
        <w:spacing w:lineRule="auto" w:line="240"/>
        <w:ind w:firstLine="720" w:end="0"/>
        <w:rPr/>
      </w:pPr>
      <w:r>
        <w:rPr>
          <w:sz w:val="24"/>
        </w:rPr>
        <w:t>1. Двигательно-расслабляющая (релаксационная)</w:t>
      </w:r>
      <w:r>
        <w:rPr>
          <w:b/>
          <w:sz w:val="24"/>
        </w:rPr>
        <w:t xml:space="preserve"> </w:t>
      </w:r>
      <w:r>
        <w:rPr>
          <w:sz w:val="24"/>
        </w:rPr>
        <w:t>деятельность.</w:t>
      </w:r>
    </w:p>
    <w:p>
      <w:pPr>
        <w:pStyle w:val="Normal"/>
        <w:spacing w:lineRule="auto" w:line="240"/>
        <w:ind w:firstLine="720" w:end="0"/>
        <w:rPr>
          <w:sz w:val="24"/>
        </w:rPr>
      </w:pPr>
      <w:r>
        <w:rPr>
          <w:sz w:val="24"/>
        </w:rPr>
        <w:t>2. Двигательно-организующая (регуляционная) деятельность.</w:t>
      </w:r>
    </w:p>
    <w:p>
      <w:pPr>
        <w:pStyle w:val="Normal"/>
        <w:spacing w:lineRule="auto" w:line="240"/>
        <w:ind w:firstLine="720" w:end="0"/>
        <w:rPr>
          <w:sz w:val="24"/>
        </w:rPr>
      </w:pPr>
      <w:r>
        <w:rPr>
          <w:sz w:val="24"/>
        </w:rPr>
        <w:t>3. Имитационно-выразительная (идентификационная) деятель</w:t>
        <w:softHyphen/>
        <w:t>ность.</w:t>
      </w:r>
    </w:p>
    <w:p>
      <w:pPr>
        <w:pStyle w:val="BodyTextIndent"/>
        <w:spacing w:lineRule="auto" w:line="240"/>
        <w:rPr/>
      </w:pPr>
      <w:r>
        <w:rPr/>
        <w:t>Каждый блок специфичен по содержанию и средствам психо</w:t>
        <w:softHyphen/>
        <w:t>профилактических воздействий.</w:t>
      </w:r>
    </w:p>
    <w:p>
      <w:pPr>
        <w:pStyle w:val="Normal"/>
        <w:spacing w:lineRule="auto" w:line="240"/>
        <w:ind w:firstLine="720" w:end="0"/>
        <w:rPr/>
      </w:pPr>
      <w:r>
        <w:rPr>
          <w:sz w:val="24"/>
        </w:rPr>
        <w:t>В настоящее время, в связи с высокой психофизической ослаблен</w:t>
      </w:r>
      <w:del w:id="419" w:author="ORPM" w:date="2001-03-22T17:45:00Z">
        <w:r>
          <w:rPr>
            <w:sz w:val="24"/>
          </w:rPr>
          <w:delText>-</w:delText>
        </w:r>
      </w:del>
      <w:r>
        <w:rPr>
          <w:sz w:val="24"/>
        </w:rPr>
        <w:t>ностью и социальной уязвимостью детей, наблюдается тенденция снижения уровня их психосоматического здоровья. В результате этого актуальным становится психомышечное саморасслабление (ауторелаксация), направленное на снятие психоэмоционального напряжения и тренировку психомоторных функций, что чаще всего является содержанием основного блока психопрофилактических систем. Расслабляющие упражнения рекомендуется вводить в повседневную жизнь возрастных групп дошкольного учреждения. Для снятия психоэмоционального напряжения могут быть использованы варианты психомы</w:t>
      </w:r>
      <w:del w:id="420" w:author="ORPM" w:date="2001-03-22T17:45:00Z">
        <w:r>
          <w:rPr>
            <w:sz w:val="24"/>
          </w:rPr>
          <w:delText>щ</w:delText>
        </w:r>
      </w:del>
      <w:ins w:id="421" w:author="ORPM" w:date="2001-03-22T17:45:00Z">
        <w:r>
          <w:rPr>
            <w:sz w:val="24"/>
          </w:rPr>
          <w:t>ш</w:t>
        </w:r>
      </w:ins>
      <w:r>
        <w:rPr>
          <w:sz w:val="24"/>
        </w:rPr>
        <w:t>ечной тренировки, разработанные А.В. Алексеевым и ад</w:t>
      </w:r>
      <w:ins w:id="422" w:author="ORPM" w:date="2001-03-22T17:45:00Z">
        <w:r>
          <w:rPr>
            <w:sz w:val="24"/>
          </w:rPr>
          <w:t>а</w:t>
        </w:r>
      </w:ins>
      <w:r>
        <w:rPr>
          <w:sz w:val="24"/>
        </w:rPr>
        <w:t>п</w:t>
      </w:r>
      <w:del w:id="423" w:author="ORPM" w:date="2001-03-22T17:45:00Z">
        <w:r>
          <w:rPr>
            <w:sz w:val="24"/>
          </w:rPr>
          <w:delText>а</w:delText>
        </w:r>
      </w:del>
      <w:r>
        <w:rPr>
          <w:sz w:val="24"/>
        </w:rPr>
        <w:t xml:space="preserve">тированные для детей дошкольного возраста М.И. Чистяковой [99]. Для оптимизации обучения произвольному напряжению и расслаблению мышц тела авторы рекомендуют разделить их на пять групп: мышцы рук, ног, </w:t>
      </w:r>
      <w:del w:id="424" w:author="ORPM" w:date="2001-03-22T17:46:00Z">
        <w:r>
          <w:rPr>
            <w:sz w:val="24"/>
          </w:rPr>
          <w:delText>(</w:delText>
        </w:r>
      </w:del>
      <w:r>
        <w:rPr>
          <w:sz w:val="24"/>
        </w:rPr>
        <w:t xml:space="preserve">туловища, шеи и лица. Внимание ребенка привлекается к каждой группе мышц в определенной последовательности. «Психофизический покой, достигаемый в результате психомышечной тренировки», восстанавливает психоэнергетический тонус (стеничность), а также способствует усвоению и закреплению информации о предмете, данном в установке. Практический материал данного блока состоит из релаксационных комплексов на расслабление всех мышц тела с фиксацией и без фиксации </w:t>
      </w:r>
      <w:ins w:id="425" w:author="ORPM" w:date="2001-03-22T17:46:00Z">
        <w:r>
          <w:rPr>
            <w:sz w:val="24"/>
          </w:rPr>
          <w:t>н</w:t>
        </w:r>
      </w:ins>
      <w:del w:id="426" w:author="ORPM" w:date="2001-03-22T17:46:00Z">
        <w:r>
          <w:rPr>
            <w:sz w:val="24"/>
          </w:rPr>
          <w:delText>п</w:delText>
        </w:r>
      </w:del>
      <w:r>
        <w:rPr>
          <w:sz w:val="24"/>
        </w:rPr>
        <w:t>а дыхании, а также из отдельных упражнений на снятие напряжения в одной группе мышц.</w:t>
      </w:r>
    </w:p>
    <w:p>
      <w:pPr>
        <w:pStyle w:val="Normal"/>
        <w:spacing w:lineRule="auto" w:line="240"/>
        <w:ind w:firstLine="720" w:end="0"/>
        <w:rPr/>
      </w:pPr>
      <w:r>
        <w:rPr>
          <w:sz w:val="24"/>
        </w:rPr>
        <w:t>Комплексы релаксационных упражнений могут быть</w:t>
      </w:r>
      <w:r>
        <w:rPr>
          <w:b/>
          <w:sz w:val="24"/>
        </w:rPr>
        <w:t xml:space="preserve"> </w:t>
      </w:r>
      <w:r>
        <w:rPr>
          <w:sz w:val="24"/>
        </w:rPr>
        <w:t>использова</w:t>
      </w:r>
      <w:del w:id="427" w:author="ORPM" w:date="2001-03-22T17:46:00Z">
        <w:r>
          <w:rPr>
            <w:sz w:val="24"/>
          </w:rPr>
          <w:delText>п</w:delText>
        </w:r>
      </w:del>
      <w:ins w:id="428" w:author="ORPM" w:date="2001-03-22T17:46:00Z">
        <w:r>
          <w:rPr>
            <w:sz w:val="24"/>
          </w:rPr>
          <w:t>н</w:t>
        </w:r>
      </w:ins>
      <w:r>
        <w:rPr>
          <w:sz w:val="24"/>
        </w:rPr>
        <w:t>ы в качестве заключительной части физкультурного занятия, динамического часа и т.д. Отдельные расслабляющие упражнения с фиксацией на дыхании можно включать в комплексе с организующими упражнениями, при обучении плаванию</w:t>
      </w:r>
      <w:r>
        <w:rPr>
          <w:b/>
          <w:sz w:val="24"/>
        </w:rPr>
        <w:t xml:space="preserve"> </w:t>
      </w:r>
      <w:r>
        <w:rPr>
          <w:sz w:val="24"/>
        </w:rPr>
        <w:t>в бассейне, а также использовать в качестве подготовки к дневному сну. Упражнения без фиксации на дыхании могут служить практическим материалов для расслабляющих пауз, разделяющих один вид деятельности в слу</w:t>
        <w:softHyphen/>
        <w:t>чае однообразно выполняемых действий либо два вида деятельности с высокой познавательной и моторной (двигательной) нагрузкой.</w:t>
      </w:r>
    </w:p>
    <w:p>
      <w:pPr>
        <w:pStyle w:val="Normal"/>
        <w:spacing w:lineRule="auto" w:line="240"/>
        <w:ind w:firstLine="720" w:end="0"/>
        <w:rPr/>
      </w:pPr>
      <w:r>
        <w:rPr>
          <w:sz w:val="24"/>
        </w:rPr>
        <w:t>Содержанием следующего блока психопрофилактических воз</w:t>
        <w:softHyphen/>
        <w:t>действий является психомоторная организация, направленная на предупреждение психомоторных расстройств (гиперактивность, гипоактивность, двигательная расторможенность, двигательный автоматизм), а также оптимизацию двигательной нагрузки в повсе</w:t>
        <w:softHyphen/>
        <w:t>дневной жизни детей. Практический материал психомоторной ор</w:t>
        <w:softHyphen/>
        <w:t>ганизации состоит из подвижных игр. Все игры подчиняют участ</w:t>
        <w:softHyphen/>
        <w:t>ников определенным правилам, что способствует активизации про</w:t>
        <w:softHyphen/>
        <w:t>извольной регуляции у детей старшего дошкольного возраста. Кроме того, позитивное воздействие подвижных игр отличается высокой устойчивостью, что благоприятствует удержанию психо</w:t>
        <w:softHyphen/>
        <w:t>энергетического тонуса (нормостеничности) ребенка. Практичес</w:t>
        <w:softHyphen/>
        <w:t>кий материал по двигательной организации может выноситься</w:t>
      </w:r>
      <w:r>
        <w:rPr>
          <w:b/>
          <w:sz w:val="24"/>
        </w:rPr>
        <w:t xml:space="preserve"> </w:t>
      </w:r>
      <w:r>
        <w:rPr>
          <w:sz w:val="24"/>
        </w:rPr>
        <w:t>на</w:t>
      </w:r>
      <w:r>
        <w:rPr>
          <w:b/>
          <w:sz w:val="24"/>
        </w:rPr>
        <w:t xml:space="preserve"> </w:t>
      </w:r>
      <w:r>
        <w:rPr>
          <w:sz w:val="24"/>
        </w:rPr>
        <w:t>прогулки в качестве свободных игр и упражнений, а также исполь</w:t>
        <w:softHyphen/>
        <w:t>зоваться на занятиях в качестве «пауз», разделяющих различные виды деятельности.</w:t>
      </w:r>
    </w:p>
    <w:p>
      <w:pPr>
        <w:pStyle w:val="BodyTextIndent"/>
        <w:spacing w:lineRule="auto" w:line="240"/>
        <w:rPr/>
      </w:pPr>
      <w:r>
        <w:rPr/>
        <w:t>Содержанием заключительного в рассмотрении блока психопро</w:t>
        <w:softHyphen/>
        <w:t>филактических воздействий является самовыражение, направленное на социально-личностную компетенцию детей. Практический матери</w:t>
        <w:softHyphen/>
        <w:t>ал данного блока составлен из выразительных этюдов и имитацион</w:t>
        <w:softHyphen/>
        <w:t>ных игр для одного, двух, нескольких детей и тренингов смоделиро</w:t>
        <w:softHyphen/>
        <w:t>ванных ситуаций. Ограниченное число активно участвующих не ос</w:t>
        <w:softHyphen/>
        <w:t>тавляет остальных детей группы в бездействии. Имитационные игры и смоделированные ситуации могут быть использованы как мини-представления для пассивно участвующих (зрителей). Представление может служить стимулом к беседе-обсуждению поведенческих реак</w:t>
        <w:softHyphen/>
        <w:t>ций, стиля взаимоотношений со сверстниками, а также своеобразной «загадкой-пантомимой». «Актерский» и «зрительский» состав необ</w:t>
        <w:softHyphen/>
        <w:t>ходимо периодически менять с целью поддержания игровой моти</w:t>
        <w:softHyphen/>
        <w:t>вации. При формировании «актерского» состава рекомендуется учитывать индивидуальные особенности детей, наличие потребнос</w:t>
        <w:softHyphen/>
        <w:t>ти демонстрации и навыков имитационно-выразительной деятель</w:t>
        <w:softHyphen/>
        <w:t>ности. В «актерской» группе должен быть один «ведущий актер» с перечисленными качествами. Некоторые этюды и игры сопровож</w:t>
        <w:softHyphen/>
        <w:t>даются музыкальным сопровождением. При отсутствии заданного музыкального произведения возможна его замена (при условии со</w:t>
        <w:softHyphen/>
        <w:t>хранения характера и программного содержания произведения).</w:t>
      </w:r>
      <w:del w:id="429" w:author="ORPM" w:date="2001-03-22T17:46:00Z">
        <w:r>
          <w:rPr/>
          <w:delText>.</w:delText>
        </w:r>
      </w:del>
    </w:p>
    <w:p>
      <w:pPr>
        <w:pStyle w:val="Normal"/>
        <w:spacing w:lineRule="auto" w:line="240"/>
        <w:ind w:firstLine="720" w:end="0"/>
        <w:rPr/>
      </w:pPr>
      <w:r>
        <w:rPr>
          <w:sz w:val="24"/>
        </w:rPr>
        <w:t>На основе имитационно-выразительной деятельности</w:t>
      </w:r>
      <w:r>
        <w:rPr>
          <w:b/>
          <w:sz w:val="24"/>
        </w:rPr>
        <w:t xml:space="preserve"> </w:t>
      </w:r>
      <w:r>
        <w:rPr>
          <w:sz w:val="24"/>
        </w:rPr>
        <w:t>может</w:t>
      </w:r>
      <w:r>
        <w:rPr>
          <w:b/>
          <w:sz w:val="24"/>
        </w:rPr>
        <w:t xml:space="preserve"> </w:t>
      </w:r>
      <w:r>
        <w:rPr>
          <w:sz w:val="24"/>
        </w:rPr>
        <w:t>быть организована совместная деятельность воспитателя и</w:t>
      </w:r>
      <w:r>
        <w:rPr>
          <w:b/>
          <w:sz w:val="24"/>
        </w:rPr>
        <w:t xml:space="preserve"> </w:t>
      </w:r>
      <w:r>
        <w:rPr>
          <w:sz w:val="24"/>
        </w:rPr>
        <w:t>детей</w:t>
      </w:r>
      <w:r>
        <w:rPr>
          <w:b/>
          <w:sz w:val="24"/>
        </w:rPr>
        <w:t xml:space="preserve"> </w:t>
      </w:r>
      <w:r>
        <w:rPr>
          <w:sz w:val="24"/>
        </w:rPr>
        <w:t>при фронтальной, подгрупповой и индивидуальной формах органи</w:t>
        <w:softHyphen/>
        <w:t>зации. Воспитатель по мере необходимости может вносить измене</w:t>
        <w:softHyphen/>
        <w:t>ния в программное содержание или проведение игры (индивидуаль</w:t>
        <w:softHyphen/>
        <w:t>ный поступок ребенка, негативные проявления в поведении детей, конфликты и т.д.). Игры с музыкальным сопровождением легко ло</w:t>
        <w:softHyphen/>
        <w:t>жатся на структуру музыкальных занятий, что положительно отра</w:t>
        <w:softHyphen/>
        <w:t>жается на их разнообразии.</w:t>
      </w:r>
    </w:p>
    <w:p>
      <w:pPr>
        <w:pStyle w:val="Normal"/>
        <w:spacing w:lineRule="auto" w:line="240"/>
        <w:ind w:firstLine="720" w:end="0"/>
        <w:rPr>
          <w:sz w:val="24"/>
        </w:rPr>
      </w:pPr>
      <w:r>
        <w:rPr>
          <w:sz w:val="24"/>
        </w:rPr>
        <w:t>Оптимальный режим психопрофилактических мероприятий в условиях дошкольного учреждения — ежедневное проведение с че</w:t>
        <w:softHyphen/>
        <w:t>редованием форм и видов психопрофилактических воздействий в зависимости от возрастной группы:</w:t>
      </w:r>
    </w:p>
    <w:p>
      <w:pPr>
        <w:pStyle w:val="Normal"/>
        <w:spacing w:lineRule="auto" w:line="240"/>
        <w:ind w:firstLine="720" w:end="0"/>
        <w:rPr>
          <w:sz w:val="24"/>
        </w:rPr>
      </w:pPr>
      <w:r>
        <w:rPr>
          <w:sz w:val="24"/>
        </w:rPr>
        <w:t xml:space="preserve">— </w:t>
      </w:r>
      <w:r>
        <w:rPr>
          <w:sz w:val="24"/>
        </w:rPr>
        <w:t>двигательно-расслабляющая деятельность (от 5 до 10 минут);</w:t>
      </w:r>
    </w:p>
    <w:p>
      <w:pPr>
        <w:pStyle w:val="Normal"/>
        <w:spacing w:lineRule="auto" w:line="240"/>
        <w:ind w:firstLine="720" w:end="0"/>
        <w:rPr>
          <w:sz w:val="24"/>
        </w:rPr>
      </w:pPr>
      <w:r>
        <w:rPr>
          <w:sz w:val="24"/>
        </w:rPr>
        <w:t xml:space="preserve">— </w:t>
      </w:r>
      <w:r>
        <w:rPr>
          <w:sz w:val="24"/>
        </w:rPr>
        <w:t>двигательно-организующая деятельность (от 5 до 10 минут);</w:t>
      </w:r>
    </w:p>
    <w:p>
      <w:pPr>
        <w:pStyle w:val="Normal"/>
        <w:numPr>
          <w:ilvl w:val="0"/>
          <w:numId w:val="3"/>
        </w:numPr>
        <w:spacing w:lineRule="auto" w:line="240"/>
        <w:rPr>
          <w:sz w:val="24"/>
          <w:ins w:id="431" w:author="ORPM" w:date="2001-03-22T17:46:00Z"/>
        </w:rPr>
      </w:pPr>
      <w:del w:id="430" w:author="ORPM" w:date="2001-03-22T17:46:00Z">
        <w:r>
          <w:rPr>
            <w:sz w:val="24"/>
          </w:rPr>
          <w:delText xml:space="preserve">— </w:delText>
        </w:r>
      </w:del>
      <w:r>
        <w:rPr>
          <w:sz w:val="24"/>
        </w:rPr>
        <w:t xml:space="preserve">имитационно-выразительная деятельность (от 10 до 30 минут). </w:t>
      </w:r>
    </w:p>
    <w:p>
      <w:pPr>
        <w:pStyle w:val="BodyTextIndent"/>
        <w:spacing w:lineRule="auto" w:line="240"/>
        <w:rPr/>
      </w:pPr>
      <w:r>
        <w:rPr/>
        <w:t>Высокие результаты по психофизическому оздоровлению детей достигаются при совмещении психопрофилактических мероприя</w:t>
        <w:softHyphen/>
        <w:t>тий с функционированием бассейнов, саун, фитобаров, аэрофито-салонов в форме комплексных процедур (см. Приложение 19).</w:t>
      </w:r>
    </w:p>
    <w:p>
      <w:pPr>
        <w:pStyle w:val="Normal"/>
        <w:spacing w:lineRule="auto" w:line="240"/>
        <w:ind w:firstLine="720" w:end="0"/>
        <w:rPr>
          <w:sz w:val="24"/>
        </w:rPr>
      </w:pPr>
      <w:r>
        <w:rPr>
          <w:sz w:val="24"/>
        </w:rPr>
        <w:t>Таким образом, в результате систематической коррекционно-профилактической деятельности практического психолога в усло</w:t>
        <w:softHyphen/>
        <w:t>виях дошкольного учреждения становится возможным скорректи</w:t>
        <w:softHyphen/>
        <w:t>ровать и предупредить отклонения в психике детей, тем самым обеспечив их полноценное и своевременное развитие.</w:t>
      </w:r>
    </w:p>
    <w:p>
      <w:pPr>
        <w:pStyle w:val="Normal"/>
        <w:spacing w:lineRule="auto" w:line="240"/>
        <w:ind w:firstLine="720" w:end="0"/>
        <w:rPr>
          <w:i/>
          <w:i/>
          <w:sz w:val="24"/>
        </w:rPr>
      </w:pPr>
      <w:r>
        <w:rPr>
          <w:i/>
          <w:sz w:val="24"/>
        </w:rPr>
      </w:r>
    </w:p>
    <w:p>
      <w:pPr>
        <w:pStyle w:val="Heading2"/>
        <w:keepNext w:val="false"/>
        <w:rPr/>
      </w:pPr>
      <w:r>
        <w:rPr>
          <w:i/>
        </w:rPr>
        <w:t xml:space="preserve"> </w:t>
      </w:r>
      <w:bookmarkStart w:id="29" w:name="__RefHeading___Toc511554731"/>
      <w:r>
        <w:rPr/>
        <w:t>4.3.</w:t>
      </w:r>
      <w:r>
        <w:rPr>
          <w:i/>
        </w:rPr>
        <w:t xml:space="preserve"> </w:t>
      </w:r>
      <w:r>
        <w:rPr/>
        <w:t>Психологическое</w:t>
      </w:r>
      <w:r>
        <w:rPr>
          <w:i/>
        </w:rPr>
        <w:t xml:space="preserve"> </w:t>
      </w:r>
      <w:r>
        <w:rPr/>
        <w:t>консультирование и просвещение</w:t>
      </w:r>
      <w:bookmarkEnd w:id="29"/>
    </w:p>
    <w:p>
      <w:pPr>
        <w:pStyle w:val="Normal"/>
        <w:spacing w:lineRule="auto" w:line="240"/>
        <w:ind w:firstLine="720" w:end="0"/>
        <w:rPr>
          <w:sz w:val="24"/>
        </w:rPr>
      </w:pPr>
      <w:r>
        <w:rPr>
          <w:sz w:val="24"/>
        </w:rPr>
      </w:r>
    </w:p>
    <w:p>
      <w:pPr>
        <w:pStyle w:val="Normal"/>
        <w:spacing w:lineRule="auto" w:line="240"/>
        <w:ind w:hanging="0" w:end="0"/>
        <w:rPr>
          <w:sz w:val="24"/>
        </w:rPr>
      </w:pPr>
      <w:r>
        <w:rPr>
          <w:sz w:val="24"/>
        </w:rPr>
        <w:t>Психологическое просвещение в условиях детского учреждения носит  профилактический и образовательный характер. В первом случае речь идет о предупреждении отклонений в развитии и поведении детей посредством информирования родителей и воспитателей.</w:t>
      </w:r>
    </w:p>
    <w:p>
      <w:pPr>
        <w:pStyle w:val="Normal"/>
        <w:spacing w:lineRule="auto" w:line="240"/>
        <w:ind w:firstLine="720" w:end="0"/>
        <w:rPr>
          <w:sz w:val="24"/>
        </w:rPr>
      </w:pPr>
      <w:r>
        <w:rPr>
          <w:sz w:val="24"/>
        </w:rPr>
        <w:t>Предметом информирования являются причины возникновения отклонений, признаки, свидетельствующие о их наличии, а  также возможные последствия для дальнейшего развития ребенка. Во втором случае имеется в виду ознакомление родителей и воспитателей с различными областями психологических знаний, способ</w:t>
        <w:softHyphen/>
        <w:t>ствующих самопознанию, познанию окружающих людей и сферы человеческих взаимоотношений. Для родителей здесь имеет боль</w:t>
        <w:softHyphen/>
        <w:t>шое значение знакомство с основами некоторых психологических дисциплин: «Психология семьи», «Детская психология». Для воспи</w:t>
        <w:softHyphen/>
        <w:t>тателей — психологическая специфика педагогических воздействий и возрастные особенности развития детей в контексте возрастной, педагогической и детской психологии.</w:t>
      </w:r>
    </w:p>
    <w:p>
      <w:pPr>
        <w:pStyle w:val="Normal"/>
        <w:spacing w:lineRule="auto" w:line="240"/>
        <w:ind w:firstLine="720" w:end="0"/>
        <w:rPr/>
      </w:pPr>
      <w:r>
        <w:rPr>
          <w:sz w:val="24"/>
        </w:rPr>
        <w:t>Условием образовательного направления просветительской ра</w:t>
        <w:softHyphen/>
        <w:t>боты является терминологическая и содержательная адаптирован</w:t>
      </w:r>
      <w:del w:id="432" w:author="ORPM" w:date="2001-03-22T17:47:00Z">
        <w:r>
          <w:rPr>
            <w:sz w:val="24"/>
          </w:rPr>
          <w:delText>-</w:delText>
        </w:r>
      </w:del>
      <w:r>
        <w:rPr>
          <w:sz w:val="24"/>
        </w:rPr>
        <w:t>ность знаний для лиц, не имеющих специальной подготовки.</w:t>
      </w:r>
    </w:p>
    <w:p>
      <w:pPr>
        <w:pStyle w:val="Normal"/>
        <w:spacing w:lineRule="auto" w:line="240"/>
        <w:ind w:firstLine="720" w:end="0"/>
        <w:rPr/>
      </w:pPr>
      <w:r>
        <w:rPr>
          <w:sz w:val="24"/>
        </w:rPr>
        <w:t>Просветительская работа охватывается в основном групповыми формами воздействий. Прежде всего, это лекции, диспуты с органи</w:t>
        <w:softHyphen/>
        <w:t>зацией дискуссий, семинары, психологические погружения и неко</w:t>
        <w:softHyphen/>
        <w:t>торые виды тренингов. Данные формы просветительских воздейст</w:t>
        <w:softHyphen/>
        <w:t>вий обеспечиваются вербально-коммуникати</w:t>
      </w:r>
      <w:del w:id="433" w:author="ORPM" w:date="2001-03-22T17:47:00Z">
        <w:r>
          <w:rPr>
            <w:sz w:val="24"/>
          </w:rPr>
          <w:delText>и</w:delText>
        </w:r>
      </w:del>
      <w:ins w:id="434" w:author="ORPM" w:date="2001-03-22T17:47:00Z">
        <w:r>
          <w:rPr>
            <w:sz w:val="24"/>
          </w:rPr>
          <w:t>в</w:t>
        </w:r>
      </w:ins>
      <w:r>
        <w:rPr>
          <w:sz w:val="24"/>
        </w:rPr>
        <w:t>ными средствами, т.е. построены с учетом возможностей монологического (лекции), диа</w:t>
        <w:softHyphen/>
        <w:t>логического (дискуссии) и группового (диспуты) общения. Темати</w:t>
        <w:softHyphen/>
        <w:t>ческое содержание просветительской работы определяется как по запросам родителей и воспитателей, так и по инициативе психоло</w:t>
        <w:softHyphen/>
        <w:t>га. Обсуждение некоторых проблемных вопросов заранее планиру</w:t>
        <w:softHyphen/>
        <w:t>ется психологом. Для родителей это темы, связанные с адаптацией к дошкольному учреждению, готовностью к школе, психосексуаль</w:t>
        <w:softHyphen/>
        <w:t>ным познанием и половой идентификацией, техническими инфор</w:t>
        <w:softHyphen/>
        <w:t>мационными и игровыми средствами (телевидение, видео, компью</w:t>
        <w:softHyphen/>
        <w:t>тер, игровые компьютерные приставки, пейджеры, «томагочи»). Для воспитателей — развивающие программы для детей, симптома</w:t>
        <w:softHyphen/>
        <w:t>тика нарушений и отклонений в развитии детей, общие и специальные способности (детская одаренность). Данная тематика обуслов</w:t>
        <w:softHyphen/>
        <w:t>лена анализом наиболее часто встречающихся запросов.</w:t>
      </w:r>
    </w:p>
    <w:p>
      <w:pPr>
        <w:pStyle w:val="Normal"/>
        <w:spacing w:lineRule="auto" w:line="240"/>
        <w:ind w:firstLine="720" w:end="0"/>
        <w:rPr/>
      </w:pPr>
      <w:r>
        <w:rPr>
          <w:sz w:val="24"/>
        </w:rPr>
        <w:t>Наряду с вербально-коммуникативными средствами в психологи</w:t>
        <w:softHyphen/>
        <w:t>ческом просвещении широко используются и невербальные (на</w:t>
        <w:softHyphen/>
        <w:t>глядные) средства. В условиях дошкольного учреждения они пред</w:t>
        <w:softHyphen/>
        <w:t>ставлены стендовой информацией, специально оформленными брошюрами и распечатками рекомендательных текстов, развиваю</w:t>
        <w:softHyphen/>
        <w:t>щих игр и упражнений, мини-тестов и анкет. Кроме того</w:t>
      </w:r>
      <w:del w:id="435" w:author="ORPM" w:date="2001-03-22T17:47:00Z">
        <w:r>
          <w:rPr>
            <w:sz w:val="24"/>
          </w:rPr>
          <w:delText>.</w:delText>
        </w:r>
      </w:del>
      <w:ins w:id="436" w:author="ORPM" w:date="2001-03-22T17:47:00Z">
        <w:r>
          <w:rPr>
            <w:sz w:val="24"/>
          </w:rPr>
          <w:t>,</w:t>
        </w:r>
      </w:ins>
      <w:r>
        <w:rPr>
          <w:sz w:val="24"/>
        </w:rPr>
        <w:t xml:space="preserve"> в распоря</w:t>
        <w:softHyphen/>
        <w:t>жение родителей может быть предоставлена библиотека с подбор</w:t>
        <w:softHyphen/>
        <w:t xml:space="preserve">кой психологической литературы </w:t>
      </w:r>
      <w:ins w:id="437" w:author="ORPM" w:date="2001-03-22T17:47:00Z">
        <w:r>
          <w:rPr>
            <w:sz w:val="24"/>
          </w:rPr>
          <w:t>п</w:t>
        </w:r>
      </w:ins>
      <w:del w:id="438" w:author="ORPM" w:date="2001-03-22T17:47:00Z">
        <w:r>
          <w:rPr>
            <w:sz w:val="24"/>
          </w:rPr>
          <w:delText>н</w:delText>
        </w:r>
      </w:del>
      <w:r>
        <w:rPr>
          <w:sz w:val="24"/>
        </w:rPr>
        <w:t>о вопросам семьи и брака. Для воспитателей может быть подготовлена подборка психолого-педа</w:t>
        <w:softHyphen/>
        <w:t>гогической литературы (см. с. 163—165).</w:t>
      </w:r>
    </w:p>
    <w:p>
      <w:pPr>
        <w:pStyle w:val="Normal"/>
        <w:spacing w:lineRule="auto" w:line="240"/>
        <w:ind w:firstLine="720" w:end="0"/>
        <w:rPr>
          <w:sz w:val="24"/>
          <w:ins w:id="440" w:author="ORPM" w:date="2001-03-22T17:48:00Z"/>
        </w:rPr>
      </w:pPr>
      <w:r>
        <w:rPr>
          <w:sz w:val="24"/>
        </w:rPr>
        <w:t>При обращении к индивидуальным</w:t>
      </w:r>
      <w:r>
        <w:rPr>
          <w:b/>
          <w:sz w:val="24"/>
        </w:rPr>
        <w:t xml:space="preserve"> </w:t>
      </w:r>
      <w:r>
        <w:rPr>
          <w:sz w:val="24"/>
        </w:rPr>
        <w:t>формам работы с родителя</w:t>
        <w:softHyphen/>
        <w:t>ми и воспитателями можно перейти к рассмотрению</w:t>
      </w:r>
      <w:r>
        <w:rPr>
          <w:b/>
          <w:sz w:val="24"/>
        </w:rPr>
        <w:t xml:space="preserve"> </w:t>
      </w:r>
      <w:r>
        <w:rPr>
          <w:sz w:val="24"/>
        </w:rPr>
        <w:t>следующего</w:t>
      </w:r>
      <w:r>
        <w:rPr>
          <w:b/>
          <w:sz w:val="24"/>
        </w:rPr>
        <w:t xml:space="preserve"> </w:t>
      </w:r>
      <w:r>
        <w:rPr>
          <w:sz w:val="24"/>
        </w:rPr>
        <w:t>направления профессиональной деятельности детского практичес</w:t>
        <w:softHyphen/>
        <w:t>кого психолога— консультированию</w:t>
      </w:r>
      <w:del w:id="439" w:author="ORPM" w:date="2001-03-22T17:48:00Z">
        <w:r>
          <w:rPr>
            <w:rStyle w:val="EndnoteCharacters"/>
            <w:rStyle w:val="EndnoteReference"/>
            <w:sz w:val="24"/>
          </w:rPr>
          <w:endnoteReference w:customMarkFollows="1" w:id="6"/>
          <w:delText>1</w:delText>
        </w:r>
      </w:del>
      <w:r>
        <w:rPr>
          <w:sz w:val="24"/>
          <w:vertAlign w:val="superscript"/>
        </w:rPr>
        <w:t>*</w:t>
      </w:r>
      <w:r>
        <w:rPr>
          <w:sz w:val="24"/>
        </w:rPr>
        <w:t>.</w:t>
      </w:r>
    </w:p>
    <w:p>
      <w:pPr>
        <w:pStyle w:val="Normal"/>
        <w:spacing w:lineRule="auto" w:line="240"/>
        <w:ind w:hanging="0" w:end="0"/>
        <w:rPr>
          <w:sz w:val="24"/>
          <w:ins w:id="442" w:author="ORPM" w:date="2001-03-22T17:48:00Z"/>
        </w:rPr>
      </w:pPr>
      <w:ins w:id="441" w:author="ORPM" w:date="2001-03-22T17:48:00Z">
        <w:r>
          <w:rPr>
            <w:sz w:val="24"/>
          </w:rPr>
          <w:t>________________</w:t>
        </w:r>
      </w:ins>
    </w:p>
    <w:p>
      <w:pPr>
        <w:pStyle w:val="Normal"/>
        <w:spacing w:lineRule="auto" w:line="240"/>
        <w:ind w:firstLine="720" w:end="0"/>
        <w:rPr>
          <w:ins w:id="444" w:author="ORPM" w:date="2001-03-22T17:49:00Z"/>
        </w:rPr>
      </w:pPr>
      <w:r>
        <w:rPr>
          <w:sz w:val="24"/>
          <w:vertAlign w:val="superscript"/>
        </w:rPr>
        <w:t>*</w:t>
      </w:r>
      <w:ins w:id="443" w:author="ORPM" w:date="2001-03-22T17:49:00Z">
        <w:r>
          <w:rPr>
            <w:sz w:val="24"/>
          </w:rPr>
          <w:t>Здесь консультирование рассматривается вне контекста профессионального пространства психолога-консультанта.</w:t>
        </w:r>
      </w:ins>
    </w:p>
    <w:p>
      <w:pPr>
        <w:pStyle w:val="Normal"/>
        <w:spacing w:lineRule="auto" w:line="240"/>
        <w:ind w:hanging="0" w:end="0"/>
        <w:rPr>
          <w:sz w:val="24"/>
        </w:rPr>
      </w:pPr>
      <w:r>
        <w:rPr>
          <w:sz w:val="24"/>
        </w:rPr>
      </w:r>
    </w:p>
    <w:p>
      <w:pPr>
        <w:pStyle w:val="BodyTextIndent"/>
        <w:spacing w:lineRule="auto" w:line="240"/>
        <w:rPr>
          <w:ins w:id="445" w:author="ORPM" w:date="2001-03-22T17:48:00Z"/>
        </w:rPr>
      </w:pPr>
      <w:r>
        <w:rPr/>
        <w:t>Психологическое консультирование в условиях детского дошкольного учреждения обозначается как система коммуникативно</w:t>
        <w:softHyphen/>
        <w:t xml:space="preserve">го взаимодействия психолога с лицами, нуждающимися в психологической помощи рекомендательного характера. </w:t>
      </w:r>
    </w:p>
    <w:p>
      <w:pPr>
        <w:pStyle w:val="BodyTextIndent"/>
        <w:spacing w:lineRule="auto" w:line="240"/>
        <w:rPr/>
      </w:pPr>
      <w:r>
        <w:rPr/>
        <w:t>Данное взаимодействие осуществляется по запросу администра</w:t>
        <w:softHyphen/>
        <w:t>ции, родителей и педагогов, а также самих детей. Результатом взаимо</w:t>
        <w:softHyphen/>
        <w:t>действия является удовлетворение «реального» запроса и выработка рекомендаций коррекционно-профилакт</w:t>
      </w:r>
      <w:del w:id="446" w:author="ORPM" w:date="2001-03-22T17:50:00Z">
        <w:r>
          <w:rPr/>
          <w:delText>н</w:delText>
        </w:r>
      </w:del>
      <w:ins w:id="447" w:author="ORPM" w:date="2001-03-22T17:50:00Z">
        <w:r>
          <w:rPr/>
          <w:t>и</w:t>
        </w:r>
      </w:ins>
      <w:r>
        <w:rPr/>
        <w:t>ческого и информативно</w:t>
        <w:softHyphen/>
        <w:t>го характера. Основным методом психологического консультирова</w:t>
        <w:softHyphen/>
        <w:t xml:space="preserve">ния является беседа, а формой проведения  </w:t>
      </w:r>
      <w:ins w:id="448" w:author="ORPM" w:date="2001-03-22T17:50:00Z">
        <w:r>
          <w:rPr/>
          <w:t xml:space="preserve">– </w:t>
        </w:r>
      </w:ins>
      <w:r>
        <w:rPr/>
        <w:t>индивидуальная кон</w:t>
        <w:softHyphen/>
        <w:t>сультация.</w:t>
      </w:r>
    </w:p>
    <w:p>
      <w:pPr>
        <w:pStyle w:val="Normal"/>
        <w:spacing w:lineRule="auto" w:line="240"/>
        <w:ind w:firstLine="720" w:end="0"/>
        <w:rPr>
          <w:sz w:val="24"/>
        </w:rPr>
      </w:pPr>
      <w:r>
        <w:rPr>
          <w:sz w:val="24"/>
        </w:rPr>
        <w:t>Необходимо отметить специфику психологического консульти</w:t>
        <w:softHyphen/>
        <w:t>рования в условиях детского сада (детское образовательное учреж</w:t>
        <w:softHyphen/>
        <w:t>дение). Она заключается в опосредованном характере консультиро</w:t>
        <w:softHyphen/>
        <w:t>вания, т.е. направленном на проблемы развития, обучения и воспи</w:t>
        <w:softHyphen/>
        <w:t>тания ребенка независимо от лиц, запрашивающих психологическую помощь. Ребенок-дошкольник в очень редких случаях выступает инициатором запроса, в основном инициативу проявляют лица, его окружающие. По этой причине психолог вынужден дифференциро</w:t>
        <w:softHyphen/>
        <w:t>вать содержание запросов с целью определения возможности опо</w:t>
        <w:softHyphen/>
        <w:t>средованно решить трудности ребенка. В этой связи проанализиру</w:t>
        <w:softHyphen/>
        <w:t>ем основные виды «реальных» запросов в психологической помощи родителей и других членов семьи с целью возможности выхода на проблемы ребенка.</w:t>
      </w:r>
    </w:p>
    <w:p>
      <w:pPr>
        <w:pStyle w:val="Normal"/>
        <w:spacing w:lineRule="auto" w:line="240"/>
        <w:ind w:firstLine="720" w:end="0"/>
        <w:rPr>
          <w:sz w:val="24"/>
        </w:rPr>
      </w:pPr>
      <w:r>
        <w:rPr>
          <w:sz w:val="24"/>
        </w:rPr>
      </w:r>
    </w:p>
    <w:p>
      <w:pPr>
        <w:pStyle w:val="Normal"/>
        <w:spacing w:lineRule="auto" w:line="240"/>
        <w:ind w:firstLine="720" w:end="0"/>
        <w:rPr/>
      </w:pPr>
      <w:r>
        <w:rPr>
          <w:sz w:val="24"/>
        </w:rPr>
        <w:t>Запрос 1. Необходимость подтверждения обвинительной по</w:t>
      </w:r>
      <w:del w:id="449" w:author="ORPM" w:date="2001-03-23T10:17:00Z">
        <w:r>
          <w:rPr>
            <w:sz w:val="24"/>
          </w:rPr>
          <w:delText>-р</w:delText>
        </w:r>
      </w:del>
      <w:ins w:id="450" w:author="ORPM" w:date="2001-03-23T10:17:00Z">
        <w:r>
          <w:rPr>
            <w:sz w:val="24"/>
          </w:rPr>
          <w:t>з</w:t>
        </w:r>
      </w:ins>
      <w:r>
        <w:rPr>
          <w:sz w:val="24"/>
        </w:rPr>
        <w:t>иции</w:t>
      </w:r>
    </w:p>
    <w:p>
      <w:pPr>
        <w:pStyle w:val="Normal"/>
        <w:spacing w:lineRule="auto" w:line="240"/>
        <w:ind w:firstLine="720" w:end="0"/>
        <w:rPr>
          <w:sz w:val="24"/>
        </w:rPr>
      </w:pPr>
      <w:r>
        <w:rPr>
          <w:sz w:val="24"/>
        </w:rPr>
        <w:t>Возможные позиции обвинения:</w:t>
      </w:r>
    </w:p>
    <w:p>
      <w:pPr>
        <w:pStyle w:val="Normal"/>
        <w:spacing w:lineRule="auto" w:line="240"/>
        <w:ind w:firstLine="720" w:end="0"/>
        <w:rPr>
          <w:sz w:val="24"/>
        </w:rPr>
      </w:pPr>
      <w:r>
        <w:rPr>
          <w:sz w:val="24"/>
        </w:rPr>
      </w:r>
    </w:p>
    <w:p>
      <w:pPr>
        <w:pStyle w:val="Normal"/>
        <w:spacing w:lineRule="auto" w:line="240"/>
        <w:ind w:firstLine="720" w:end="0"/>
        <w:jc w:val="center"/>
        <w:rPr>
          <w:sz w:val="24"/>
        </w:rPr>
      </w:pPr>
      <w:r>
        <w:rPr>
          <w:sz w:val="20"/>
        </w:rPr>
        <w:drawing>
          <wp:inline distT="0" distB="0" distL="0" distR="0">
            <wp:extent cx="2441575" cy="621665"/>
            <wp:effectExtent l="0" t="0" r="0" b="0"/>
            <wp:docPr id="1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title=""/>
                    <pic:cNvPicPr>
                      <a:picLocks noChangeAspect="1" noChangeArrowheads="1"/>
                    </pic:cNvPicPr>
                  </pic:nvPicPr>
                  <pic:blipFill>
                    <a:blip r:embed="rId19"/>
                    <a:srcRect l="-15" t="-58" r="-15" b="-58"/>
                    <a:stretch>
                      <a:fillRect/>
                    </a:stretch>
                  </pic:blipFill>
                  <pic:spPr bwMode="auto">
                    <a:xfrm>
                      <a:off x="0" y="0"/>
                      <a:ext cx="2441575" cy="621665"/>
                    </a:xfrm>
                    <a:prstGeom prst="rect">
                      <a:avLst/>
                    </a:prstGeom>
                  </pic:spPr>
                </pic:pic>
              </a:graphicData>
            </a:graphic>
          </wp:inline>
        </w:drawing>
      </w:r>
    </w:p>
    <w:p>
      <w:pPr>
        <w:pStyle w:val="Normal"/>
        <w:spacing w:lineRule="auto" w:line="240"/>
        <w:ind w:firstLine="720" w:end="0"/>
        <w:rPr>
          <w:sz w:val="24"/>
        </w:rPr>
      </w:pPr>
      <w:r>
        <w:rPr>
          <w:sz w:val="24"/>
        </w:rPr>
      </w:r>
    </w:p>
    <w:p>
      <w:pPr>
        <w:pStyle w:val="BodyTextIndent"/>
        <w:spacing w:lineRule="auto" w:line="240"/>
        <w:rPr/>
      </w:pPr>
      <w:r>
        <w:rPr/>
        <w:t>Реальным мотивом является получение признания собственной позиции, действительное отношение к ситуации — драматизация с отсутствием перспективы ее исправления.</w:t>
      </w:r>
    </w:p>
    <w:p>
      <w:pPr>
        <w:pStyle w:val="Normal"/>
        <w:spacing w:lineRule="auto" w:line="240"/>
        <w:ind w:firstLine="720" w:end="0"/>
        <w:rPr>
          <w:sz w:val="24"/>
        </w:rPr>
      </w:pPr>
      <w:r>
        <w:rPr>
          <w:sz w:val="24"/>
        </w:rPr>
        <w:t>Рекомендательная стратегия заключается в облегчении драма</w:t>
        <w:softHyphen/>
        <w:t>тизма ситуации (выяснении) истинного запроса. В случае необходи</w:t>
        <w:softHyphen/>
        <w:t>мости (обвинение ребенка) вводится программа диагностического обследования ребенка с последующим снятием обвинения.</w:t>
      </w:r>
    </w:p>
    <w:p>
      <w:pPr>
        <w:pStyle w:val="Normal"/>
        <w:spacing w:lineRule="auto" w:line="240"/>
        <w:ind w:firstLine="720" w:end="0"/>
        <w:rPr>
          <w:sz w:val="24"/>
        </w:rPr>
      </w:pPr>
      <w:r>
        <w:rPr>
          <w:sz w:val="24"/>
        </w:rPr>
      </w:r>
    </w:p>
    <w:p>
      <w:pPr>
        <w:pStyle w:val="Normal"/>
        <w:spacing w:lineRule="auto" w:line="240"/>
        <w:ind w:firstLine="720" w:end="0"/>
        <w:rPr>
          <w:sz w:val="24"/>
          <w:ins w:id="451" w:author="ORPM" w:date="2001-03-23T10:17:00Z"/>
        </w:rPr>
      </w:pPr>
      <w:r>
        <w:rPr>
          <w:sz w:val="24"/>
        </w:rPr>
        <w:t xml:space="preserve">Запрос 2. Необходимость психоэмоциональной поддержки </w:t>
      </w:r>
    </w:p>
    <w:p>
      <w:pPr>
        <w:pStyle w:val="Normal"/>
        <w:spacing w:lineRule="auto" w:line="240"/>
        <w:ind w:firstLine="720" w:end="0"/>
        <w:rPr>
          <w:sz w:val="24"/>
        </w:rPr>
      </w:pPr>
      <w:r>
        <w:rPr>
          <w:sz w:val="24"/>
        </w:rPr>
        <w:t>Реальным мотивом является утешение, сочувствие. Отношение к ситуации — пессимистическое, присутствие неуверенности в себе, своих силах.</w:t>
      </w:r>
    </w:p>
    <w:p>
      <w:pPr>
        <w:pStyle w:val="Normal"/>
        <w:spacing w:lineRule="auto" w:line="240"/>
        <w:ind w:firstLine="720" w:end="0"/>
        <w:rPr>
          <w:sz w:val="24"/>
        </w:rPr>
      </w:pPr>
      <w:r>
        <w:rPr>
          <w:sz w:val="24"/>
        </w:rPr>
        <w:t>Рекомендательная стратегия заключается в поддержке, совмест</w:t>
        <w:softHyphen/>
        <w:t>ном нахождении средств и возможностей решения проблемы.</w:t>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Запрос 3. Потребность в совете</w:t>
      </w:r>
    </w:p>
    <w:p>
      <w:pPr>
        <w:pStyle w:val="Normal"/>
        <w:spacing w:lineRule="auto" w:line="240"/>
        <w:ind w:firstLine="720" w:end="0"/>
        <w:rPr>
          <w:sz w:val="24"/>
        </w:rPr>
      </w:pPr>
      <w:r>
        <w:rPr>
          <w:sz w:val="24"/>
        </w:rPr>
        <w:t>Реальным мотивом является раздел ответственности за приня</w:t>
        <w:softHyphen/>
        <w:t>тие решения, обоснованность решения. Отношение к ситуации — неопределенное.</w:t>
      </w:r>
    </w:p>
    <w:p>
      <w:pPr>
        <w:pStyle w:val="Normal"/>
        <w:spacing w:lineRule="auto" w:line="240"/>
        <w:ind w:firstLine="720" w:end="0"/>
        <w:rPr/>
      </w:pPr>
      <w:r>
        <w:rPr>
          <w:sz w:val="24"/>
        </w:rPr>
        <w:t>Рекомендательная стратегия заключается в определении и фор</w:t>
        <w:softHyphen/>
        <w:t>мулировании профессионально-личностной позиции психолога</w:t>
      </w:r>
      <w:r>
        <w:rPr>
          <w:b/>
          <w:sz w:val="24"/>
        </w:rPr>
        <w:t xml:space="preserve"> </w:t>
      </w:r>
      <w:r>
        <w:rPr>
          <w:sz w:val="24"/>
        </w:rPr>
        <w:t>без</w:t>
      </w:r>
      <w:r>
        <w:rPr>
          <w:b/>
          <w:sz w:val="24"/>
        </w:rPr>
        <w:t xml:space="preserve"> </w:t>
      </w:r>
      <w:r>
        <w:rPr>
          <w:sz w:val="24"/>
        </w:rPr>
        <w:t>принятия ответственности за последующие действия запрашивае</w:t>
        <w:softHyphen/>
        <w:t>мого лица. При необходимости психологического дифференциро</w:t>
        <w:softHyphen/>
        <w:t>вания позиции вводится диагностическое обследование ребенка.</w:t>
      </w:r>
    </w:p>
    <w:p>
      <w:pPr>
        <w:pStyle w:val="Normal"/>
        <w:spacing w:lineRule="auto" w:line="240"/>
        <w:ind w:firstLine="720" w:end="0"/>
        <w:rPr>
          <w:sz w:val="24"/>
        </w:rPr>
      </w:pPr>
      <w:r>
        <w:rPr>
          <w:sz w:val="24"/>
        </w:rPr>
      </w:r>
    </w:p>
    <w:p>
      <w:pPr>
        <w:pStyle w:val="Normal"/>
        <w:spacing w:lineRule="auto" w:line="240"/>
        <w:ind w:firstLine="720" w:end="0"/>
        <w:rPr>
          <w:sz w:val="24"/>
          <w:ins w:id="452" w:author="ORPM" w:date="2001-03-23T10:17:00Z"/>
        </w:rPr>
      </w:pPr>
      <w:r>
        <w:rPr>
          <w:sz w:val="24"/>
        </w:rPr>
        <w:t xml:space="preserve">Запрос 4. Необходимость психосоматического лечения ребенка </w:t>
      </w:r>
    </w:p>
    <w:p>
      <w:pPr>
        <w:pStyle w:val="Normal"/>
        <w:spacing w:lineRule="auto" w:line="240"/>
        <w:ind w:firstLine="720" w:end="0"/>
        <w:rPr>
          <w:sz w:val="24"/>
        </w:rPr>
      </w:pPr>
      <w:r>
        <w:rPr>
          <w:sz w:val="24"/>
        </w:rPr>
        <w:t>Реальным мотивом является получение совета и рекомендаций по лечению ребенка. Отношение к ситуации — реалистическое.</w:t>
      </w:r>
    </w:p>
    <w:p>
      <w:pPr>
        <w:pStyle w:val="Normal"/>
        <w:spacing w:lineRule="auto" w:line="240"/>
        <w:ind w:firstLine="720" w:end="0"/>
        <w:rPr>
          <w:sz w:val="24"/>
        </w:rPr>
      </w:pPr>
      <w:r>
        <w:rPr>
          <w:sz w:val="24"/>
        </w:rPr>
        <w:t>Рекомендательная стратегия заключается в удовлетворении ре</w:t>
        <w:softHyphen/>
        <w:t>ального мотива, если проблема лежит в профессиональном про</w:t>
        <w:softHyphen/>
        <w:t>странстве детского практического психолога. При выходе пробле</w:t>
        <w:softHyphen/>
        <w:t>мы за рамки профессиональной компетентности — направить ре</w:t>
        <w:softHyphen/>
        <w:t>бенка к специалисту</w:t>
      </w:r>
      <w:r>
        <w:rPr>
          <w:b/>
          <w:sz w:val="24"/>
        </w:rPr>
        <w:t xml:space="preserve"> </w:t>
      </w:r>
      <w:r>
        <w:rPr>
          <w:sz w:val="24"/>
        </w:rPr>
        <w:t>соответствующего профиля.</w:t>
      </w:r>
    </w:p>
    <w:p>
      <w:pPr>
        <w:pStyle w:val="BodyTextIndent"/>
        <w:spacing w:lineRule="auto" w:line="240"/>
        <w:rPr>
          <w:sz w:val="24"/>
        </w:rPr>
      </w:pPr>
      <w:r>
        <w:rPr>
          <w:sz w:val="24"/>
        </w:rPr>
      </w:r>
    </w:p>
    <w:p>
      <w:pPr>
        <w:pStyle w:val="BodyTextIndent"/>
        <w:spacing w:lineRule="auto" w:line="240"/>
        <w:rPr/>
      </w:pPr>
      <w:r>
        <w:rPr/>
        <w:t>Таким образом, анализ запроса позволяет психологу выявить ре</w:t>
        <w:softHyphen/>
        <w:t>альную трудность взрослого по отношению к ребенку и построить обоснованную стратегию психологических воздействий. Следует отметить, что не всегда обработка запроса инициирует диагности</w:t>
      </w:r>
      <w:del w:id="453" w:author="ORPM" w:date="2001-03-23T10:17:00Z">
        <w:r>
          <w:rPr/>
          <w:delText>-</w:delText>
        </w:r>
      </w:del>
      <w:r>
        <w:rPr/>
        <w:t>ко-коррекционные мероприятия. В некоторых случаях психолог может ограничиться рекомендациями.</w:t>
      </w:r>
    </w:p>
    <w:p>
      <w:pPr>
        <w:pStyle w:val="BodyTextIndent"/>
        <w:spacing w:lineRule="auto" w:line="240"/>
        <w:rPr/>
      </w:pPr>
      <w:r>
        <w:rPr/>
      </w:r>
    </w:p>
    <w:p>
      <w:pPr>
        <w:pStyle w:val="Heading2"/>
        <w:keepNext w:val="false"/>
        <w:rPr/>
      </w:pPr>
      <w:bookmarkStart w:id="30" w:name="__RefHeading___Toc511554732"/>
      <w:bookmarkEnd w:id="30"/>
      <w:r>
        <w:rPr/>
        <w:t>4.4. Психологическое обеспечение педагогического процесса</w:t>
      </w:r>
    </w:p>
    <w:p>
      <w:pPr>
        <w:pStyle w:val="Normal"/>
        <w:spacing w:lineRule="auto" w:line="240"/>
        <w:ind w:firstLine="720" w:end="0"/>
        <w:rPr>
          <w:sz w:val="24"/>
        </w:rPr>
      </w:pPr>
      <w:r>
        <w:rPr>
          <w:sz w:val="24"/>
        </w:rPr>
      </w:r>
    </w:p>
    <w:p>
      <w:pPr>
        <w:pStyle w:val="Normal"/>
        <w:spacing w:lineRule="auto" w:line="240"/>
        <w:ind w:hanging="0" w:end="0"/>
        <w:rPr/>
      </w:pPr>
      <w:r>
        <w:rPr>
          <w:sz w:val="24"/>
        </w:rPr>
        <w:t>Психологическое обеспечение педагогического процесса в услови</w:t>
        <w:softHyphen/>
        <w:t>ях дошкольного учреждения является важным направлением дея</w:t>
        <w:softHyphen/>
        <w:t>тельности детского практического психолога. Здесь, педагогичес</w:t>
        <w:softHyphen/>
        <w:t>кий процесс мы рассматриваем как систему педагогических воздей</w:t>
        <w:softHyphen/>
        <w:t>ствий с образовательными и воспитательными целями, где образо</w:t>
        <w:softHyphen/>
        <w:t>вание предусматривает «накопление» знаний, умений, навыков общественно-исторического опыта, а воспитание подразумевает формирование определенных социальных установок (понятий и принципов), ценностных ориентаци</w:t>
      </w:r>
      <w:del w:id="454" w:author="ORPM" w:date="2001-03-23T10:18:00Z">
        <w:r>
          <w:rPr>
            <w:sz w:val="24"/>
          </w:rPr>
          <w:delText>и</w:delText>
        </w:r>
      </w:del>
      <w:ins w:id="455" w:author="ORPM" w:date="2001-03-23T10:18:00Z">
        <w:r>
          <w:rPr>
            <w:sz w:val="24"/>
          </w:rPr>
          <w:t>й</w:t>
        </w:r>
      </w:ins>
      <w:r>
        <w:rPr>
          <w:sz w:val="24"/>
        </w:rPr>
        <w:t xml:space="preserve"> (морально-этических норм), определяющих сознание и поведение человека. В том и другом слу</w:t>
        <w:softHyphen/>
        <w:t>чае педагогические воздействия опираются на психологические за</w:t>
        <w:softHyphen/>
        <w:t>коны и механизмы онтогенетического развития. Кроме того, педа</w:t>
        <w:softHyphen/>
        <w:t>гогический процесс соотносится с психологическими закономер</w:t>
        <w:softHyphen/>
        <w:t>ностями формирования личности в условиях специально организованной системы воздействий.</w:t>
      </w:r>
    </w:p>
    <w:p>
      <w:pPr>
        <w:pStyle w:val="Normal"/>
        <w:spacing w:lineRule="auto" w:line="240"/>
        <w:ind w:firstLine="720" w:end="0"/>
        <w:rPr>
          <w:sz w:val="24"/>
        </w:rPr>
      </w:pPr>
      <w:r>
        <w:rPr>
          <w:sz w:val="24"/>
        </w:rPr>
        <w:t>Таким образом, разделяя педагогический процесс на образовательный и воспитательный, мы тем самым дифференцируем его психологическое обеспечение. Обеспечение образовательного процесса осуществляется на основе психологического сопровождения образовательных (развивающих) программ; а обеспечение воспита</w:t>
        <w:softHyphen/>
        <w:t>тельного процесса осуществляется на основе психологизации воспитательных стратегий.</w:t>
      </w:r>
    </w:p>
    <w:p>
      <w:pPr>
        <w:pStyle w:val="Normal"/>
        <w:spacing w:lineRule="auto" w:line="240"/>
        <w:ind w:firstLine="720" w:end="0"/>
        <w:rPr>
          <w:sz w:val="24"/>
        </w:rPr>
      </w:pPr>
      <w:r>
        <w:rPr>
          <w:sz w:val="24"/>
        </w:rPr>
        <w:t>Остановимся подробнее на каждом из направлений психологического обеспечения.</w:t>
      </w:r>
    </w:p>
    <w:p>
      <w:pPr>
        <w:pStyle w:val="Normal"/>
        <w:spacing w:lineRule="auto" w:line="240"/>
        <w:ind w:firstLine="720" w:end="0"/>
        <w:rPr/>
      </w:pPr>
      <w:r>
        <w:rPr>
          <w:b/>
          <w:sz w:val="24"/>
          <w:rPrChange w:id="0" w:author="ORPM" w:date="2001-03-23T10:19:00Z"/>
        </w:rPr>
        <w:t>Программа — базовый документ детского дошкольного уч</w:t>
        <w:softHyphen/>
        <w:t xml:space="preserve">реждения, определяющий содержание и направление работы </w:t>
      </w:r>
      <w:del w:id="457" w:author="ORPM" w:date="2001-03-23T10:18:00Z">
        <w:r>
          <w:rPr>
            <w:b/>
            <w:sz w:val="24"/>
          </w:rPr>
          <w:delText>Е</w:delText>
        </w:r>
      </w:del>
      <w:ins w:id="458" w:author="ORPM" w:date="2001-03-23T10:18:00Z">
        <w:r>
          <w:rPr>
            <w:b/>
            <w:sz w:val="24"/>
          </w:rPr>
          <w:t>пе</w:t>
        </w:r>
      </w:ins>
      <w:del w:id="459" w:author="ORPM" w:date="2001-03-23T10:18:00Z">
        <w:r>
          <w:rPr>
            <w:b/>
            <w:sz w:val="24"/>
          </w:rPr>
          <w:delText>де</w:delText>
        </w:r>
      </w:del>
      <w:r>
        <w:rPr>
          <w:b/>
          <w:sz w:val="24"/>
          <w:rPrChange w:id="0" w:author="ORPM" w:date="2001-03-23T10:19:00Z"/>
        </w:rPr>
        <w:t>дагогов и воспитателей.</w:t>
      </w:r>
      <w:r>
        <w:rPr>
          <w:sz w:val="24"/>
        </w:rPr>
        <w:t xml:space="preserve"> С 1962 по 1992 г. «Программа воспита</w:t>
        <w:softHyphen/>
        <w:t>ния и обучения в детском саду» (типовая программа) являлась обя</w:t>
      </w:r>
      <w:del w:id="461" w:author="ORPM" w:date="2001-03-23T10:19:00Z">
        <w:r>
          <w:rPr>
            <w:sz w:val="24"/>
          </w:rPr>
          <w:delText>-й</w:delText>
        </w:r>
      </w:del>
      <w:r>
        <w:rPr>
          <w:sz w:val="24"/>
        </w:rPr>
        <w:t>зательным документом, в соответствии с которым осуществлялся педагогический</w:t>
      </w:r>
      <w:r>
        <w:rPr>
          <w:sz w:val="24"/>
          <w:lang w:val="en-US"/>
        </w:rPr>
        <w:t xml:space="preserve"> npo</w:t>
      </w:r>
      <w:del w:id="462" w:author="ORPM" w:date="2001-03-23T10:19:00Z">
        <w:r>
          <w:rPr>
            <w:sz w:val="24"/>
            <w:lang w:val="en-US"/>
          </w:rPr>
          <w:delText>ii</w:delText>
        </w:r>
      </w:del>
      <w:ins w:id="463" w:author="ORPM" w:date="2001-03-23T10:19:00Z">
        <w:r>
          <w:rPr>
            <w:sz w:val="24"/>
            <w:lang w:val="en-US"/>
          </w:rPr>
          <w:t>ц</w:t>
        </w:r>
      </w:ins>
      <w:r>
        <w:rPr>
          <w:sz w:val="24"/>
          <w:lang w:val="en-US"/>
        </w:rPr>
        <w:t>ecc</w:t>
      </w:r>
      <w:r>
        <w:rPr>
          <w:sz w:val="24"/>
        </w:rPr>
        <w:t xml:space="preserve"> в дошкольном учреждении. «Работа по еди</w:t>
        <w:softHyphen/>
        <w:t>ной, жестко регламентированной программе приводила к единооб</w:t>
        <w:softHyphen/>
        <w:t>разию форм, содержания и методов педагогического процесса». Пе</w:t>
        <w:softHyphen/>
        <w:t>дагоги ориентировались на унифицированный и идеологизирован</w:t>
        <w:softHyphen/>
        <w:t>ный стандарт в воспитании и образовании, что негативно отража</w:t>
        <w:softHyphen/>
        <w:t>лось на психическом здоровье и развитии детей.</w:t>
      </w:r>
    </w:p>
    <w:p>
      <w:pPr>
        <w:pStyle w:val="Normal"/>
        <w:spacing w:lineRule="auto" w:line="240"/>
        <w:ind w:firstLine="720" w:end="0"/>
        <w:rPr>
          <w:sz w:val="24"/>
        </w:rPr>
      </w:pPr>
      <w:r>
        <w:rPr>
          <w:sz w:val="24"/>
        </w:rPr>
        <w:t>В настоящее время созданы правовые условия для разнообразия содержания, форм и методов работы с детьми дошкольного возрас</w:t>
        <w:softHyphen/>
        <w:t>та. Основным тезисом преобразований в контексте общественного дошкольного воспитания является «гуманизация и повышение эф</w:t>
        <w:softHyphen/>
        <w:t>фективности педагогического процесса» на основе индивидуально-дифференцированного подхода к детям. Прежде всего, преобразо</w:t>
        <w:softHyphen/>
        <w:t>вание обеспечивается созданием дошкольных учреждений разного типа на основе вариативности содержания, форм организации и обеспечения педагогического процесса: государственные и коммер</w:t>
        <w:softHyphen/>
        <w:t>ческие детские сады, детские лицеи и центры, прогимназии. Вариа</w:t>
        <w:softHyphen/>
        <w:t>тивность типов дошкольных учреждений напрямую связана с вариа</w:t>
        <w:softHyphen/>
        <w:t>тивностью образовательных (развивающих) программ для детей до</w:t>
        <w:softHyphen/>
        <w:t>школьного возраста («Радуга», «Развитие», «Истоки», «Диалектика» и пр.). Изначально дифференциация программ основывается на различении целей и задач психолого-педагогических воздействий. Некоторые из них способствуют общему развитию и образованию дошкольников (общеразвивающие, базисные программы), другие обеспечивают развитие специальных способностей детей (специа</w:t>
        <w:softHyphen/>
        <w:t xml:space="preserve">лизированные программы). </w:t>
      </w:r>
    </w:p>
    <w:p>
      <w:pPr>
        <w:pStyle w:val="Normal"/>
        <w:spacing w:lineRule="auto" w:line="240"/>
        <w:ind w:firstLine="720" w:end="0"/>
        <w:rPr/>
      </w:pPr>
      <w:r>
        <w:rPr>
          <w:i/>
          <w:sz w:val="24"/>
          <w:rPrChange w:id="0" w:author="ORPM" w:date="2001-03-23T10:19:00Z"/>
        </w:rPr>
        <w:t>Программы</w:t>
      </w:r>
      <w:r>
        <w:rPr>
          <w:sz w:val="24"/>
        </w:rPr>
        <w:t xml:space="preserve"> </w:t>
      </w:r>
      <w:r>
        <w:rPr>
          <w:i/>
          <w:sz w:val="24"/>
        </w:rPr>
        <w:t>общеразвивающего типа</w:t>
      </w:r>
      <w:r>
        <w:rPr>
          <w:sz w:val="24"/>
        </w:rPr>
        <w:t xml:space="preserve"> включают в себя базисные на</w:t>
        <w:softHyphen/>
        <w:t>правления и цели психолого-педагогических воздействий соответ</w:t>
        <w:softHyphen/>
        <w:t>ственно возрастным этапам онтогенетического развития. Своеобра</w:t>
        <w:softHyphen/>
        <w:t>зие общеразвивающих программ, их отличие друг от друга связаны с исходными теоретическими представлениями о процессе разви</w:t>
        <w:softHyphen/>
        <w:t>тия.</w:t>
      </w:r>
    </w:p>
    <w:p>
      <w:pPr>
        <w:pStyle w:val="Normal"/>
        <w:spacing w:lineRule="auto" w:line="240"/>
        <w:ind w:firstLine="720" w:end="0"/>
        <w:rPr/>
      </w:pPr>
      <w:r>
        <w:rPr>
          <w:sz w:val="24"/>
        </w:rPr>
        <w:t xml:space="preserve">Своеобразие </w:t>
      </w:r>
      <w:r>
        <w:rPr>
          <w:i/>
          <w:sz w:val="24"/>
        </w:rPr>
        <w:t>специализированных программ</w:t>
      </w:r>
      <w:r>
        <w:rPr>
          <w:sz w:val="24"/>
        </w:rPr>
        <w:t xml:space="preserve"> заключается в необхо</w:t>
        <w:softHyphen/>
        <w:t>димости кроме теории общего (онтогенетического) развития пред</w:t>
        <w:softHyphen/>
        <w:t>ставить также концепцию особенностей предметного (специально</w:t>
        <w:softHyphen/>
        <w:t>го) развития детей. Что подразумевает глубокое проникновение в логику предметов (изобразительного и музыкального искусств, структур языка и физико-математических построений).</w:t>
      </w:r>
    </w:p>
    <w:p>
      <w:pPr>
        <w:pStyle w:val="BodyTextIndent"/>
        <w:spacing w:lineRule="auto" w:line="240"/>
        <w:rPr/>
      </w:pPr>
      <w:r>
        <w:rPr/>
        <w:t>Поскольку администрация и педагогический коллектив до</w:t>
        <w:softHyphen/>
        <w:t>школьного учреждения могут определять выбор той или иной обра</w:t>
        <w:softHyphen/>
        <w:t>зовательной программы, встает вопрос о критериях выбора и тех</w:t>
        <w:softHyphen/>
        <w:t>нологиях программного обеспечения. Поставленные вопросы могут быть решены посредством систем специального обеспечения программ (методического, педагогического, психологического). Они принципиально различны по целям, задачам, методам, а также позициям специалистов, осуществляющих данную деятельность. Предлагаемая система психологического обеспечения универсаль</w:t>
        <w:softHyphen/>
        <w:t>на, а значит, приемлема для всех видов типовых и альтернативных программ. Кроме того, она адаптирована к отечественной системе дошкольного воспитания в современных условиях. Структура дан</w:t>
        <w:softHyphen/>
        <w:t>ной системы представляет собой три взаимосвязанных раздела на основе последовательно осуществляемой деятельности: «Введе</w:t>
        <w:softHyphen/>
        <w:t>ние», «Адаптация», «Текущее обслуживание</w:t>
      </w:r>
      <w:ins w:id="465" w:author="ORPM" w:date="2001-03-23T10:19:00Z">
        <w:r>
          <w:rPr/>
          <w:t>»</w:t>
        </w:r>
      </w:ins>
      <w:r>
        <w:rPr/>
        <w:t>.</w:t>
      </w:r>
    </w:p>
    <w:p>
      <w:pPr>
        <w:pStyle w:val="Normal"/>
        <w:spacing w:lineRule="auto" w:line="240"/>
        <w:ind w:firstLine="720" w:end="0"/>
        <w:rPr>
          <w:sz w:val="24"/>
        </w:rPr>
      </w:pPr>
      <w:r>
        <w:rPr>
          <w:sz w:val="24"/>
        </w:rPr>
      </w:r>
    </w:p>
    <w:p>
      <w:pPr>
        <w:pStyle w:val="Heading7"/>
        <w:keepNext w:val="false"/>
        <w:rPr>
          <w:ins w:id="466" w:author="ORPM" w:date="2001-03-23T10:23:00Z"/>
        </w:rPr>
      </w:pPr>
      <w:r>
        <w:rPr/>
        <w:t xml:space="preserve">Раздел 1. Введение </w:t>
      </w:r>
    </w:p>
    <w:p>
      <w:pPr>
        <w:pStyle w:val="Heading7"/>
        <w:keepNext w:val="false"/>
        <w:rPr/>
      </w:pPr>
      <w:r>
        <w:rPr/>
        <w:t>Подготовительный этап</w:t>
      </w:r>
    </w:p>
    <w:p>
      <w:pPr>
        <w:pStyle w:val="Normal"/>
        <w:spacing w:lineRule="auto" w:line="240"/>
        <w:ind w:firstLine="720" w:end="0"/>
        <w:rPr/>
      </w:pPr>
      <w:r>
        <w:rPr>
          <w:i/>
          <w:sz w:val="24"/>
        </w:rPr>
        <w:t>Цель:</w:t>
      </w:r>
      <w:r>
        <w:rPr>
          <w:sz w:val="24"/>
        </w:rPr>
        <w:t xml:space="preserve"> Констатация готовности к введению образовательной про</w:t>
        <w:softHyphen/>
        <w:t>граммы.</w:t>
      </w:r>
    </w:p>
    <w:p>
      <w:pPr>
        <w:pStyle w:val="Normal"/>
        <w:spacing w:lineRule="auto" w:line="240"/>
        <w:ind w:firstLine="720" w:end="0"/>
        <w:rPr>
          <w:i/>
          <w:i/>
          <w:sz w:val="24"/>
        </w:rPr>
      </w:pPr>
      <w:r>
        <w:rPr>
          <w:i/>
          <w:sz w:val="24"/>
        </w:rPr>
        <w:t>Содержание деятельности:</w:t>
      </w:r>
    </w:p>
    <w:p>
      <w:pPr>
        <w:pStyle w:val="Normal"/>
        <w:spacing w:lineRule="auto" w:line="240"/>
        <w:ind w:firstLine="720" w:end="0"/>
        <w:rPr>
          <w:sz w:val="24"/>
        </w:rPr>
      </w:pPr>
      <w:r>
        <w:rPr>
          <w:sz w:val="24"/>
        </w:rPr>
        <w:t xml:space="preserve">— </w:t>
      </w:r>
      <w:r>
        <w:rPr>
          <w:sz w:val="24"/>
        </w:rPr>
        <w:t>выявление уровня психического здоровья детей;</w:t>
      </w:r>
    </w:p>
    <w:p>
      <w:pPr>
        <w:pStyle w:val="Normal"/>
        <w:spacing w:lineRule="auto" w:line="240"/>
        <w:ind w:firstLine="720" w:end="0"/>
        <w:rPr/>
      </w:pPr>
      <w:r>
        <w:rPr>
          <w:sz w:val="24"/>
        </w:rPr>
        <w:t xml:space="preserve">— </w:t>
      </w:r>
      <w:r>
        <w:rPr>
          <w:spacing w:val="-4"/>
          <w:sz w:val="24"/>
        </w:rPr>
        <w:t>дифференциация психического развития детей на основе парциальных, индивидуальных, групповых, возрастных различий;</w:t>
      </w:r>
    </w:p>
    <w:p>
      <w:pPr>
        <w:pStyle w:val="BodyTextIndent"/>
        <w:spacing w:lineRule="auto" w:line="240"/>
        <w:rPr/>
      </w:pPr>
      <w:r>
        <w:rPr/>
        <w:t xml:space="preserve">— </w:t>
      </w:r>
      <w:r>
        <w:rPr/>
        <w:t>выявление возможности актуализации тех показателей психи</w:t>
        <w:softHyphen/>
        <w:t>ческого развития детей, на которые опирается концепция развития определенной программы.</w:t>
      </w:r>
    </w:p>
    <w:p>
      <w:pPr>
        <w:pStyle w:val="Normal"/>
        <w:spacing w:lineRule="auto" w:line="240"/>
        <w:ind w:firstLine="720" w:end="0"/>
        <w:rPr>
          <w:sz w:val="24"/>
        </w:rPr>
      </w:pPr>
      <w:r>
        <w:rPr>
          <w:sz w:val="24"/>
        </w:rPr>
        <w:t>К примеру, возможность оперирования диалектическими ум</w:t>
        <w:softHyphen/>
        <w:t>ственными действиями (обращение, превращение, сериация) как базовый показатель для введения программы «Диалектика» (автор Н.Е. Веракса) или возможность активизации ориентировочных дей</w:t>
        <w:softHyphen/>
        <w:t>ствий (способностей) как важное условие введения программы «Развитие» (авторский коллектив под руководством Л.А. Венгера).</w:t>
      </w:r>
    </w:p>
    <w:p>
      <w:pPr>
        <w:pStyle w:val="Normal"/>
        <w:spacing w:lineRule="auto" w:line="240"/>
        <w:ind w:firstLine="720" w:end="0"/>
        <w:rPr>
          <w:sz w:val="24"/>
        </w:rPr>
      </w:pPr>
      <w:r>
        <w:rPr>
          <w:sz w:val="24"/>
        </w:rPr>
        <w:t>В результате заданной диагностической деятельности определя</w:t>
        <w:softHyphen/>
        <w:t>ется общая и специальная психологическая готовность детского кон</w:t>
        <w:softHyphen/>
        <w:t>тингента к введению той или иной образовательной программы.</w:t>
      </w:r>
    </w:p>
    <w:p>
      <w:pPr>
        <w:pStyle w:val="Normal"/>
        <w:spacing w:lineRule="auto" w:line="240"/>
        <w:ind w:firstLine="720" w:end="0"/>
        <w:rPr>
          <w:sz w:val="24"/>
        </w:rPr>
      </w:pPr>
      <w:r>
        <w:rPr>
          <w:sz w:val="24"/>
        </w:rPr>
        <w:t>Параллельно осуществляется диагностическая деятельность по определению психологической готовности педагогического коллек</w:t>
        <w:softHyphen/>
        <w:t>тива дошкольного учреждения, исключая аспекты профессиональ</w:t>
        <w:softHyphen/>
        <w:t xml:space="preserve">ной компетентности: </w:t>
      </w:r>
    </w:p>
    <w:p>
      <w:pPr>
        <w:pStyle w:val="Normal"/>
        <w:spacing w:lineRule="auto" w:line="240"/>
        <w:ind w:firstLine="720" w:end="0"/>
        <w:rPr>
          <w:sz w:val="24"/>
        </w:rPr>
      </w:pPr>
      <w:r>
        <w:rPr>
          <w:sz w:val="24"/>
        </w:rPr>
        <w:t xml:space="preserve">— </w:t>
      </w:r>
      <w:r>
        <w:rPr>
          <w:sz w:val="24"/>
        </w:rPr>
        <w:t>выявление степени мотивации введения программы у педаго</w:t>
        <w:softHyphen/>
        <w:t>гов и воспитателей;</w:t>
      </w:r>
    </w:p>
    <w:p>
      <w:pPr>
        <w:pStyle w:val="BodyTextIndent"/>
        <w:spacing w:lineRule="auto" w:line="240"/>
        <w:rPr/>
      </w:pPr>
      <w:r>
        <w:rPr/>
        <w:t xml:space="preserve">— </w:t>
      </w:r>
      <w:r>
        <w:rPr/>
        <w:t>выявление индивидуальных (психологических и психофизио</w:t>
        <w:softHyphen/>
        <w:t>логических) особенностей педагогов и воспитателей как условий результативного освоения и принятия программного содержания. Дифференциация готовности отдельных педагогов и педагогичес</w:t>
        <w:softHyphen/>
        <w:t>кого коллектива в целом осуществляется в соответствии с про</w:t>
        <w:softHyphen/>
        <w:t>граммными требованиями.</w:t>
      </w:r>
    </w:p>
    <w:p>
      <w:pPr>
        <w:pStyle w:val="Normal"/>
        <w:spacing w:lineRule="auto" w:line="240"/>
        <w:ind w:firstLine="720" w:end="0"/>
        <w:rPr>
          <w:sz w:val="24"/>
          <w:ins w:id="468" w:author="ORPM" w:date="2001-03-23T10:41:00Z"/>
        </w:rPr>
      </w:pPr>
      <w:ins w:id="467" w:author="ORPM" w:date="2001-03-23T10:41:00Z">
        <w:r>
          <w:rPr>
            <w:sz w:val="24"/>
          </w:rPr>
        </w:r>
      </w:ins>
    </w:p>
    <w:p>
      <w:pPr>
        <w:pStyle w:val="Normal"/>
        <w:spacing w:lineRule="auto" w:line="240"/>
        <w:ind w:firstLine="720" w:end="0"/>
        <w:rPr/>
      </w:pPr>
      <w:r>
        <w:rPr>
          <w:sz w:val="20"/>
        </w:rPr>
        <w:t>К примеру, одной из</w:t>
      </w:r>
      <w:r>
        <w:rPr>
          <w:b/>
          <w:sz w:val="20"/>
        </w:rPr>
        <w:t xml:space="preserve"> </w:t>
      </w:r>
      <w:r>
        <w:rPr>
          <w:sz w:val="20"/>
        </w:rPr>
        <w:t>основных задач</w:t>
      </w:r>
      <w:r>
        <w:rPr>
          <w:b/>
          <w:sz w:val="20"/>
        </w:rPr>
        <w:t xml:space="preserve"> </w:t>
      </w:r>
      <w:r>
        <w:rPr>
          <w:sz w:val="20"/>
        </w:rPr>
        <w:t>программы "Радуга"</w:t>
      </w:r>
      <w:r>
        <w:rPr>
          <w:b/>
          <w:sz w:val="20"/>
        </w:rPr>
        <w:t xml:space="preserve"> </w:t>
      </w:r>
      <w:r>
        <w:rPr>
          <w:sz w:val="20"/>
        </w:rPr>
        <w:t>(авторский коллектив под руководством</w:t>
      </w:r>
      <w:r>
        <w:rPr>
          <w:b/>
          <w:sz w:val="20"/>
        </w:rPr>
        <w:t xml:space="preserve"> </w:t>
      </w:r>
      <w:r>
        <w:rPr>
          <w:sz w:val="20"/>
        </w:rPr>
        <w:t>Г.</w:t>
      </w:r>
      <w:del w:id="469" w:author="ORPM" w:date="2001-03-23T10:41:00Z">
        <w:r>
          <w:rPr>
            <w:sz w:val="20"/>
          </w:rPr>
          <w:delText>И</w:delText>
        </w:r>
      </w:del>
      <w:ins w:id="470" w:author="ORPM" w:date="2001-03-23T10:41:00Z">
        <w:r>
          <w:rPr>
            <w:sz w:val="20"/>
          </w:rPr>
          <w:t>Н</w:t>
        </w:r>
      </w:ins>
      <w:r>
        <w:rPr>
          <w:sz w:val="20"/>
        </w:rPr>
        <w:t>. Дороновой и</w:t>
      </w:r>
      <w:r>
        <w:rPr>
          <w:b/>
          <w:sz w:val="20"/>
        </w:rPr>
        <w:t xml:space="preserve"> </w:t>
      </w:r>
      <w:r>
        <w:rPr>
          <w:sz w:val="20"/>
        </w:rPr>
        <w:t>С.Т. Якобсон) является «ре</w:t>
        <w:softHyphen/>
        <w:t>ализация в каждом возрастном периоде</w:t>
      </w:r>
      <w:r>
        <w:rPr>
          <w:b/>
          <w:sz w:val="20"/>
        </w:rPr>
        <w:t xml:space="preserve"> </w:t>
      </w:r>
      <w:r>
        <w:rPr>
          <w:sz w:val="20"/>
        </w:rPr>
        <w:t>дошкольного детства</w:t>
      </w:r>
      <w:r>
        <w:rPr>
          <w:b/>
          <w:sz w:val="20"/>
        </w:rPr>
        <w:t xml:space="preserve"> </w:t>
      </w:r>
      <w:r>
        <w:rPr>
          <w:sz w:val="20"/>
        </w:rPr>
        <w:t>соответству</w:t>
        <w:softHyphen/>
        <w:t>ющих форм общения воспитателя с детьми</w:t>
      </w:r>
      <w:del w:id="471" w:author="ORPM" w:date="2001-03-23T10:41:00Z">
        <w:r>
          <w:rPr>
            <w:sz w:val="20"/>
          </w:rPr>
          <w:delText>"</w:delText>
        </w:r>
      </w:del>
      <w:ins w:id="472" w:author="ORPM" w:date="2001-03-23T10:41:00Z">
        <w:r>
          <w:rPr>
            <w:sz w:val="20"/>
          </w:rPr>
          <w:t>»</w:t>
        </w:r>
      </w:ins>
      <w:r>
        <w:rPr>
          <w:sz w:val="20"/>
        </w:rPr>
        <w:t>, базирующаяся на концепции онтогенеза общения</w:t>
      </w:r>
      <w:r>
        <w:rPr>
          <w:b/>
          <w:sz w:val="20"/>
        </w:rPr>
        <w:t xml:space="preserve"> </w:t>
      </w:r>
      <w:r>
        <w:rPr>
          <w:sz w:val="20"/>
        </w:rPr>
        <w:t>М.И. Лисиной</w:t>
      </w:r>
      <w:del w:id="473" w:author="ORPM" w:date="2001-03-23T10:41:00Z">
        <w:r>
          <w:rPr>
            <w:sz w:val="20"/>
          </w:rPr>
          <w:delText>,</w:delText>
        </w:r>
      </w:del>
      <w:ins w:id="474" w:author="ORPM" w:date="2001-03-23T10:41:00Z">
        <w:r>
          <w:rPr>
            <w:sz w:val="20"/>
          </w:rPr>
          <w:t>.</w:t>
        </w:r>
      </w:ins>
      <w:r>
        <w:rPr>
          <w:b/>
          <w:sz w:val="20"/>
        </w:rPr>
        <w:t xml:space="preserve"> </w:t>
      </w:r>
      <w:r>
        <w:rPr>
          <w:sz w:val="20"/>
        </w:rPr>
        <w:t>Это предусматривает развитие и акти</w:t>
        <w:softHyphen/>
        <w:t>визацию определенных</w:t>
      </w:r>
      <w:r>
        <w:rPr>
          <w:b/>
          <w:sz w:val="20"/>
        </w:rPr>
        <w:t xml:space="preserve"> </w:t>
      </w:r>
      <w:r>
        <w:rPr>
          <w:sz w:val="20"/>
        </w:rPr>
        <w:t>форм и средств общения у детей разных</w:t>
      </w:r>
      <w:r>
        <w:rPr>
          <w:b/>
          <w:sz w:val="20"/>
        </w:rPr>
        <w:t xml:space="preserve"> </w:t>
      </w:r>
      <w:r>
        <w:rPr>
          <w:sz w:val="20"/>
        </w:rPr>
        <w:t>возраст</w:t>
        <w:softHyphen/>
        <w:t>ных групп. Воспитатель, ориентированный на авторитарный стиль</w:t>
      </w:r>
      <w:r>
        <w:rPr>
          <w:b/>
          <w:sz w:val="20"/>
        </w:rPr>
        <w:t xml:space="preserve"> </w:t>
      </w:r>
      <w:r>
        <w:rPr>
          <w:sz w:val="20"/>
        </w:rPr>
        <w:t>обще</w:t>
        <w:softHyphen/>
        <w:t>ния, трудно адаптируется к партнерским взаимоотношениям</w:t>
      </w:r>
      <w:r>
        <w:rPr>
          <w:b/>
          <w:sz w:val="20"/>
        </w:rPr>
        <w:t xml:space="preserve"> </w:t>
      </w:r>
      <w:r>
        <w:rPr>
          <w:sz w:val="20"/>
        </w:rPr>
        <w:t>с детьми, или</w:t>
      </w:r>
      <w:r>
        <w:rPr>
          <w:b/>
          <w:sz w:val="20"/>
        </w:rPr>
        <w:t xml:space="preserve"> </w:t>
      </w:r>
      <w:r>
        <w:rPr>
          <w:sz w:val="20"/>
        </w:rPr>
        <w:t>педагог с закрепленным стилем воздействий</w:t>
      </w:r>
      <w:r>
        <w:rPr>
          <w:b/>
          <w:sz w:val="20"/>
        </w:rPr>
        <w:t xml:space="preserve"> </w:t>
      </w:r>
      <w:r>
        <w:rPr>
          <w:sz w:val="20"/>
        </w:rPr>
        <w:t>без психологической помощи редко отказывается от заданности форм и</w:t>
      </w:r>
      <w:r>
        <w:rPr>
          <w:b/>
          <w:sz w:val="20"/>
        </w:rPr>
        <w:t xml:space="preserve"> </w:t>
      </w:r>
      <w:r>
        <w:rPr>
          <w:sz w:val="20"/>
        </w:rPr>
        <w:t>средств общения.</w:t>
      </w:r>
    </w:p>
    <w:p>
      <w:pPr>
        <w:pStyle w:val="Normal"/>
        <w:spacing w:lineRule="auto" w:line="240"/>
        <w:ind w:firstLine="720" w:end="0"/>
        <w:rPr>
          <w:sz w:val="24"/>
          <w:ins w:id="476" w:author="ORPM" w:date="2001-03-23T10:41:00Z"/>
        </w:rPr>
      </w:pPr>
      <w:ins w:id="475" w:author="ORPM" w:date="2001-03-23T10:41:00Z">
        <w:r>
          <w:rPr>
            <w:sz w:val="24"/>
          </w:rPr>
        </w:r>
      </w:ins>
    </w:p>
    <w:p>
      <w:pPr>
        <w:pStyle w:val="Normal"/>
        <w:spacing w:lineRule="auto" w:line="240"/>
        <w:ind w:firstLine="720" w:end="0"/>
        <w:rPr>
          <w:sz w:val="24"/>
        </w:rPr>
      </w:pPr>
      <w:r>
        <w:rPr>
          <w:sz w:val="24"/>
        </w:rPr>
        <w:t>В итоге констатируется готовность детского и педагогического коллектива к введению той или иной образовательной программы с определением режима ввода. Обоснованием заключения психо</w:t>
        <w:softHyphen/>
        <w:t>лога являются диагностические материалы подготовительного этапа,</w:t>
      </w:r>
    </w:p>
    <w:p>
      <w:pPr>
        <w:pStyle w:val="Normal"/>
        <w:spacing w:lineRule="auto" w:line="240"/>
        <w:ind w:firstLine="720" w:end="0"/>
        <w:rPr>
          <w:i/>
          <w:i/>
          <w:sz w:val="24"/>
        </w:rPr>
      </w:pPr>
      <w:r>
        <w:rPr>
          <w:i/>
          <w:sz w:val="24"/>
          <w:rPrChange w:id="0" w:author="ORPM" w:date="2001-03-23T10:43:00Z"/>
        </w:rPr>
        <w:t>Варианты введения программы:</w:t>
      </w:r>
    </w:p>
    <w:p>
      <w:pPr>
        <w:pStyle w:val="Normal"/>
        <w:spacing w:lineRule="auto" w:line="240"/>
        <w:ind w:firstLine="720" w:end="0"/>
        <w:rPr>
          <w:sz w:val="24"/>
        </w:rPr>
      </w:pPr>
      <w:r>
        <w:rPr>
          <w:sz w:val="24"/>
        </w:rPr>
        <w:t>1. Введение без изменений программного содержания (базовое):</w:t>
      </w:r>
    </w:p>
    <w:p>
      <w:pPr>
        <w:pStyle w:val="Normal"/>
        <w:spacing w:lineRule="auto" w:line="240"/>
        <w:ind w:firstLine="720" w:end="0"/>
        <w:rPr>
          <w:sz w:val="24"/>
        </w:rPr>
      </w:pPr>
      <w:r>
        <w:rPr>
          <w:sz w:val="24"/>
        </w:rPr>
        <w:t xml:space="preserve">— </w:t>
      </w:r>
      <w:r>
        <w:rPr>
          <w:sz w:val="24"/>
        </w:rPr>
        <w:t>фронтальное (все возрастные группы дошкольного учрежде</w:t>
        <w:softHyphen/>
        <w:t>ния),</w:t>
      </w:r>
    </w:p>
    <w:p>
      <w:pPr>
        <w:pStyle w:val="Normal"/>
        <w:spacing w:lineRule="auto" w:line="240"/>
        <w:ind w:firstLine="720" w:end="0"/>
        <w:rPr>
          <w:sz w:val="24"/>
        </w:rPr>
      </w:pPr>
      <w:r>
        <w:rPr>
          <w:sz w:val="24"/>
        </w:rPr>
        <w:t xml:space="preserve">— </w:t>
      </w:r>
      <w:r>
        <w:rPr>
          <w:sz w:val="24"/>
        </w:rPr>
        <w:t>возрастное (группы дошкольного учреждения одной возраст</w:t>
        <w:softHyphen/>
        <w:t>ной параллели),</w:t>
      </w:r>
    </w:p>
    <w:p>
      <w:pPr>
        <w:pStyle w:val="Normal"/>
        <w:spacing w:lineRule="auto" w:line="240"/>
        <w:ind w:firstLine="720" w:end="0"/>
        <w:rPr>
          <w:sz w:val="24"/>
        </w:rPr>
      </w:pPr>
      <w:r>
        <w:rPr>
          <w:sz w:val="24"/>
        </w:rPr>
        <w:t xml:space="preserve">— </w:t>
      </w:r>
      <w:r>
        <w:rPr>
          <w:sz w:val="24"/>
        </w:rPr>
        <w:t>групповое (отдельные группы дошкольного учреждения).</w:t>
      </w:r>
    </w:p>
    <w:p>
      <w:pPr>
        <w:pStyle w:val="Normal"/>
        <w:spacing w:lineRule="auto" w:line="240"/>
        <w:ind w:firstLine="720" w:end="0"/>
        <w:rPr/>
      </w:pPr>
      <w:r>
        <w:rPr>
          <w:spacing w:val="-10"/>
          <w:sz w:val="24"/>
        </w:rPr>
        <w:t xml:space="preserve">2. Введение с </w:t>
      </w:r>
      <w:del w:id="478" w:author="ORPM" w:date="2001-03-23T10:46:00Z">
        <w:r>
          <w:rPr>
            <w:spacing w:val="-10"/>
            <w:sz w:val="24"/>
          </w:rPr>
          <w:delText>к</w:delText>
        </w:r>
      </w:del>
      <w:ins w:id="479" w:author="ORPM" w:date="2001-03-23T10:46:00Z">
        <w:r>
          <w:rPr>
            <w:spacing w:val="-10"/>
            <w:sz w:val="24"/>
          </w:rPr>
          <w:t>м</w:t>
        </w:r>
      </w:ins>
      <w:r>
        <w:rPr>
          <w:spacing w:val="-10"/>
          <w:sz w:val="24"/>
        </w:rPr>
        <w:t>одификационными</w:t>
      </w:r>
      <w:r>
        <w:rPr>
          <w:b/>
          <w:spacing w:val="-10"/>
          <w:sz w:val="24"/>
        </w:rPr>
        <w:t xml:space="preserve"> </w:t>
      </w:r>
      <w:r>
        <w:rPr>
          <w:spacing w:val="-10"/>
          <w:sz w:val="24"/>
        </w:rPr>
        <w:t>изменениями программного содержания (экспериментальное):</w:t>
      </w:r>
    </w:p>
    <w:p>
      <w:pPr>
        <w:pStyle w:val="Normal"/>
        <w:spacing w:lineRule="auto" w:line="240"/>
        <w:ind w:firstLine="720" w:end="0"/>
        <w:rPr>
          <w:sz w:val="24"/>
        </w:rPr>
      </w:pPr>
      <w:r>
        <w:rPr>
          <w:sz w:val="24"/>
        </w:rPr>
        <w:t xml:space="preserve">— </w:t>
      </w:r>
      <w:r>
        <w:rPr>
          <w:sz w:val="24"/>
        </w:rPr>
        <w:t>фронтальное,</w:t>
      </w:r>
    </w:p>
    <w:p>
      <w:pPr>
        <w:pStyle w:val="Normal"/>
        <w:spacing w:lineRule="auto" w:line="240"/>
        <w:ind w:firstLine="720" w:end="0"/>
        <w:rPr>
          <w:sz w:val="24"/>
        </w:rPr>
      </w:pPr>
      <w:r>
        <w:rPr>
          <w:sz w:val="24"/>
        </w:rPr>
        <w:t xml:space="preserve">— </w:t>
      </w:r>
      <w:r>
        <w:rPr>
          <w:sz w:val="24"/>
        </w:rPr>
        <w:t>возрастное,</w:t>
      </w:r>
    </w:p>
    <w:p>
      <w:pPr>
        <w:pStyle w:val="Normal"/>
        <w:spacing w:lineRule="auto" w:line="240"/>
        <w:ind w:firstLine="720" w:end="0"/>
        <w:rPr>
          <w:sz w:val="24"/>
        </w:rPr>
      </w:pPr>
      <w:r>
        <w:rPr>
          <w:sz w:val="24"/>
        </w:rPr>
        <w:t xml:space="preserve">— </w:t>
      </w:r>
      <w:r>
        <w:rPr>
          <w:sz w:val="24"/>
        </w:rPr>
        <w:t>групповое.</w:t>
      </w:r>
    </w:p>
    <w:p>
      <w:pPr>
        <w:pStyle w:val="Normal"/>
        <w:spacing w:lineRule="auto" w:line="240"/>
        <w:ind w:firstLine="720" w:end="0"/>
        <w:rPr/>
      </w:pPr>
      <w:r>
        <w:rPr>
          <w:sz w:val="24"/>
        </w:rPr>
        <w:t>3. Введение с профессиональным</w:t>
      </w:r>
      <w:r>
        <w:rPr>
          <w:b/>
          <w:sz w:val="24"/>
        </w:rPr>
        <w:t xml:space="preserve"> </w:t>
      </w:r>
      <w:r>
        <w:rPr>
          <w:sz w:val="24"/>
        </w:rPr>
        <w:t>обучением педагогического</w:t>
      </w:r>
      <w:r>
        <w:rPr>
          <w:b/>
          <w:sz w:val="24"/>
        </w:rPr>
        <w:t xml:space="preserve"> </w:t>
      </w:r>
      <w:r>
        <w:rPr>
          <w:sz w:val="24"/>
        </w:rPr>
        <w:t>коллектива.</w:t>
      </w:r>
    </w:p>
    <w:p>
      <w:pPr>
        <w:pStyle w:val="BodyTextIndent"/>
        <w:spacing w:lineRule="auto" w:line="240"/>
        <w:rPr/>
      </w:pPr>
      <w:r>
        <w:rPr/>
        <w:t>4. Введение с профессиональным консультированием педагоги</w:t>
        <w:softHyphen/>
        <w:t>ческого коллектива.</w:t>
      </w:r>
    </w:p>
    <w:p>
      <w:pPr>
        <w:pStyle w:val="Normal"/>
        <w:spacing w:lineRule="auto" w:line="240"/>
        <w:ind w:firstLine="720" w:end="0"/>
        <w:rPr/>
      </w:pPr>
      <w:r>
        <w:rPr>
          <w:sz w:val="24"/>
        </w:rPr>
        <w:t>Первые два режима</w:t>
      </w:r>
      <w:r>
        <w:rPr>
          <w:b/>
          <w:sz w:val="24"/>
        </w:rPr>
        <w:t xml:space="preserve"> </w:t>
      </w:r>
      <w:r>
        <w:rPr>
          <w:sz w:val="24"/>
        </w:rPr>
        <w:t>обосновываются результатами психодиаг</w:t>
        <w:softHyphen/>
        <w:t>ностики детей, третий и четвертый — педагогов и воспитателей.</w:t>
      </w:r>
    </w:p>
    <w:p>
      <w:pPr>
        <w:pStyle w:val="Heading7"/>
        <w:keepNext w:val="false"/>
        <w:rPr/>
      </w:pPr>
      <w:r>
        <w:rPr/>
        <w:t>Основной этап</w:t>
      </w:r>
    </w:p>
    <w:p>
      <w:pPr>
        <w:pStyle w:val="Normal"/>
        <w:spacing w:lineRule="auto" w:line="240"/>
        <w:ind w:firstLine="720" w:end="0"/>
        <w:rPr/>
      </w:pPr>
      <w:r>
        <w:rPr>
          <w:i/>
          <w:sz w:val="24"/>
        </w:rPr>
        <w:t>Цель:</w:t>
      </w:r>
      <w:r>
        <w:rPr>
          <w:sz w:val="24"/>
        </w:rPr>
        <w:t xml:space="preserve"> Введение программы как основной педагогической страте</w:t>
        <w:softHyphen/>
        <w:t>гии и технологий воспитания</w:t>
      </w:r>
      <w:r>
        <w:rPr>
          <w:b/>
          <w:sz w:val="24"/>
        </w:rPr>
        <w:t xml:space="preserve"> </w:t>
      </w:r>
      <w:r>
        <w:rPr>
          <w:sz w:val="24"/>
        </w:rPr>
        <w:t>и обучения детей в дошкольном уч</w:t>
        <w:softHyphen/>
        <w:t>реждении.</w:t>
      </w:r>
    </w:p>
    <w:p>
      <w:pPr>
        <w:pStyle w:val="Normal"/>
        <w:spacing w:lineRule="auto" w:line="240"/>
        <w:ind w:firstLine="720" w:end="0"/>
        <w:rPr/>
      </w:pPr>
      <w:r>
        <w:rPr>
          <w:i/>
          <w:sz w:val="24"/>
        </w:rPr>
        <w:t>Содержание деятельности:</w:t>
      </w:r>
      <w:r>
        <w:rPr>
          <w:sz w:val="24"/>
        </w:rPr>
        <w:t xml:space="preserve"> организация</w:t>
      </w:r>
      <w:r>
        <w:rPr>
          <w:b/>
          <w:sz w:val="24"/>
        </w:rPr>
        <w:t xml:space="preserve"> </w:t>
      </w:r>
      <w:r>
        <w:rPr>
          <w:sz w:val="24"/>
        </w:rPr>
        <w:t>системы психолого-педа</w:t>
        <w:softHyphen/>
        <w:t>гогических мероприятий</w:t>
      </w:r>
      <w:r>
        <w:rPr>
          <w:b/>
          <w:sz w:val="24"/>
        </w:rPr>
        <w:t xml:space="preserve"> </w:t>
      </w:r>
      <w:r>
        <w:rPr>
          <w:sz w:val="24"/>
        </w:rPr>
        <w:t>в соответствии с программными требова</w:t>
        <w:softHyphen/>
        <w:t>ниями.</w:t>
      </w:r>
    </w:p>
    <w:p>
      <w:pPr>
        <w:pStyle w:val="Normal"/>
        <w:spacing w:lineRule="auto" w:line="240"/>
        <w:ind w:firstLine="720" w:end="0"/>
        <w:rPr>
          <w:sz w:val="24"/>
          <w:ins w:id="481" w:author="ORPM" w:date="2001-03-23T10:46:00Z"/>
        </w:rPr>
      </w:pPr>
      <w:ins w:id="480" w:author="ORPM" w:date="2001-03-23T10:46:00Z">
        <w:r>
          <w:rPr>
            <w:sz w:val="24"/>
          </w:rPr>
        </w:r>
      </w:ins>
    </w:p>
    <w:p>
      <w:pPr>
        <w:pStyle w:val="Normal"/>
        <w:spacing w:lineRule="auto" w:line="240"/>
        <w:ind w:firstLine="720" w:end="0"/>
        <w:rPr/>
      </w:pPr>
      <w:r>
        <w:rPr>
          <w:sz w:val="20"/>
        </w:rPr>
        <w:t>К примеру, программа</w:t>
      </w:r>
      <w:r>
        <w:rPr>
          <w:b/>
          <w:sz w:val="20"/>
        </w:rPr>
        <w:t xml:space="preserve"> </w:t>
      </w:r>
      <w:r>
        <w:rPr>
          <w:sz w:val="20"/>
        </w:rPr>
        <w:t>«Диалектика» предусматривает</w:t>
      </w:r>
      <w:r>
        <w:rPr>
          <w:b/>
          <w:sz w:val="20"/>
        </w:rPr>
        <w:t xml:space="preserve"> </w:t>
      </w:r>
      <w:r>
        <w:rPr>
          <w:sz w:val="20"/>
        </w:rPr>
        <w:t>взаимодействие методов интеллектуального структурирования и личностно-эмоциональной стабилизации на</w:t>
      </w:r>
      <w:r>
        <w:rPr>
          <w:b/>
          <w:sz w:val="20"/>
        </w:rPr>
        <w:t xml:space="preserve"> </w:t>
      </w:r>
      <w:r>
        <w:rPr>
          <w:sz w:val="20"/>
        </w:rPr>
        <w:t>основе предметных циклов занятий (философия, сказка, биология, математика, история и пр.) и стабилизирующего ком</w:t>
        <w:softHyphen/>
        <w:t>плекса.</w:t>
      </w:r>
    </w:p>
    <w:p>
      <w:pPr>
        <w:pStyle w:val="Normal"/>
        <w:spacing w:lineRule="auto" w:line="240"/>
        <w:ind w:firstLine="720" w:end="0"/>
        <w:rPr/>
      </w:pPr>
      <w:r>
        <w:rPr>
          <w:sz w:val="20"/>
        </w:rPr>
        <w:t>Программное содержание «Радуги»</w:t>
      </w:r>
      <w:r>
        <w:rPr>
          <w:b/>
          <w:sz w:val="20"/>
        </w:rPr>
        <w:t xml:space="preserve"> </w:t>
      </w:r>
      <w:r>
        <w:rPr>
          <w:sz w:val="20"/>
        </w:rPr>
        <w:t>накладывается на процесс жизнеде</w:t>
        <w:softHyphen/>
        <w:t>ятельности детей в дошкольном учреждении по типам взаимодействия</w:t>
      </w:r>
      <w:r>
        <w:rPr>
          <w:b/>
          <w:sz w:val="20"/>
        </w:rPr>
        <w:t xml:space="preserve"> </w:t>
      </w:r>
      <w:r>
        <w:rPr>
          <w:sz w:val="20"/>
        </w:rPr>
        <w:t>со взрослым: специально</w:t>
      </w:r>
      <w:r>
        <w:rPr>
          <w:b/>
          <w:sz w:val="20"/>
        </w:rPr>
        <w:t xml:space="preserve"> </w:t>
      </w:r>
      <w:r>
        <w:rPr>
          <w:sz w:val="20"/>
        </w:rPr>
        <w:t>организованная деятельность (занятие),</w:t>
      </w:r>
      <w:r>
        <w:rPr>
          <w:b/>
          <w:sz w:val="20"/>
        </w:rPr>
        <w:t xml:space="preserve"> </w:t>
      </w:r>
      <w:r>
        <w:rPr>
          <w:sz w:val="20"/>
        </w:rPr>
        <w:t>совместная деятельность, самостоятельная (свободная) деятельность.</w:t>
      </w:r>
    </w:p>
    <w:p>
      <w:pPr>
        <w:pStyle w:val="Normal"/>
        <w:spacing w:lineRule="auto" w:line="240"/>
        <w:ind w:firstLine="720" w:end="0"/>
        <w:rPr>
          <w:b/>
          <w:sz w:val="24"/>
          <w:ins w:id="483" w:author="ORPM" w:date="2001-03-23T10:46:00Z"/>
        </w:rPr>
      </w:pPr>
      <w:ins w:id="482" w:author="ORPM" w:date="2001-03-23T10:46:00Z">
        <w:r>
          <w:rPr>
            <w:b/>
            <w:sz w:val="24"/>
          </w:rPr>
        </w:r>
      </w:ins>
    </w:p>
    <w:p>
      <w:pPr>
        <w:pStyle w:val="Normal"/>
        <w:spacing w:lineRule="auto" w:line="240"/>
        <w:ind w:firstLine="720" w:end="0"/>
        <w:rPr>
          <w:sz w:val="24"/>
        </w:rPr>
      </w:pPr>
      <w:r>
        <w:rPr>
          <w:b/>
          <w:sz w:val="24"/>
        </w:rPr>
        <w:t>Раздел 2. Адаптация</w:t>
      </w:r>
    </w:p>
    <w:p>
      <w:pPr>
        <w:pStyle w:val="Normal"/>
        <w:spacing w:lineRule="auto" w:line="240"/>
        <w:ind w:firstLine="720" w:end="0"/>
        <w:rPr/>
      </w:pPr>
      <w:r>
        <w:rPr>
          <w:i/>
          <w:sz w:val="24"/>
        </w:rPr>
        <w:t>Цель:</w:t>
      </w:r>
      <w:r>
        <w:rPr>
          <w:sz w:val="24"/>
        </w:rPr>
        <w:t xml:space="preserve"> Адаптация</w:t>
      </w:r>
      <w:r>
        <w:rPr>
          <w:b/>
          <w:sz w:val="24"/>
        </w:rPr>
        <w:t xml:space="preserve"> </w:t>
      </w:r>
      <w:r>
        <w:rPr>
          <w:sz w:val="24"/>
        </w:rPr>
        <w:t>образовательной программы к конкретным ус</w:t>
        <w:softHyphen/>
        <w:t>ловиям функционирования.</w:t>
      </w:r>
      <w:r>
        <w:rPr>
          <w:b/>
          <w:sz w:val="24"/>
        </w:rPr>
        <w:t xml:space="preserve"> </w:t>
      </w:r>
    </w:p>
    <w:p>
      <w:pPr>
        <w:pStyle w:val="Normal"/>
        <w:spacing w:lineRule="auto" w:line="240"/>
        <w:ind w:firstLine="720" w:end="0"/>
        <w:rPr>
          <w:sz w:val="24"/>
        </w:rPr>
      </w:pPr>
      <w:r>
        <w:rPr>
          <w:i/>
          <w:sz w:val="24"/>
        </w:rPr>
        <w:t>Содержан</w:t>
      </w:r>
      <w:ins w:id="484" w:author="ORPM" w:date="2001-03-23T10:55:00Z">
        <w:r>
          <w:rPr>
            <w:i/>
            <w:sz w:val="24"/>
          </w:rPr>
          <w:t>и</w:t>
        </w:r>
      </w:ins>
      <w:del w:id="485" w:author="ORPM" w:date="2001-03-23T10:47:00Z">
        <w:r>
          <w:rPr>
            <w:i/>
            <w:sz w:val="24"/>
          </w:rPr>
          <w:delText>ш</w:delText>
        </w:r>
      </w:del>
      <w:ins w:id="486" w:author="ORPM" w:date="2001-03-23T10:47:00Z">
        <w:r>
          <w:rPr>
            <w:i/>
            <w:sz w:val="24"/>
          </w:rPr>
          <w:t>е</w:t>
        </w:r>
      </w:ins>
      <w:r>
        <w:rPr>
          <w:i/>
          <w:sz w:val="24"/>
        </w:rPr>
        <w:t xml:space="preserve"> деятельности:</w:t>
      </w:r>
    </w:p>
    <w:p>
      <w:pPr>
        <w:pStyle w:val="Normal"/>
        <w:spacing w:lineRule="auto" w:line="240"/>
        <w:ind w:firstLine="720" w:end="0"/>
        <w:rPr/>
      </w:pPr>
      <w:r>
        <w:rPr>
          <w:i/>
          <w:sz w:val="24"/>
        </w:rPr>
        <w:t>—</w:t>
      </w:r>
      <w:r>
        <w:rPr>
          <w:sz w:val="24"/>
        </w:rPr>
        <w:t xml:space="preserve"> </w:t>
      </w:r>
      <w:r>
        <w:rPr>
          <w:sz w:val="24"/>
        </w:rPr>
        <w:t>модификация программного содержания;</w:t>
      </w:r>
    </w:p>
    <w:p>
      <w:pPr>
        <w:pStyle w:val="BodyTextIndent"/>
        <w:numPr>
          <w:ilvl w:val="0"/>
          <w:numId w:val="3"/>
        </w:numPr>
        <w:spacing w:lineRule="auto" w:line="240"/>
        <w:rPr>
          <w:ins w:id="488" w:author="ORPM" w:date="2001-03-23T10:55:00Z"/>
        </w:rPr>
      </w:pPr>
      <w:del w:id="487" w:author="ORPM" w:date="2001-03-23T10:55:00Z">
        <w:r>
          <w:rPr/>
          <w:delText xml:space="preserve">— </w:delText>
        </w:r>
      </w:del>
      <w:r>
        <w:rPr/>
        <w:t xml:space="preserve">констатация результатов адаптации программного содержания. </w:t>
      </w:r>
    </w:p>
    <w:p>
      <w:pPr>
        <w:pStyle w:val="BodyTextIndent"/>
        <w:spacing w:lineRule="auto" w:line="240"/>
        <w:ind w:firstLine="709" w:end="0"/>
        <w:rPr/>
      </w:pPr>
      <w:r>
        <w:rPr/>
        <w:t>К примеру, практически все образовательные программы осно</w:t>
        <w:softHyphen/>
        <w:t>вываются на возрастной дифференциации, где каждому возрастно</w:t>
        <w:softHyphen/>
        <w:t>му этапу соответствует программное содержание, определяющее развитие детей. Дошкольные учреждения с системой разновозраст</w:t>
        <w:softHyphen/>
        <w:t>ных групп при вводе общеразвивающих программ должны модифи</w:t>
        <w:softHyphen/>
        <w:t>цировать программное содержание, методы и формы его организа</w:t>
        <w:softHyphen/>
        <w:t>ции в соответствии с возрастным составом групп.</w:t>
      </w:r>
    </w:p>
    <w:p>
      <w:pPr>
        <w:pStyle w:val="Normal"/>
        <w:spacing w:lineRule="auto" w:line="240"/>
        <w:ind w:firstLine="720" w:end="0"/>
        <w:rPr>
          <w:b/>
          <w:sz w:val="24"/>
          <w:ins w:id="490" w:author="ORPM" w:date="2001-03-23T10:56:00Z"/>
        </w:rPr>
      </w:pPr>
      <w:ins w:id="489" w:author="ORPM" w:date="2001-03-23T10:56:00Z">
        <w:r>
          <w:rPr>
            <w:b/>
            <w:sz w:val="24"/>
          </w:rPr>
        </w:r>
      </w:ins>
    </w:p>
    <w:p>
      <w:pPr>
        <w:pStyle w:val="Normal"/>
        <w:spacing w:lineRule="auto" w:line="240"/>
        <w:ind w:firstLine="720" w:end="0"/>
        <w:rPr>
          <w:sz w:val="24"/>
        </w:rPr>
      </w:pPr>
      <w:r>
        <w:rPr>
          <w:b/>
          <w:sz w:val="24"/>
        </w:rPr>
        <w:t>Раздел 3. Текущее обслуживание</w:t>
      </w:r>
    </w:p>
    <w:p>
      <w:pPr>
        <w:pStyle w:val="Normal"/>
        <w:spacing w:lineRule="auto" w:line="240"/>
        <w:ind w:firstLine="720" w:end="0"/>
        <w:rPr/>
      </w:pPr>
      <w:r>
        <w:rPr>
          <w:sz w:val="24"/>
        </w:rPr>
        <w:t>Напрямую зависит от концепция развития и заложенных в них показателей динамики развития. Они могут быть представлены комплексами достижений, системами ЗУ</w:t>
      </w:r>
      <w:del w:id="491" w:author="ORPM" w:date="2001-03-23T10:56:00Z">
        <w:r>
          <w:rPr>
            <w:sz w:val="24"/>
          </w:rPr>
          <w:delText>П</w:delText>
        </w:r>
      </w:del>
      <w:ins w:id="492" w:author="ORPM" w:date="2001-03-23T10:56:00Z">
        <w:r>
          <w:rPr>
            <w:sz w:val="24"/>
          </w:rPr>
          <w:t>Н</w:t>
        </w:r>
      </w:ins>
      <w:r>
        <w:rPr>
          <w:sz w:val="24"/>
        </w:rPr>
        <w:t>ов (знаний, умений, на</w:t>
        <w:softHyphen/>
        <w:t>выков), блоками новообразований и т.д. По этой причине боль</w:t>
        <w:softHyphen/>
        <w:t>шинство образовательных программ имеют системы текущего</w:t>
      </w:r>
      <w:del w:id="493" w:author="ORPM" w:date="2001-03-23T10:57:00Z">
        <w:r>
          <w:rPr>
            <w:sz w:val="24"/>
          </w:rPr>
          <w:delText>-</w:delText>
        </w:r>
      </w:del>
      <w:ins w:id="494" w:author="ORPM" w:date="2001-03-23T10:57:00Z">
        <w:r>
          <w:rPr>
            <w:sz w:val="24"/>
          </w:rPr>
          <w:t xml:space="preserve"> </w:t>
        </w:r>
      </w:ins>
      <w:r>
        <w:rPr>
          <w:sz w:val="24"/>
        </w:rPr>
        <w:t>обеспечения, адаптированные для данного программного содержа</w:t>
        <w:softHyphen/>
        <w:t>ния. Чаще всего они построены в форме психолого-педагогической диагностики.</w:t>
      </w:r>
    </w:p>
    <w:p>
      <w:pPr>
        <w:pStyle w:val="Normal"/>
        <w:spacing w:lineRule="auto" w:line="240"/>
        <w:ind w:firstLine="720" w:end="0"/>
        <w:rPr/>
      </w:pPr>
      <w:r>
        <w:rPr>
          <w:i/>
          <w:sz w:val="24"/>
        </w:rPr>
        <w:t>Цель:</w:t>
      </w:r>
      <w:r>
        <w:rPr>
          <w:sz w:val="24"/>
        </w:rPr>
        <w:t xml:space="preserve"> Обеспечение концептуальной целостности программного содержания и </w:t>
      </w:r>
      <w:del w:id="495" w:author="ORPM" w:date="2001-03-23T10:56:00Z">
        <w:r>
          <w:rPr>
            <w:sz w:val="24"/>
          </w:rPr>
          <w:delText>н</w:delText>
        </w:r>
      </w:del>
      <w:ins w:id="496" w:author="ORPM" w:date="2001-03-23T10:56:00Z">
        <w:r>
          <w:rPr>
            <w:sz w:val="24"/>
          </w:rPr>
          <w:t>п</w:t>
        </w:r>
      </w:ins>
      <w:r>
        <w:rPr>
          <w:sz w:val="24"/>
        </w:rPr>
        <w:t>сихолого-педагогических воздействий в конкретных условиях функционирования образовательной программы.</w:t>
      </w:r>
    </w:p>
    <w:p>
      <w:pPr>
        <w:pStyle w:val="Normal"/>
        <w:spacing w:lineRule="auto" w:line="240"/>
        <w:ind w:firstLine="720" w:end="0"/>
        <w:rPr>
          <w:i/>
          <w:i/>
          <w:sz w:val="24"/>
        </w:rPr>
      </w:pPr>
      <w:r>
        <w:rPr>
          <w:i/>
          <w:sz w:val="24"/>
        </w:rPr>
        <w:t>Содержание деятельности:</w:t>
      </w:r>
    </w:p>
    <w:p>
      <w:pPr>
        <w:pStyle w:val="Normal"/>
        <w:spacing w:lineRule="auto" w:line="240"/>
        <w:ind w:firstLine="720" w:end="0"/>
        <w:rPr/>
      </w:pPr>
      <w:r>
        <w:rPr>
          <w:i/>
          <w:sz w:val="24"/>
        </w:rPr>
        <w:t>—</w:t>
      </w:r>
      <w:r>
        <w:rPr>
          <w:sz w:val="24"/>
        </w:rPr>
        <w:t xml:space="preserve"> </w:t>
      </w:r>
      <w:r>
        <w:rPr>
          <w:sz w:val="24"/>
        </w:rPr>
        <w:t>психологизация программного содержания в контексте реаль</w:t>
        <w:softHyphen/>
        <w:t>ного педагогического процесса;</w:t>
      </w:r>
    </w:p>
    <w:p>
      <w:pPr>
        <w:pStyle w:val="Normal"/>
        <w:numPr>
          <w:ilvl w:val="0"/>
          <w:numId w:val="3"/>
        </w:numPr>
        <w:tabs>
          <w:tab w:val="clear" w:pos="680"/>
          <w:tab w:val="left" w:pos="0" w:leader="none"/>
        </w:tabs>
        <w:spacing w:lineRule="auto" w:line="240"/>
        <w:ind w:firstLine="763" w:start="0" w:end="0"/>
        <w:rPr>
          <w:sz w:val="24"/>
        </w:rPr>
      </w:pPr>
      <w:r>
        <w:rPr>
          <w:sz w:val="24"/>
        </w:rPr>
        <w:t>констатация показателей динамики развития в соответствии с программными требованиями.</w:t>
      </w:r>
    </w:p>
    <w:p>
      <w:pPr>
        <w:pStyle w:val="Normal"/>
        <w:spacing w:lineRule="auto" w:line="240"/>
        <w:ind w:firstLine="709" w:end="0"/>
        <w:rPr/>
      </w:pPr>
      <w:r>
        <w:rPr>
          <w:sz w:val="24"/>
        </w:rPr>
        <w:t>Рассмотренное выше психологическое обслуживание образо</w:t>
        <w:softHyphen/>
        <w:t>вательных программ определяет содержательный компонент сис</w:t>
        <w:softHyphen/>
        <w:t>тем психологического обеспечения педагогического процесса в дошкольном учреждении. Но, как и всякая система специального обеспечения,</w:t>
      </w:r>
      <w:ins w:id="497" w:author="ORPM" w:date="2001-03-23T10:56:00Z">
        <w:r>
          <w:rPr>
            <w:sz w:val="24"/>
          </w:rPr>
          <w:t xml:space="preserve"> </w:t>
        </w:r>
      </w:ins>
      <w:r>
        <w:rPr>
          <w:sz w:val="24"/>
        </w:rPr>
        <w:t>она включает также и процессуальный компонент, который позволяет оптимизировать педагогические воздейст</w:t>
        <w:softHyphen/>
        <w:t>вия. Известно, что всякие специально организованные воздейст</w:t>
        <w:softHyphen/>
        <w:t>вия на детей должны быть психологически обоснованными. По этой причине при организации занятий в дошкольном учрежде</w:t>
        <w:softHyphen/>
        <w:t>нии как формы специально организованной деятельности психолог помогает педагогу ответить на вопросы: «Что делать?» и «Как де</w:t>
        <w:softHyphen/>
        <w:t>лать?»</w:t>
      </w:r>
    </w:p>
    <w:p>
      <w:pPr>
        <w:pStyle w:val="Normal"/>
        <w:spacing w:lineRule="auto" w:line="240"/>
        <w:ind w:firstLine="720" w:end="0"/>
        <w:rPr>
          <w:sz w:val="24"/>
        </w:rPr>
      </w:pPr>
      <w:r>
        <w:rPr>
          <w:sz w:val="24"/>
        </w:rPr>
        <w:t>Рассмотрим содержание психологической помощи педагогу на основе психологических рекомендаций к занятиям познавательно</w:t>
        <w:softHyphen/>
        <w:t>го цикла:</w:t>
      </w:r>
    </w:p>
    <w:p>
      <w:pPr>
        <w:pStyle w:val="Normal"/>
        <w:spacing w:lineRule="auto" w:line="240"/>
        <w:ind w:firstLine="720" w:end="0"/>
        <w:rPr/>
      </w:pPr>
      <w:r>
        <w:rPr>
          <w:sz w:val="24"/>
          <w:rPrChange w:id="0" w:author="ORPM" w:date="2001-03-23T10:57:00Z"/>
        </w:rPr>
        <w:t>1.</w:t>
      </w:r>
      <w:r>
        <w:rPr>
          <w:b/>
          <w:sz w:val="24"/>
        </w:rPr>
        <w:t xml:space="preserve"> Планирование.</w:t>
      </w:r>
      <w:r>
        <w:rPr>
          <w:sz w:val="24"/>
        </w:rPr>
        <w:t xml:space="preserve"> Использовать перспективное планирование для организации </w:t>
      </w:r>
      <w:r>
        <w:rPr>
          <w:i/>
          <w:sz w:val="24"/>
        </w:rPr>
        <w:t>систематического</w:t>
      </w:r>
      <w:r>
        <w:rPr>
          <w:sz w:val="24"/>
        </w:rPr>
        <w:t xml:space="preserve"> познавательного развития детей. Только система воздействий может обеспечить высокий уровень ус</w:t>
        <w:softHyphen/>
        <w:t>воения информации и развития познавательных процессов.</w:t>
      </w:r>
    </w:p>
    <w:p>
      <w:pPr>
        <w:pStyle w:val="Normal"/>
        <w:spacing w:lineRule="auto" w:line="240"/>
        <w:ind w:firstLine="720" w:end="0"/>
        <w:rPr/>
      </w:pPr>
      <w:r>
        <w:rPr>
          <w:sz w:val="24"/>
          <w:rPrChange w:id="0" w:author="ORPM" w:date="2001-03-23T10:57:00Z"/>
        </w:rPr>
        <w:t xml:space="preserve">2. </w:t>
      </w:r>
      <w:r>
        <w:rPr>
          <w:b/>
          <w:sz w:val="24"/>
        </w:rPr>
        <w:t>Подготовка.</w:t>
      </w:r>
      <w:r>
        <w:rPr>
          <w:sz w:val="24"/>
        </w:rPr>
        <w:t xml:space="preserve"> Помнить о </w:t>
      </w:r>
      <w:r>
        <w:rPr>
          <w:i/>
          <w:sz w:val="24"/>
        </w:rPr>
        <w:t>познавательной нагрузке</w:t>
      </w:r>
      <w:r>
        <w:rPr>
          <w:sz w:val="24"/>
        </w:rPr>
        <w:t xml:space="preserve"> занятий.</w:t>
      </w:r>
      <w:r>
        <w:rPr>
          <w:b/>
          <w:sz w:val="24"/>
        </w:rPr>
        <w:t xml:space="preserve"> </w:t>
      </w:r>
      <w:r>
        <w:rPr>
          <w:sz w:val="24"/>
        </w:rPr>
        <w:t>С целью</w:t>
      </w:r>
      <w:r>
        <w:rPr>
          <w:b/>
          <w:sz w:val="24"/>
        </w:rPr>
        <w:t xml:space="preserve"> </w:t>
      </w:r>
      <w:r>
        <w:rPr>
          <w:sz w:val="24"/>
        </w:rPr>
        <w:t>оптимизации нагрузки можно использовать:</w:t>
      </w:r>
    </w:p>
    <w:p>
      <w:pPr>
        <w:pStyle w:val="Normal"/>
        <w:spacing w:lineRule="auto" w:line="240"/>
        <w:ind w:firstLine="720" w:end="0"/>
        <w:rPr/>
      </w:pPr>
      <w:r>
        <w:rPr>
          <w:sz w:val="24"/>
        </w:rPr>
        <w:t xml:space="preserve">— </w:t>
      </w:r>
      <w:r>
        <w:rPr>
          <w:spacing w:val="-4"/>
          <w:sz w:val="24"/>
        </w:rPr>
        <w:t>блоки дополнительной информации для индивидуального или группового воздействия;</w:t>
      </w:r>
    </w:p>
    <w:p>
      <w:pPr>
        <w:pStyle w:val="Normal"/>
        <w:spacing w:lineRule="auto" w:line="240"/>
        <w:ind w:firstLine="720" w:end="0"/>
        <w:rPr/>
      </w:pPr>
      <w:r>
        <w:rPr>
          <w:sz w:val="24"/>
        </w:rPr>
        <w:t xml:space="preserve">— </w:t>
      </w:r>
      <w:r>
        <w:rPr>
          <w:sz w:val="24"/>
        </w:rPr>
        <w:t>модификационные и усложненные варианты развивающих</w:t>
      </w:r>
      <w:r>
        <w:rPr>
          <w:b/>
          <w:sz w:val="24"/>
        </w:rPr>
        <w:t xml:space="preserve"> </w:t>
      </w:r>
      <w:r>
        <w:rPr>
          <w:sz w:val="24"/>
        </w:rPr>
        <w:t>игр.</w:t>
      </w:r>
    </w:p>
    <w:p>
      <w:pPr>
        <w:pStyle w:val="Normal"/>
        <w:spacing w:lineRule="auto" w:line="240"/>
        <w:ind w:firstLine="720" w:end="0"/>
        <w:rPr/>
      </w:pPr>
      <w:r>
        <w:rPr>
          <w:sz w:val="24"/>
          <w:rPrChange w:id="0" w:author="ORPM" w:date="2001-03-23T10:58:00Z"/>
        </w:rPr>
        <w:t>3.</w:t>
      </w:r>
      <w:r>
        <w:rPr>
          <w:b/>
          <w:sz w:val="24"/>
        </w:rPr>
        <w:t xml:space="preserve"> Структура.</w:t>
      </w:r>
      <w:r>
        <w:rPr>
          <w:sz w:val="24"/>
        </w:rPr>
        <w:t xml:space="preserve"> В занятиях познавательного цикла должны при</w:t>
        <w:softHyphen/>
        <w:t>сутствовать следующие блоки:</w:t>
      </w:r>
    </w:p>
    <w:p>
      <w:pPr>
        <w:pStyle w:val="Normal"/>
        <w:spacing w:lineRule="auto" w:line="240"/>
        <w:ind w:firstLine="720" w:end="0"/>
        <w:rPr>
          <w:sz w:val="24"/>
        </w:rPr>
      </w:pPr>
      <w:r>
        <w:rPr>
          <w:sz w:val="24"/>
        </w:rPr>
        <w:t xml:space="preserve">— </w:t>
      </w:r>
      <w:r>
        <w:rPr>
          <w:sz w:val="24"/>
        </w:rPr>
        <w:t>вводящие новую информацию (навыки, операции);</w:t>
      </w:r>
    </w:p>
    <w:p>
      <w:pPr>
        <w:pStyle w:val="Normal"/>
        <w:spacing w:lineRule="auto" w:line="240"/>
        <w:ind w:firstLine="720" w:end="0"/>
        <w:rPr>
          <w:sz w:val="24"/>
        </w:rPr>
      </w:pPr>
      <w:r>
        <w:rPr>
          <w:sz w:val="24"/>
        </w:rPr>
        <w:t xml:space="preserve">— </w:t>
      </w:r>
      <w:r>
        <w:rPr>
          <w:sz w:val="24"/>
        </w:rPr>
        <w:t>закрепляющие новую информацию;</w:t>
      </w:r>
    </w:p>
    <w:p>
      <w:pPr>
        <w:pStyle w:val="Normal"/>
        <w:spacing w:lineRule="auto" w:line="240"/>
        <w:ind w:firstLine="720" w:end="0"/>
        <w:rPr>
          <w:sz w:val="24"/>
        </w:rPr>
      </w:pPr>
      <w:r>
        <w:rPr>
          <w:sz w:val="24"/>
        </w:rPr>
        <w:t xml:space="preserve">— </w:t>
      </w:r>
      <w:r>
        <w:rPr>
          <w:sz w:val="24"/>
        </w:rPr>
        <w:t>систематизирующие новую информацию.</w:t>
      </w:r>
    </w:p>
    <w:p>
      <w:pPr>
        <w:pStyle w:val="Normal"/>
        <w:spacing w:lineRule="auto" w:line="240"/>
        <w:ind w:firstLine="720" w:end="0"/>
        <w:rPr>
          <w:sz w:val="24"/>
          <w:ins w:id="502" w:author="ORPM" w:date="2001-03-23T10:58:00Z"/>
        </w:rPr>
      </w:pPr>
      <w:ins w:id="501" w:author="ORPM" w:date="2001-03-23T10:58:00Z">
        <w:r>
          <w:rPr>
            <w:sz w:val="24"/>
          </w:rPr>
        </w:r>
      </w:ins>
    </w:p>
    <w:p>
      <w:pPr>
        <w:pStyle w:val="Normal"/>
        <w:spacing w:lineRule="auto" w:line="240"/>
        <w:ind w:firstLine="720" w:end="0"/>
        <w:rPr>
          <w:sz w:val="20"/>
        </w:rPr>
      </w:pPr>
      <w:r>
        <w:rPr>
          <w:sz w:val="20"/>
        </w:rPr>
        <w:t>Пример структурного построения:</w:t>
      </w:r>
    </w:p>
    <w:p>
      <w:pPr>
        <w:pStyle w:val="Normal"/>
        <w:spacing w:lineRule="auto" w:line="240"/>
        <w:ind w:firstLine="720" w:end="0"/>
        <w:rPr>
          <w:sz w:val="20"/>
        </w:rPr>
      </w:pPr>
      <w:r>
        <w:rPr>
          <w:sz w:val="20"/>
        </w:rPr>
        <w:t>Информативная беседа, показ.</w:t>
      </w:r>
    </w:p>
    <w:p>
      <w:pPr>
        <w:pStyle w:val="Normal"/>
        <w:spacing w:lineRule="auto" w:line="240"/>
        <w:ind w:firstLine="720" w:end="0"/>
        <w:rPr>
          <w:sz w:val="20"/>
        </w:rPr>
      </w:pPr>
      <w:r>
        <w:rPr>
          <w:sz w:val="20"/>
        </w:rPr>
        <w:t>Развивающая игра, наблюдение.</w:t>
      </w:r>
    </w:p>
    <w:p>
      <w:pPr>
        <w:pStyle w:val="BodyTextIndent"/>
        <w:spacing w:lineRule="auto" w:line="240"/>
        <w:rPr>
          <w:sz w:val="20"/>
        </w:rPr>
      </w:pPr>
      <w:r>
        <w:rPr>
          <w:sz w:val="20"/>
        </w:rPr>
        <w:t>Обобщающий и классифицирующий анализ (систематизация).</w:t>
      </w:r>
    </w:p>
    <w:p>
      <w:pPr>
        <w:pStyle w:val="Normal"/>
        <w:spacing w:lineRule="auto" w:line="240"/>
        <w:ind w:firstLine="720" w:end="0"/>
        <w:rPr>
          <w:sz w:val="24"/>
          <w:ins w:id="504" w:author="ORPM" w:date="2001-03-23T10:58:00Z"/>
        </w:rPr>
      </w:pPr>
      <w:ins w:id="503" w:author="ORPM" w:date="2001-03-23T10:58:00Z">
        <w:r>
          <w:rPr>
            <w:sz w:val="24"/>
          </w:rPr>
        </w:r>
      </w:ins>
    </w:p>
    <w:p>
      <w:pPr>
        <w:pStyle w:val="Normal"/>
        <w:spacing w:lineRule="auto" w:line="240"/>
        <w:ind w:firstLine="720" w:end="0"/>
        <w:rPr/>
      </w:pPr>
      <w:r>
        <w:rPr>
          <w:sz w:val="24"/>
          <w:rPrChange w:id="0" w:author="ORPM" w:date="2001-03-23T10:58:00Z"/>
        </w:rPr>
        <w:t>4.</w:t>
      </w:r>
      <w:r>
        <w:rPr>
          <w:b/>
          <w:sz w:val="24"/>
        </w:rPr>
        <w:t xml:space="preserve"> Форма.</w:t>
      </w:r>
      <w:r>
        <w:rPr>
          <w:sz w:val="24"/>
        </w:rPr>
        <w:t xml:space="preserve"> Использовать в работе комплексные занятия (сочета</w:t>
        <w:softHyphen/>
        <w:t>ние методических и обучающих приемов в контексте одного вида деятельности) и комбинированные занятия (сочетание нескольких видов деятельности в контексте одного занятия). Это способствует структурированию познавательного развития</w:t>
      </w:r>
      <w:r>
        <w:rPr>
          <w:b/>
          <w:sz w:val="24"/>
        </w:rPr>
        <w:t xml:space="preserve"> </w:t>
      </w:r>
      <w:r>
        <w:rPr>
          <w:sz w:val="24"/>
        </w:rPr>
        <w:t>на основе цепи: вос</w:t>
        <w:softHyphen/>
        <w:t>приятие — мышление — воображение.</w:t>
      </w:r>
    </w:p>
    <w:p>
      <w:pPr>
        <w:pStyle w:val="Normal"/>
        <w:spacing w:lineRule="auto" w:line="240"/>
        <w:ind w:firstLine="720" w:end="0"/>
        <w:rPr/>
      </w:pPr>
      <w:r>
        <w:rPr>
          <w:sz w:val="24"/>
          <w:rPrChange w:id="0" w:author="ORPM" w:date="2001-03-23T10:58:00Z"/>
        </w:rPr>
        <w:t>5.</w:t>
      </w:r>
      <w:r>
        <w:rPr>
          <w:b/>
          <w:sz w:val="24"/>
        </w:rPr>
        <w:t xml:space="preserve"> Контроль и диагностика.</w:t>
      </w:r>
      <w:r>
        <w:rPr>
          <w:sz w:val="24"/>
        </w:rPr>
        <w:t xml:space="preserve"> Систематически самостоятельно проводить:</w:t>
      </w:r>
    </w:p>
    <w:p>
      <w:pPr>
        <w:pStyle w:val="BodyTextIndent"/>
        <w:spacing w:lineRule="auto" w:line="240"/>
        <w:rPr/>
      </w:pPr>
      <w:r>
        <w:rPr/>
        <w:t>контрольные срезы для выявления умений, знаний и навыков в соответствии с программным содержанием (1 раз в 2 месяца);</w:t>
      </w:r>
    </w:p>
    <w:p>
      <w:pPr>
        <w:pStyle w:val="Normal"/>
        <w:spacing w:lineRule="auto" w:line="240"/>
        <w:ind w:firstLine="720" w:end="0"/>
        <w:rPr>
          <w:sz w:val="24"/>
        </w:rPr>
      </w:pPr>
      <w:r>
        <w:rPr>
          <w:sz w:val="24"/>
        </w:rPr>
        <w:t>психолого-педагогическую диагностику для выявления динами</w:t>
        <w:softHyphen/>
        <w:t>ки психолого-педагогических характеристик развития (2 раза в год).</w:t>
      </w:r>
    </w:p>
    <w:p>
      <w:pPr>
        <w:pStyle w:val="Normal"/>
        <w:spacing w:lineRule="auto" w:line="240"/>
        <w:ind w:firstLine="720" w:end="0"/>
        <w:rPr>
          <w:sz w:val="24"/>
        </w:rPr>
      </w:pPr>
      <w:r>
        <w:rPr>
          <w:sz w:val="24"/>
        </w:rPr>
        <w:t>Данные формы контроля и тестирования свидетельствуют о ре</w:t>
        <w:softHyphen/>
        <w:t>зультативности педагогических воздействий.</w:t>
      </w:r>
    </w:p>
    <w:p>
      <w:pPr>
        <w:pStyle w:val="Normal"/>
        <w:spacing w:lineRule="auto" w:line="240"/>
        <w:ind w:firstLine="720" w:end="0"/>
        <w:rPr/>
      </w:pPr>
      <w:r>
        <w:rPr>
          <w:sz w:val="24"/>
        </w:rPr>
        <w:t>Психологическое обеспечение воспитательного процесса осно</w:t>
        <w:softHyphen/>
        <w:t>вано на психологизации стратегий воспитания. Психологизирован</w:t>
      </w:r>
      <w:del w:id="507" w:author="ORPM" w:date="2001-03-23T10:58:00Z">
        <w:r>
          <w:rPr>
            <w:sz w:val="24"/>
          </w:rPr>
          <w:delText>-</w:delText>
        </w:r>
      </w:del>
      <w:r>
        <w:rPr>
          <w:sz w:val="24"/>
        </w:rPr>
        <w:t>ная стратегия воспитания представляет собой совокупность психо</w:t>
        <w:softHyphen/>
        <w:t>логических установок, задающих направление педагогических воз</w:t>
        <w:softHyphen/>
        <w:t>действий.</w:t>
      </w:r>
    </w:p>
    <w:p>
      <w:pPr>
        <w:pStyle w:val="Normal"/>
        <w:spacing w:lineRule="auto" w:line="240"/>
        <w:ind w:firstLine="720" w:end="0"/>
        <w:rPr/>
      </w:pPr>
      <w:r>
        <w:rPr>
          <w:sz w:val="24"/>
        </w:rPr>
        <w:t>Основной установкой является</w:t>
      </w:r>
      <w:r>
        <w:rPr>
          <w:b/>
          <w:sz w:val="24"/>
        </w:rPr>
        <w:t xml:space="preserve"> </w:t>
      </w:r>
      <w:r>
        <w:rPr>
          <w:i/>
          <w:sz w:val="24"/>
          <w:rPrChange w:id="0" w:author="ORPM" w:date="2001-03-23T10:59:00Z"/>
        </w:rPr>
        <w:t>признание самоценности и уни</w:t>
        <w:softHyphen/>
        <w:t>кальности каждой личности</w:t>
      </w:r>
      <w:r>
        <w:rPr>
          <w:sz w:val="24"/>
        </w:rPr>
        <w:t>. Этот тезис во многом должен опреде</w:t>
        <w:softHyphen/>
        <w:t>лить позицию воспитателя по отношению к детям. Формирование данной позиции осуществляется в процессе диалогического обще</w:t>
        <w:softHyphen/>
        <w:t>ния взрослого с ребенком при определенных условиях:</w:t>
      </w:r>
    </w:p>
    <w:p>
      <w:pPr>
        <w:pStyle w:val="Normal"/>
        <w:spacing w:lineRule="auto" w:line="240"/>
        <w:ind w:firstLine="720" w:end="0"/>
        <w:rPr>
          <w:sz w:val="24"/>
        </w:rPr>
      </w:pPr>
      <w:r>
        <w:rPr>
          <w:sz w:val="24"/>
        </w:rPr>
        <w:t>признание права ребенка на собственную точку зрения (собст</w:t>
        <w:softHyphen/>
        <w:t>венное «я»);</w:t>
      </w:r>
    </w:p>
    <w:p>
      <w:pPr>
        <w:pStyle w:val="Normal"/>
        <w:spacing w:lineRule="auto" w:line="240"/>
        <w:ind w:firstLine="720" w:end="0"/>
        <w:rPr>
          <w:sz w:val="24"/>
        </w:rPr>
      </w:pPr>
      <w:r>
        <w:rPr>
          <w:sz w:val="24"/>
        </w:rPr>
        <w:t>предоставление ребенку права выбора (альтернативы) разреше</w:t>
        <w:softHyphen/>
        <w:t>ния жизненных ситуаций;</w:t>
      </w:r>
    </w:p>
    <w:p>
      <w:pPr>
        <w:pStyle w:val="Normal"/>
        <w:spacing w:lineRule="auto" w:line="240"/>
        <w:ind w:firstLine="720" w:end="0"/>
        <w:rPr/>
      </w:pPr>
      <w:r>
        <w:rPr>
          <w:sz w:val="24"/>
        </w:rPr>
        <w:t>сотрудничество и партнерство во взрослой и детской деятель</w:t>
      </w:r>
      <w:del w:id="509" w:author="ORPM" w:date="2001-03-23T13:33:00Z">
        <w:r>
          <w:rPr>
            <w:sz w:val="24"/>
          </w:rPr>
          <w:delText>-</w:delText>
        </w:r>
      </w:del>
      <w:r>
        <w:rPr>
          <w:sz w:val="24"/>
        </w:rPr>
        <w:t>ностях.</w:t>
      </w:r>
    </w:p>
    <w:p>
      <w:pPr>
        <w:pStyle w:val="Normal"/>
        <w:spacing w:lineRule="auto" w:line="240"/>
        <w:ind w:firstLine="720" w:end="0"/>
        <w:rPr/>
      </w:pPr>
      <w:r>
        <w:rPr>
          <w:sz w:val="24"/>
        </w:rPr>
        <w:t>Следующая психологическая установка —</w:t>
      </w:r>
      <w:r>
        <w:rPr>
          <w:b/>
          <w:sz w:val="24"/>
        </w:rPr>
        <w:t xml:space="preserve"> позитивное принятие личности ребенка с опорой на положительные ожидания (аван</w:t>
        <w:softHyphen/>
        <w:t>сирование).</w:t>
      </w:r>
      <w:r>
        <w:rPr>
          <w:sz w:val="24"/>
        </w:rPr>
        <w:t xml:space="preserve"> Положительные либо отрицательные ожидания реали</w:t>
        <w:softHyphen/>
        <w:t>зуются через прогноз поступков и регулируются системой поощре</w:t>
        <w:softHyphen/>
        <w:t>ний и наказаний. Известно, что ребенок вырастает таким, каковы проецируемые на него ожидания взрослых. Несмотря на это, роди</w:t>
        <w:softHyphen/>
        <w:t>тели и воспитатели часто говорят: «я так и знал(а), что ты испачка</w:t>
        <w:softHyphen/>
        <w:t>ешься (подерешься, разобьешь вазу, упадешь...)».</w:t>
      </w:r>
    </w:p>
    <w:p>
      <w:pPr>
        <w:pStyle w:val="Normal"/>
        <w:spacing w:lineRule="auto" w:line="240"/>
        <w:ind w:firstLine="720" w:end="0"/>
        <w:rPr>
          <w:sz w:val="24"/>
        </w:rPr>
      </w:pPr>
      <w:r>
        <w:rPr>
          <w:sz w:val="24"/>
        </w:rPr>
        <w:t>Содержание ожиданий может быть разным, а вот преобладаю</w:t>
        <w:softHyphen/>
        <w:t>щий знак констатирует принятие или отталкивание личности ре</w:t>
        <w:softHyphen/>
        <w:t>бенка.</w:t>
      </w:r>
    </w:p>
    <w:p>
      <w:pPr>
        <w:pStyle w:val="Normal"/>
        <w:spacing w:lineRule="auto" w:line="240"/>
        <w:ind w:firstLine="720" w:end="0"/>
        <w:rPr>
          <w:sz w:val="24"/>
        </w:rPr>
      </w:pPr>
      <w:r>
        <w:rPr>
          <w:sz w:val="24"/>
        </w:rPr>
        <w:t>Немаловажным условием психологизации стратегии</w:t>
      </w:r>
      <w:r>
        <w:rPr>
          <w:b/>
          <w:sz w:val="24"/>
        </w:rPr>
        <w:t xml:space="preserve"> </w:t>
      </w:r>
      <w:r>
        <w:rPr>
          <w:sz w:val="24"/>
          <w:rPrChange w:id="0" w:author="ORPM" w:date="2001-03-23T13:33:00Z"/>
        </w:rPr>
        <w:t>воспитания</w:t>
      </w:r>
      <w:r>
        <w:rPr>
          <w:b/>
          <w:sz w:val="24"/>
        </w:rPr>
        <w:t xml:space="preserve"> </w:t>
      </w:r>
      <w:r>
        <w:rPr>
          <w:sz w:val="24"/>
        </w:rPr>
        <w:t>является</w:t>
      </w:r>
      <w:r>
        <w:rPr>
          <w:b/>
          <w:sz w:val="24"/>
        </w:rPr>
        <w:t xml:space="preserve"> учет индивидуальных особенностей ребенка.</w:t>
      </w:r>
    </w:p>
    <w:p>
      <w:pPr>
        <w:pStyle w:val="Normal"/>
        <w:spacing w:lineRule="auto" w:line="240"/>
        <w:ind w:firstLine="720" w:end="0"/>
        <w:rPr>
          <w:sz w:val="24"/>
        </w:rPr>
      </w:pPr>
      <w:r>
        <w:rPr>
          <w:sz w:val="24"/>
        </w:rPr>
        <w:t>У детей одной возрастной группы широко дифференцируются прежде всего психофизиологические особенности, связанные с функционированием нервной системы. Это различения в темпе жизнедеятельности, стеничности, как показателе работоспособнос</w:t>
        <w:softHyphen/>
        <w:t>ти, и пластичности нервных и психических процессов.</w:t>
      </w:r>
    </w:p>
    <w:p>
      <w:pPr>
        <w:pStyle w:val="Normal"/>
        <w:spacing w:lineRule="auto" w:line="240"/>
        <w:ind w:firstLine="720" w:end="0"/>
        <w:rPr>
          <w:sz w:val="24"/>
          <w:ins w:id="512" w:author="ORPM" w:date="2001-03-23T13:33:00Z"/>
        </w:rPr>
      </w:pPr>
      <w:ins w:id="511" w:author="ORPM" w:date="2001-03-23T13:33:00Z">
        <w:r>
          <w:rPr>
            <w:sz w:val="24"/>
          </w:rPr>
        </w:r>
      </w:ins>
    </w:p>
    <w:p>
      <w:pPr>
        <w:pStyle w:val="BodyTextIndent"/>
        <w:spacing w:lineRule="auto" w:line="240"/>
        <w:rPr>
          <w:sz w:val="20"/>
        </w:rPr>
      </w:pPr>
      <w:r>
        <w:rPr>
          <w:sz w:val="20"/>
        </w:rPr>
        <w:t>К примеру, у двух детей одного возраста может наблюдаться разница временного удержания работоспособности от 5 до 40 минут. При равном уровне развития произвольности один ребенок 5-летнего возраста может регулировать свое поведение, а другой — не в состоянии это сделать.</w:t>
      </w:r>
    </w:p>
    <w:p>
      <w:pPr>
        <w:pStyle w:val="Normal"/>
        <w:spacing w:lineRule="auto" w:line="240"/>
        <w:ind w:firstLine="720" w:end="0"/>
        <w:rPr>
          <w:sz w:val="24"/>
          <w:ins w:id="514" w:author="ORPM" w:date="2001-03-23T13:33:00Z"/>
        </w:rPr>
      </w:pPr>
      <w:ins w:id="513" w:author="ORPM" w:date="2001-03-23T13:33:00Z">
        <w:r>
          <w:rPr>
            <w:sz w:val="24"/>
          </w:rPr>
        </w:r>
      </w:ins>
    </w:p>
    <w:p>
      <w:pPr>
        <w:pStyle w:val="Normal"/>
        <w:spacing w:lineRule="auto" w:line="240"/>
        <w:ind w:firstLine="720" w:end="0"/>
        <w:rPr>
          <w:sz w:val="24"/>
        </w:rPr>
      </w:pPr>
      <w:r>
        <w:rPr>
          <w:sz w:val="24"/>
        </w:rPr>
        <w:t>Воспитатели и родители чаще всего ориентируются на среднюю возрастную норму развития. Хотя при оценке индивидуального хода развития ребенка жесткая ориентация на норму неприемлема. Для определения объективного подхода к конкретному ребенку кроме возрастных и функциональных норм развития необходимо учитывать возможность ситуативных изменений (снижение темпа, эмоциональное торможение — возбуждение и пр.).</w:t>
      </w:r>
    </w:p>
    <w:p>
      <w:pPr>
        <w:pStyle w:val="Normal"/>
        <w:spacing w:lineRule="auto" w:line="240"/>
        <w:ind w:firstLine="720" w:end="0"/>
        <w:rPr>
          <w:sz w:val="24"/>
          <w:ins w:id="516" w:author="ORPM" w:date="2001-03-23T13:33:00Z"/>
        </w:rPr>
      </w:pPr>
      <w:r>
        <w:rPr>
          <w:sz w:val="24"/>
        </w:rPr>
        <w:t>Особое место занимает установка на</w:t>
      </w:r>
      <w:r>
        <w:rPr>
          <w:b/>
          <w:sz w:val="24"/>
        </w:rPr>
        <w:t xml:space="preserve"> личностное преобразова</w:t>
        <w:softHyphen/>
        <w:t>ние взрослого,</w:t>
      </w:r>
      <w:r>
        <w:rPr>
          <w:sz w:val="24"/>
        </w:rPr>
        <w:t xml:space="preserve"> т.е. на работу родителей и воспитателей над собой. Позиция самопреобразования необходима при выстраивании педа</w:t>
        <w:softHyphen/>
        <w:t xml:space="preserve">гогической стратегии, так как личность взрослого, ответственного </w:t>
      </w:r>
      <w:r>
        <w:rPr>
          <w:sz w:val="24"/>
          <w:rPrChange w:id="0" w:author="ORPM" w:date="2001-03-23T13:34:00Z"/>
        </w:rPr>
        <w:t>за</w:t>
      </w:r>
      <w:r>
        <w:rPr>
          <w:sz w:val="24"/>
        </w:rPr>
        <w:t xml:space="preserve"> воспитание,</w:t>
      </w:r>
      <w:r>
        <w:rPr>
          <w:b/>
          <w:sz w:val="24"/>
        </w:rPr>
        <w:t xml:space="preserve"> </w:t>
      </w:r>
      <w:r>
        <w:rPr>
          <w:sz w:val="24"/>
        </w:rPr>
        <w:t>имеет большое значение.</w:t>
      </w:r>
    </w:p>
    <w:p>
      <w:pPr>
        <w:pStyle w:val="Normal"/>
        <w:spacing w:lineRule="auto" w:line="240"/>
        <w:ind w:firstLine="720" w:end="0"/>
        <w:rPr>
          <w:sz w:val="24"/>
        </w:rPr>
      </w:pPr>
      <w:r>
        <w:rPr>
          <w:sz w:val="24"/>
        </w:rPr>
      </w:r>
    </w:p>
    <w:p>
      <w:pPr>
        <w:pStyle w:val="Normal"/>
        <w:spacing w:lineRule="auto" w:line="240"/>
        <w:ind w:firstLine="720" w:end="0"/>
        <w:rPr>
          <w:sz w:val="20"/>
        </w:rPr>
      </w:pPr>
      <w:r>
        <w:rPr>
          <w:sz w:val="20"/>
        </w:rPr>
        <w:t>К примеру, авторитарный, агрессивный стиль воспитания способству</w:t>
        <w:softHyphen/>
        <w:t>ет формированию у детей собирательного «злого» образа взрослого.</w:t>
      </w:r>
    </w:p>
    <w:p>
      <w:pPr>
        <w:pStyle w:val="BodyTextIndent"/>
        <w:spacing w:lineRule="auto" w:line="240"/>
        <w:rPr>
          <w:sz w:val="20"/>
          <w:ins w:id="518" w:author="ORPM" w:date="2001-03-23T13:33:00Z"/>
        </w:rPr>
      </w:pPr>
      <w:ins w:id="517" w:author="ORPM" w:date="2001-03-23T13:33:00Z">
        <w:r>
          <w:rPr>
            <w:sz w:val="20"/>
          </w:rPr>
        </w:r>
      </w:ins>
    </w:p>
    <w:p>
      <w:pPr>
        <w:pStyle w:val="BodyTextIndent"/>
        <w:spacing w:lineRule="auto" w:line="240"/>
        <w:rPr/>
      </w:pPr>
      <w:r>
        <w:rPr/>
        <w:t>Агрессивные и фрустрационные реакции взрослых не должны «сбрасываться» на ребенка, так как этот опасный и безнаказанный способ разрядки наносит огромный вред психическому здоровью детей.</w:t>
      </w:r>
    </w:p>
    <w:p>
      <w:pPr>
        <w:pStyle w:val="Normal"/>
        <w:spacing w:lineRule="auto" w:line="240"/>
        <w:ind w:firstLine="720" w:end="0"/>
        <w:rPr/>
      </w:pPr>
      <w:r>
        <w:rPr>
          <w:sz w:val="24"/>
        </w:rPr>
        <w:t>В контексте общей профессиональной стратегии детского прак</w:t>
        <w:softHyphen/>
        <w:t>тического психолога дошкольного учреждения психологическое обеспечение педагогического процесса организуется как плановая деятельность и деятельность по запросу администрации и педагоги</w:t>
        <w:softHyphen/>
        <w:t>ческого коллектива. Осуществляется данная деятельность посредст</w:t>
        <w:softHyphen/>
        <w:t>вом психологического анализа занятий и игр, текущей и контроль</w:t>
        <w:softHyphen/>
        <w:t xml:space="preserve">ной психодиагностики, психоэкспертирования </w:t>
      </w:r>
      <w:del w:id="519" w:author="ORPM" w:date="2001-03-23T13:41:00Z">
        <w:r>
          <w:rPr>
            <w:sz w:val="24"/>
          </w:rPr>
          <w:delText>И</w:delText>
        </w:r>
      </w:del>
      <w:ins w:id="520" w:author="ORPM" w:date="2001-03-23T13:41:00Z">
        <w:r>
          <w:rPr>
            <w:sz w:val="24"/>
          </w:rPr>
          <w:t>и</w:t>
        </w:r>
      </w:ins>
      <w:r>
        <w:rPr>
          <w:sz w:val="24"/>
        </w:rPr>
        <w:t xml:space="preserve"> психологического консалтинга.</w:t>
      </w:r>
    </w:p>
    <w:p>
      <w:pPr>
        <w:pStyle w:val="BodyTextIndent"/>
        <w:spacing w:lineRule="auto" w:line="240"/>
        <w:rPr/>
      </w:pPr>
      <w:r>
        <w:rPr/>
        <w:t>В завершение следует отметить, что представленный «комплекс</w:t>
        <w:softHyphen/>
        <w:t>ный», междисциплинарный подход к образованию и воспитанию детей дошкольного возраста способствует решению профессио</w:t>
        <w:softHyphen/>
        <w:t>нальной проблемы детских специалистов — проблемы практическо</w:t>
        <w:softHyphen/>
        <w:t>го психолого-педагогического сотрудничества.</w:t>
      </w:r>
    </w:p>
    <w:p>
      <w:pPr>
        <w:pStyle w:val="Normal"/>
        <w:spacing w:lineRule="auto" w:line="240"/>
        <w:ind w:firstLine="720" w:end="0"/>
        <w:rPr>
          <w:sz w:val="24"/>
        </w:rPr>
      </w:pPr>
      <w:r>
        <w:rPr>
          <w:sz w:val="24"/>
        </w:rPr>
      </w:r>
    </w:p>
    <w:p>
      <w:pPr>
        <w:pStyle w:val="Heading2"/>
        <w:keepNext w:val="false"/>
        <w:rPr/>
      </w:pPr>
      <w:bookmarkStart w:id="31" w:name="__RefHeading___Toc511554733"/>
      <w:bookmarkEnd w:id="31"/>
      <w:r>
        <w:rPr>
          <w:i/>
        </w:rPr>
        <w:t xml:space="preserve">• </w:t>
      </w:r>
      <w:r>
        <w:rPr/>
        <w:t>Вопросы и задания</w:t>
      </w:r>
    </w:p>
    <w:p>
      <w:pPr>
        <w:pStyle w:val="Normal"/>
        <w:spacing w:lineRule="auto" w:line="240"/>
        <w:ind w:firstLine="720" w:end="0"/>
        <w:rPr>
          <w:sz w:val="24"/>
        </w:rPr>
      </w:pPr>
      <w:r>
        <w:rPr>
          <w:sz w:val="24"/>
        </w:rPr>
      </w:r>
    </w:p>
    <w:p>
      <w:pPr>
        <w:pStyle w:val="Normal"/>
        <w:spacing w:lineRule="auto" w:line="240"/>
        <w:ind w:hanging="0" w:start="709" w:end="0"/>
        <w:rPr>
          <w:sz w:val="24"/>
        </w:rPr>
      </w:pPr>
      <w:r>
        <w:rPr>
          <w:sz w:val="24"/>
        </w:rPr>
        <w:t>1. Сформулируйте предмет и содержание диагностической деятель</w:t>
        <w:softHyphen/>
        <w:t>ности детского практического психолога.</w:t>
      </w:r>
    </w:p>
    <w:p>
      <w:pPr>
        <w:pStyle w:val="Normal"/>
        <w:spacing w:lineRule="auto" w:line="240"/>
        <w:ind w:hanging="0" w:start="709" w:end="0"/>
        <w:rPr/>
      </w:pPr>
      <w:r>
        <w:rPr>
          <w:sz w:val="24"/>
        </w:rPr>
        <w:t xml:space="preserve">2. </w:t>
      </w:r>
      <w:r>
        <w:rPr>
          <w:spacing w:val="6"/>
          <w:sz w:val="24"/>
        </w:rPr>
        <w:t>Дайте классификацию основных характеристик психического развития детей дошкольного возраста.</w:t>
      </w:r>
    </w:p>
    <w:p>
      <w:pPr>
        <w:pStyle w:val="Normal"/>
        <w:spacing w:lineRule="auto" w:line="240"/>
        <w:ind w:hanging="0" w:start="709" w:end="0"/>
        <w:rPr/>
      </w:pPr>
      <w:r>
        <w:rPr>
          <w:sz w:val="24"/>
        </w:rPr>
        <w:t xml:space="preserve">3. </w:t>
      </w:r>
      <w:r>
        <w:rPr>
          <w:spacing w:val="6"/>
          <w:sz w:val="24"/>
        </w:rPr>
        <w:t>Определите специфику психодиагностических</w:t>
      </w:r>
      <w:r>
        <w:rPr>
          <w:spacing w:val="-4"/>
          <w:sz w:val="24"/>
        </w:rPr>
        <w:t xml:space="preserve"> методов в кон</w:t>
        <w:softHyphen/>
        <w:t>тексте детской практической психологии.</w:t>
      </w:r>
    </w:p>
    <w:p>
      <w:pPr>
        <w:pStyle w:val="Normal"/>
        <w:spacing w:lineRule="auto" w:line="240"/>
        <w:ind w:hanging="0" w:start="709" w:end="0"/>
        <w:rPr/>
      </w:pPr>
      <w:r>
        <w:rPr>
          <w:sz w:val="24"/>
        </w:rPr>
        <w:t xml:space="preserve">4. </w:t>
      </w:r>
      <w:r>
        <w:rPr>
          <w:spacing w:val="-4"/>
          <w:sz w:val="24"/>
        </w:rPr>
        <w:t>Перечислите виды психодиагностических средств (тесты и мето</w:t>
        <w:softHyphen/>
        <w:t>дики). Приведите</w:t>
      </w:r>
      <w:r>
        <w:rPr>
          <w:sz w:val="24"/>
        </w:rPr>
        <w:t xml:space="preserve"> примеры.</w:t>
      </w:r>
    </w:p>
    <w:p>
      <w:pPr>
        <w:pStyle w:val="Normal"/>
        <w:spacing w:lineRule="auto" w:line="240"/>
        <w:ind w:hanging="0" w:start="709" w:end="0"/>
        <w:rPr/>
      </w:pPr>
      <w:r>
        <w:rPr>
          <w:sz w:val="24"/>
        </w:rPr>
        <w:t xml:space="preserve">5. </w:t>
      </w:r>
      <w:r>
        <w:rPr>
          <w:spacing w:val="6"/>
          <w:sz w:val="24"/>
        </w:rPr>
        <w:t>Опишите подготовительный (адаптационный, основной, интер</w:t>
        <w:softHyphen/>
        <w:t>претационный, заключительный) этап психол</w:t>
      </w:r>
      <w:r>
        <w:rPr>
          <w:sz w:val="24"/>
        </w:rPr>
        <w:t>огического обсле</w:t>
        <w:softHyphen/>
        <w:t>дования в условиях дошкольного учреждения.</w:t>
      </w:r>
    </w:p>
    <w:p>
      <w:pPr>
        <w:pStyle w:val="Normal"/>
        <w:spacing w:lineRule="auto" w:line="240"/>
        <w:ind w:hanging="0" w:start="709" w:end="0"/>
        <w:rPr/>
      </w:pPr>
      <w:r>
        <w:rPr>
          <w:sz w:val="24"/>
        </w:rPr>
        <w:t>6. Сформулируйте правила тестирования</w:t>
      </w:r>
      <w:r>
        <w:rPr>
          <w:b/>
          <w:sz w:val="24"/>
        </w:rPr>
        <w:t xml:space="preserve"> </w:t>
      </w:r>
      <w:r>
        <w:rPr>
          <w:sz w:val="24"/>
        </w:rPr>
        <w:t>детей дошкольного воз</w:t>
        <w:softHyphen/>
        <w:t>раста.</w:t>
      </w:r>
    </w:p>
    <w:p>
      <w:pPr>
        <w:pStyle w:val="Normal"/>
        <w:spacing w:lineRule="auto" w:line="240"/>
        <w:ind w:hanging="0" w:start="709" w:end="0"/>
        <w:rPr/>
      </w:pPr>
      <w:r>
        <w:rPr>
          <w:sz w:val="24"/>
        </w:rPr>
        <w:t xml:space="preserve">7. </w:t>
      </w:r>
      <w:r>
        <w:rPr>
          <w:spacing w:val="-4"/>
          <w:sz w:val="24"/>
        </w:rPr>
        <w:t>Сформулируйте правила коррекционной деятельности детского практического психолога.</w:t>
      </w:r>
    </w:p>
    <w:p>
      <w:pPr>
        <w:pStyle w:val="BodyTextIndent"/>
        <w:spacing w:lineRule="auto" w:line="240"/>
        <w:ind w:hanging="0" w:start="709" w:end="0"/>
        <w:rPr/>
      </w:pPr>
      <w:r>
        <w:rPr/>
        <w:t xml:space="preserve">8. </w:t>
      </w:r>
      <w:r>
        <w:rPr>
          <w:spacing w:val="6"/>
        </w:rPr>
        <w:t>Определите предмет и содержание психокоррекционных воздей</w:t>
        <w:softHyphen/>
        <w:t>ствий в условиях дошкольного учреждения.</w:t>
      </w:r>
    </w:p>
    <w:p>
      <w:pPr>
        <w:pStyle w:val="Normal"/>
        <w:spacing w:lineRule="auto" w:line="240"/>
        <w:ind w:hanging="0" w:start="709" w:end="0"/>
        <w:rPr>
          <w:sz w:val="24"/>
        </w:rPr>
      </w:pPr>
      <w:r>
        <w:rPr>
          <w:sz w:val="24"/>
        </w:rPr>
        <w:t>9. Сформулируйте особенности организации и проведения психо</w:t>
        <w:softHyphen/>
        <w:t>коррекции в условиях дошкольного учреждения.</w:t>
      </w:r>
    </w:p>
    <w:p>
      <w:pPr>
        <w:pStyle w:val="Normal"/>
        <w:spacing w:lineRule="auto" w:line="240"/>
        <w:ind w:hanging="0" w:start="709" w:end="0"/>
        <w:rPr>
          <w:sz w:val="24"/>
        </w:rPr>
      </w:pPr>
      <w:r>
        <w:rPr>
          <w:sz w:val="24"/>
        </w:rPr>
        <w:t>10. Выделите направления психопрофилактической деятельности детского практического психолога.</w:t>
      </w:r>
    </w:p>
    <w:p>
      <w:pPr>
        <w:pStyle w:val="Normal"/>
        <w:spacing w:lineRule="auto" w:line="240"/>
        <w:ind w:hanging="0" w:start="709" w:end="0"/>
        <w:rPr>
          <w:sz w:val="24"/>
        </w:rPr>
      </w:pPr>
      <w:r>
        <w:rPr>
          <w:sz w:val="24"/>
        </w:rPr>
        <w:t>11. Сформулируйте особенности организации и проведения психо</w:t>
        <w:softHyphen/>
        <w:t>профилактики в условиях дошкольного учреждения.</w:t>
      </w:r>
    </w:p>
    <w:p>
      <w:pPr>
        <w:pStyle w:val="Normal"/>
        <w:spacing w:lineRule="auto" w:line="240"/>
        <w:ind w:hanging="0" w:start="709" w:end="0"/>
        <w:rPr>
          <w:sz w:val="24"/>
        </w:rPr>
      </w:pPr>
      <w:r>
        <w:rPr>
          <w:sz w:val="24"/>
        </w:rPr>
        <w:t>12. Определите содержание и направление психологического про</w:t>
        <w:softHyphen/>
        <w:t>свещения в условиях дошкольного учреждения.</w:t>
      </w:r>
    </w:p>
    <w:p>
      <w:pPr>
        <w:pStyle w:val="Normal"/>
        <w:spacing w:lineRule="auto" w:line="240"/>
        <w:ind w:hanging="0" w:start="709" w:end="0"/>
        <w:rPr>
          <w:sz w:val="24"/>
        </w:rPr>
      </w:pPr>
      <w:r>
        <w:rPr>
          <w:sz w:val="24"/>
        </w:rPr>
        <w:t>13. Раскройте понятие «психологическое консультирование». Опре</w:t>
        <w:softHyphen/>
        <w:t>делите его специфику в условиях детского сада (детское образо</w:t>
        <w:softHyphen/>
        <w:t>вательное учреждение).</w:t>
      </w:r>
    </w:p>
    <w:p>
      <w:pPr>
        <w:pStyle w:val="Normal"/>
        <w:spacing w:lineRule="auto" w:line="240"/>
        <w:ind w:hanging="0" w:start="709" w:end="0"/>
        <w:rPr>
          <w:sz w:val="24"/>
        </w:rPr>
      </w:pPr>
      <w:r>
        <w:rPr>
          <w:sz w:val="24"/>
        </w:rPr>
        <w:t>14. Перечислите основные виды психологических запросов родите</w:t>
        <w:softHyphen/>
        <w:t>лей детей дошкольного возраста.</w:t>
      </w:r>
    </w:p>
    <w:p>
      <w:pPr>
        <w:sectPr>
          <w:footerReference w:type="default" r:id="rId20"/>
          <w:footerReference w:type="first" r:id="rId21"/>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hanging="0" w:start="709" w:end="0"/>
        <w:rPr>
          <w:sz w:val="24"/>
          <w:del w:id="521" w:author="ORPM" w:date="2001-03-23T13:43:00Z"/>
        </w:rPr>
      </w:pPr>
      <w:r>
        <w:rPr>
          <w:sz w:val="24"/>
        </w:rPr>
        <w:t>15. Дифференцируйте психологическое обеспечение педагогического процесса в дошкольном учреждении в соответствии с обра</w:t>
        <w:softHyphen/>
        <w:t xml:space="preserve">зовательными и воспитательными целями. </w:t>
      </w:r>
    </w:p>
    <w:p>
      <w:pPr>
        <w:pStyle w:val="Normal"/>
        <w:spacing w:lineRule="auto" w:line="240"/>
        <w:ind w:hanging="0" w:start="709" w:end="0"/>
        <w:rPr>
          <w:sz w:val="24"/>
        </w:rPr>
      </w:pPr>
      <w:r>
        <w:rPr>
          <w:sz w:val="24"/>
        </w:rPr>
        <w:t>16. Дайте определение общеразвивающим и специализированным программам для дошкольных учреждений.</w:t>
      </w:r>
    </w:p>
    <w:p>
      <w:pPr>
        <w:pStyle w:val="Normal"/>
        <w:spacing w:lineRule="auto" w:line="240"/>
        <w:ind w:hanging="0" w:start="709" w:end="0"/>
        <w:rPr>
          <w:sz w:val="24"/>
        </w:rPr>
      </w:pPr>
      <w:r>
        <w:rPr>
          <w:sz w:val="24"/>
        </w:rPr>
        <w:t>17. Приведите примеры альтернативных образовательных про</w:t>
        <w:softHyphen/>
        <w:t>грамм для детей дошкольного возраста.</w:t>
      </w:r>
    </w:p>
    <w:p>
      <w:pPr>
        <w:pStyle w:val="Normal"/>
        <w:spacing w:lineRule="auto" w:line="240"/>
        <w:ind w:hanging="0" w:start="709" w:end="0"/>
        <w:rPr/>
      </w:pPr>
      <w:r>
        <w:rPr>
          <w:sz w:val="24"/>
        </w:rPr>
        <w:t xml:space="preserve">18. </w:t>
      </w:r>
      <w:r>
        <w:rPr>
          <w:spacing w:val="-4"/>
          <w:sz w:val="24"/>
        </w:rPr>
        <w:t>Сформулируйте цели и содержание системы психологического обеспечения по разделам: введение, адаптация, текущее обслу</w:t>
        <w:softHyphen/>
        <w:t>живание.</w:t>
      </w:r>
    </w:p>
    <w:p>
      <w:pPr>
        <w:pStyle w:val="BodyTextIndent"/>
        <w:spacing w:lineRule="auto" w:line="240"/>
        <w:ind w:hanging="0" w:start="709" w:end="0"/>
        <w:rPr/>
      </w:pPr>
      <w:r>
        <w:rPr/>
        <w:t>19. Определите назначение психологизации педагогического про</w:t>
        <w:softHyphen/>
        <w:t>цесса в дошкольном учреждении.</w:t>
      </w:r>
    </w:p>
    <w:p>
      <w:pPr>
        <w:pStyle w:val="Normal"/>
        <w:spacing w:lineRule="auto" w:line="240"/>
        <w:ind w:hanging="0" w:start="709" w:end="0"/>
        <w:rPr>
          <w:sz w:val="24"/>
        </w:rPr>
      </w:pPr>
      <w:r>
        <w:rPr>
          <w:sz w:val="24"/>
        </w:rPr>
        <w:t>20. Сформулируйте содержание психологизации стратегий воспита</w:t>
        <w:softHyphen/>
        <w:t>ния детей.</w:t>
      </w:r>
    </w:p>
    <w:p>
      <w:pPr>
        <w:pStyle w:val="Normal"/>
        <w:spacing w:lineRule="auto" w:line="240"/>
        <w:ind w:hanging="0" w:start="709" w:end="0"/>
        <w:rPr>
          <w:sz w:val="24"/>
        </w:rPr>
      </w:pPr>
      <w:r>
        <w:rPr>
          <w:sz w:val="24"/>
        </w:rPr>
        <w:t>21. Перечислите основные психологические установки, определяю</w:t>
        <w:softHyphen/>
        <w:t>щие стратегию воспитания детей.</w:t>
      </w:r>
    </w:p>
    <w:p>
      <w:pPr>
        <w:pStyle w:val="BodyTextIndent"/>
        <w:spacing w:lineRule="auto" w:line="240"/>
        <w:ind w:hanging="0" w:start="709" w:end="0"/>
        <w:rPr/>
      </w:pPr>
      <w:r>
        <w:rPr/>
        <w:t>22. В целях освоения психодиагностической деятельности, форми</w:t>
        <w:softHyphen/>
        <w:t>рования навыков тестирования, анкетирования, проведения бесед, обработки диагностических данных:</w:t>
      </w:r>
    </w:p>
    <w:p>
      <w:pPr>
        <w:pStyle w:val="Normal"/>
        <w:spacing w:lineRule="auto" w:line="240"/>
        <w:ind w:firstLine="11" w:start="1429" w:end="0"/>
        <w:rPr>
          <w:sz w:val="24"/>
        </w:rPr>
      </w:pPr>
      <w:r>
        <w:rPr>
          <w:sz w:val="24"/>
        </w:rPr>
        <w:t>составьте стратегию диагностики:</w:t>
      </w:r>
    </w:p>
    <w:p>
      <w:pPr>
        <w:pStyle w:val="Normal"/>
        <w:spacing w:lineRule="auto" w:line="240"/>
        <w:ind w:firstLine="22" w:start="2138" w:end="0"/>
        <w:rPr>
          <w:sz w:val="24"/>
        </w:rPr>
      </w:pPr>
      <w:r>
        <w:rPr>
          <w:sz w:val="24"/>
        </w:rPr>
        <w:t xml:space="preserve">познавательного развития дошкольников, </w:t>
      </w:r>
    </w:p>
    <w:p>
      <w:pPr>
        <w:pStyle w:val="Normal"/>
        <w:spacing w:lineRule="auto" w:line="240"/>
        <w:ind w:firstLine="11" w:start="2127" w:end="0"/>
        <w:rPr>
          <w:sz w:val="24"/>
        </w:rPr>
      </w:pPr>
      <w:r>
        <w:rPr>
          <w:sz w:val="24"/>
        </w:rPr>
        <w:t xml:space="preserve">коммуникативного развития дошкольников, </w:t>
      </w:r>
    </w:p>
    <w:p>
      <w:pPr>
        <w:pStyle w:val="Normal"/>
        <w:spacing w:lineRule="auto" w:line="240"/>
        <w:ind w:firstLine="11" w:start="2116" w:end="0"/>
        <w:rPr>
          <w:sz w:val="24"/>
        </w:rPr>
      </w:pPr>
      <w:r>
        <w:rPr>
          <w:sz w:val="24"/>
        </w:rPr>
        <w:t xml:space="preserve">личностно-эмоционального развития дошкольников, </w:t>
      </w:r>
    </w:p>
    <w:p>
      <w:pPr>
        <w:pStyle w:val="Normal"/>
        <w:spacing w:lineRule="auto" w:line="240"/>
        <w:ind w:firstLine="11" w:start="2105" w:end="0"/>
        <w:rPr>
          <w:sz w:val="24"/>
        </w:rPr>
      </w:pPr>
      <w:r>
        <w:rPr>
          <w:sz w:val="24"/>
        </w:rPr>
        <w:t>по выбору;</w:t>
      </w:r>
    </w:p>
    <w:p>
      <w:pPr>
        <w:pStyle w:val="Normal"/>
        <w:spacing w:lineRule="auto" w:line="240"/>
        <w:ind w:firstLine="11" w:start="1429" w:end="0"/>
        <w:rPr>
          <w:sz w:val="24"/>
        </w:rPr>
      </w:pPr>
      <w:r>
        <w:rPr>
          <w:sz w:val="24"/>
        </w:rPr>
        <w:t>фиксируйте направления и содержание психодиагностичес</w:t>
        <w:softHyphen/>
        <w:t>кой деятельности;</w:t>
      </w:r>
    </w:p>
    <w:p>
      <w:pPr>
        <w:pStyle w:val="BodyTextIndent"/>
        <w:spacing w:lineRule="auto" w:line="240"/>
        <w:ind w:hanging="0" w:start="709" w:end="0"/>
        <w:rPr/>
      </w:pPr>
      <w:r>
        <w:rPr/>
        <w:t>проведите диагностику психического развития дошкольника с использованием:</w:t>
      </w:r>
    </w:p>
    <w:p>
      <w:pPr>
        <w:pStyle w:val="Normal"/>
        <w:spacing w:lineRule="auto" w:line="240"/>
        <w:ind w:firstLine="11" w:start="2149" w:end="0"/>
        <w:rPr/>
      </w:pPr>
      <w:r>
        <w:rPr>
          <w:sz w:val="24"/>
        </w:rPr>
        <w:t>стандартизированных</w:t>
      </w:r>
      <w:r>
        <w:rPr>
          <w:b/>
          <w:sz w:val="24"/>
        </w:rPr>
        <w:t xml:space="preserve"> </w:t>
      </w:r>
      <w:r>
        <w:rPr>
          <w:sz w:val="24"/>
        </w:rPr>
        <w:t>тестов,</w:t>
      </w:r>
      <w:r>
        <w:rPr>
          <w:b/>
          <w:sz w:val="24"/>
        </w:rPr>
        <w:t xml:space="preserve"> </w:t>
      </w:r>
    </w:p>
    <w:p>
      <w:pPr>
        <w:pStyle w:val="Normal"/>
        <w:spacing w:lineRule="auto" w:line="240"/>
        <w:ind w:firstLine="11" w:start="2138" w:end="0"/>
        <w:rPr>
          <w:sz w:val="24"/>
        </w:rPr>
      </w:pPr>
      <w:r>
        <w:rPr>
          <w:sz w:val="24"/>
        </w:rPr>
        <w:t xml:space="preserve">проективных тестов, </w:t>
      </w:r>
    </w:p>
    <w:p>
      <w:pPr>
        <w:pStyle w:val="Normal"/>
        <w:spacing w:lineRule="auto" w:line="240"/>
        <w:ind w:firstLine="11" w:start="2127" w:end="0"/>
        <w:rPr>
          <w:sz w:val="24"/>
        </w:rPr>
      </w:pPr>
      <w:r>
        <w:rPr>
          <w:sz w:val="24"/>
        </w:rPr>
        <w:t xml:space="preserve">дифференцирующих методик, </w:t>
      </w:r>
    </w:p>
    <w:p>
      <w:pPr>
        <w:pStyle w:val="Normal"/>
        <w:spacing w:lineRule="auto" w:line="240"/>
        <w:ind w:firstLine="11" w:start="2116" w:end="0"/>
        <w:rPr>
          <w:sz w:val="24"/>
        </w:rPr>
      </w:pPr>
      <w:r>
        <w:rPr>
          <w:sz w:val="24"/>
        </w:rPr>
        <w:t>дифференцирующего наблюдения.</w:t>
      </w:r>
    </w:p>
    <w:p>
      <w:pPr>
        <w:pStyle w:val="Normal"/>
        <w:spacing w:lineRule="auto" w:line="240"/>
        <w:ind w:hanging="0" w:start="709" w:end="0"/>
        <w:rPr>
          <w:sz w:val="24"/>
        </w:rPr>
      </w:pPr>
      <w:r>
        <w:rPr>
          <w:sz w:val="24"/>
        </w:rPr>
        <w:t>23. Проведите лабораторное занятие:</w:t>
      </w:r>
    </w:p>
    <w:p>
      <w:pPr>
        <w:pStyle w:val="BodyTextIndent"/>
        <w:spacing w:lineRule="auto" w:line="240"/>
        <w:ind w:firstLine="11" w:start="1429" w:end="0"/>
        <w:rPr/>
      </w:pPr>
      <w:r>
        <w:rPr/>
        <w:t>разработайте программу психологического обследования детей:</w:t>
      </w:r>
    </w:p>
    <w:p>
      <w:pPr>
        <w:pStyle w:val="Normal"/>
        <w:spacing w:lineRule="auto" w:line="240"/>
        <w:ind w:firstLine="22" w:start="2138" w:end="0"/>
        <w:rPr>
          <w:sz w:val="24"/>
        </w:rPr>
      </w:pPr>
      <w:r>
        <w:rPr>
          <w:sz w:val="24"/>
        </w:rPr>
        <w:t>3—4 лет,</w:t>
      </w:r>
    </w:p>
    <w:p>
      <w:pPr>
        <w:pStyle w:val="Normal"/>
        <w:spacing w:lineRule="auto" w:line="240"/>
        <w:ind w:firstLine="11" w:start="2127" w:end="0"/>
        <w:rPr>
          <w:sz w:val="24"/>
        </w:rPr>
      </w:pPr>
      <w:r>
        <w:rPr>
          <w:sz w:val="24"/>
        </w:rPr>
        <w:t>4—5 лет,</w:t>
      </w:r>
    </w:p>
    <w:p>
      <w:pPr>
        <w:pStyle w:val="Normal"/>
        <w:spacing w:lineRule="auto" w:line="240"/>
        <w:ind w:firstLine="11" w:start="2116" w:end="0"/>
        <w:rPr>
          <w:sz w:val="24"/>
        </w:rPr>
      </w:pPr>
      <w:r>
        <w:rPr>
          <w:sz w:val="24"/>
        </w:rPr>
        <w:t>6—7 лет;</w:t>
      </w:r>
    </w:p>
    <w:p>
      <w:pPr>
        <w:pStyle w:val="Normal"/>
        <w:spacing w:lineRule="auto" w:line="240"/>
        <w:ind w:firstLine="11" w:start="1429" w:end="0"/>
        <w:rPr>
          <w:sz w:val="24"/>
        </w:rPr>
      </w:pPr>
      <w:r>
        <w:rPr>
          <w:sz w:val="24"/>
        </w:rPr>
        <w:t xml:space="preserve">проведите психологическое обследование детей дошкольного возраста:             </w:t>
      </w:r>
    </w:p>
    <w:p>
      <w:pPr>
        <w:pStyle w:val="Normal"/>
        <w:spacing w:lineRule="auto" w:line="240"/>
        <w:ind w:firstLine="22" w:start="2138" w:end="0"/>
        <w:rPr>
          <w:sz w:val="24"/>
        </w:rPr>
      </w:pPr>
      <w:r>
        <w:rPr>
          <w:sz w:val="24"/>
        </w:rPr>
        <w:t>подготовительный этап,</w:t>
      </w:r>
    </w:p>
    <w:p>
      <w:pPr>
        <w:pStyle w:val="Normal"/>
        <w:spacing w:lineRule="auto" w:line="240"/>
        <w:ind w:firstLine="33" w:start="2127" w:end="0"/>
        <w:rPr>
          <w:sz w:val="24"/>
        </w:rPr>
      </w:pPr>
      <w:r>
        <w:rPr>
          <w:sz w:val="24"/>
        </w:rPr>
        <w:t xml:space="preserve">адаптационный этап, </w:t>
      </w:r>
    </w:p>
    <w:p>
      <w:pPr>
        <w:pStyle w:val="Normal"/>
        <w:spacing w:lineRule="auto" w:line="240"/>
        <w:ind w:firstLine="44" w:start="2116" w:end="0"/>
        <w:rPr>
          <w:sz w:val="24"/>
        </w:rPr>
      </w:pPr>
      <w:r>
        <w:rPr>
          <w:sz w:val="24"/>
        </w:rPr>
        <w:t xml:space="preserve">основной этап, </w:t>
      </w:r>
    </w:p>
    <w:p>
      <w:pPr>
        <w:pStyle w:val="Normal"/>
        <w:spacing w:lineRule="auto" w:line="240"/>
        <w:ind w:firstLine="55" w:start="2105" w:end="0"/>
        <w:rPr>
          <w:sz w:val="24"/>
        </w:rPr>
      </w:pPr>
      <w:r>
        <w:rPr>
          <w:sz w:val="24"/>
        </w:rPr>
        <w:t xml:space="preserve">интерпретационный этап, </w:t>
      </w:r>
    </w:p>
    <w:p>
      <w:pPr>
        <w:pStyle w:val="Normal"/>
        <w:spacing w:lineRule="auto" w:line="240"/>
        <w:ind w:firstLine="66" w:start="2094" w:end="0"/>
        <w:rPr>
          <w:sz w:val="24"/>
        </w:rPr>
      </w:pPr>
      <w:r>
        <w:rPr>
          <w:sz w:val="24"/>
        </w:rPr>
        <w:t>заключительный этап.</w:t>
      </w:r>
    </w:p>
    <w:p>
      <w:pPr>
        <w:pStyle w:val="Normal"/>
        <w:spacing w:lineRule="auto" w:line="240"/>
        <w:ind w:hanging="0" w:start="709" w:end="0"/>
        <w:rPr>
          <w:sz w:val="24"/>
        </w:rPr>
      </w:pPr>
      <w:r>
        <w:rPr>
          <w:sz w:val="24"/>
        </w:rPr>
        <w:t>24. В целях освоения психокоррекционной и психопрофилактичес</w:t>
        <w:softHyphen/>
        <w:t>кой деятельности детского практического психолога, формиро</w:t>
        <w:softHyphen/>
        <w:t>вания навыков организации и проведения коррекционно-профилактических мероприятий:</w:t>
      </w:r>
    </w:p>
    <w:p>
      <w:pPr>
        <w:pStyle w:val="BodyTextIndent"/>
        <w:spacing w:lineRule="auto" w:line="240"/>
        <w:ind w:start="720" w:end="0"/>
        <w:rPr/>
      </w:pPr>
      <w:r>
        <w:rPr/>
        <w:t>дифференцируйте проблему психического развития на мате</w:t>
        <w:softHyphen/>
        <w:t>риалах диагностического обследования детей младшего, среднего и старшего дошкольного возраста с определением психокор</w:t>
        <w:softHyphen/>
        <w:t>рекционной стратегии;</w:t>
      </w:r>
    </w:p>
    <w:p>
      <w:pPr>
        <w:pStyle w:val="Normal"/>
        <w:spacing w:lineRule="auto" w:line="240"/>
        <w:ind w:firstLine="720" w:start="720" w:end="0"/>
        <w:rPr>
          <w:sz w:val="24"/>
        </w:rPr>
      </w:pPr>
      <w:r>
        <w:rPr>
          <w:sz w:val="24"/>
        </w:rPr>
        <w:t>составьте психокоррекционную программу с определением типов, видов, форм и средств коррекционных воздействий по следующим направлениям:</w:t>
      </w:r>
    </w:p>
    <w:p>
      <w:pPr>
        <w:pStyle w:val="Normal"/>
        <w:spacing w:lineRule="auto" w:line="240"/>
        <w:ind w:firstLine="11" w:start="2149" w:end="0"/>
        <w:rPr>
          <w:sz w:val="24"/>
        </w:rPr>
      </w:pPr>
      <w:r>
        <w:rPr>
          <w:sz w:val="24"/>
        </w:rPr>
        <w:t xml:space="preserve">отклонения и проблемы познавательного развития, </w:t>
      </w:r>
    </w:p>
    <w:p>
      <w:pPr>
        <w:pStyle w:val="Normal"/>
        <w:spacing w:lineRule="auto" w:line="240"/>
        <w:ind w:firstLine="11" w:start="2138" w:end="0"/>
        <w:rPr>
          <w:sz w:val="24"/>
        </w:rPr>
      </w:pPr>
      <w:r>
        <w:rPr>
          <w:sz w:val="24"/>
        </w:rPr>
        <w:t xml:space="preserve">отклонения и проблемы развития личности, </w:t>
      </w:r>
    </w:p>
    <w:p>
      <w:pPr>
        <w:pStyle w:val="Normal"/>
        <w:spacing w:lineRule="auto" w:line="240"/>
        <w:ind w:firstLine="11" w:start="2127" w:end="0"/>
        <w:rPr>
          <w:sz w:val="24"/>
        </w:rPr>
      </w:pPr>
      <w:r>
        <w:rPr>
          <w:sz w:val="24"/>
        </w:rPr>
        <w:t xml:space="preserve">отклонения и проблемы эмоционального развития, </w:t>
      </w:r>
    </w:p>
    <w:p>
      <w:pPr>
        <w:pStyle w:val="Normal"/>
        <w:spacing w:lineRule="auto" w:line="240"/>
        <w:ind w:firstLine="11" w:start="2116" w:end="0"/>
        <w:rPr>
          <w:sz w:val="24"/>
        </w:rPr>
      </w:pPr>
      <w:r>
        <w:rPr>
          <w:sz w:val="24"/>
        </w:rPr>
        <w:t xml:space="preserve">отклонения и проблемы коммуникативного развития, </w:t>
      </w:r>
    </w:p>
    <w:p>
      <w:pPr>
        <w:pStyle w:val="Normal"/>
        <w:spacing w:lineRule="auto" w:line="240"/>
        <w:ind w:firstLine="11" w:start="2105" w:end="0"/>
        <w:rPr>
          <w:sz w:val="24"/>
        </w:rPr>
      </w:pPr>
      <w:r>
        <w:rPr>
          <w:sz w:val="24"/>
        </w:rPr>
        <w:t xml:space="preserve">отклонения и проблемы психомоторного развития, </w:t>
      </w:r>
    </w:p>
    <w:p>
      <w:pPr>
        <w:pStyle w:val="Normal"/>
        <w:spacing w:lineRule="auto" w:line="240"/>
        <w:ind w:firstLine="11" w:start="2105" w:end="0"/>
        <w:rPr>
          <w:sz w:val="24"/>
        </w:rPr>
      </w:pPr>
      <w:r>
        <w:rPr>
          <w:sz w:val="24"/>
        </w:rPr>
        <w:t>другое (по выбору);</w:t>
      </w:r>
    </w:p>
    <w:p>
      <w:pPr>
        <w:pStyle w:val="Normal"/>
        <w:spacing w:lineRule="auto" w:line="240"/>
        <w:ind w:firstLine="720" w:start="720" w:end="0"/>
        <w:rPr>
          <w:sz w:val="24"/>
        </w:rPr>
      </w:pPr>
      <w:r>
        <w:rPr>
          <w:sz w:val="24"/>
        </w:rPr>
        <w:t>составьте конспект психокоррекционого занятия (игры) для детей младшего, среднего и старшего дошкольного возраста с определением задач и средств коррекционных воздействий;</w:t>
      </w:r>
    </w:p>
    <w:p>
      <w:pPr>
        <w:pStyle w:val="Normal"/>
        <w:spacing w:lineRule="auto" w:line="240"/>
        <w:ind w:firstLine="720" w:start="720" w:end="0"/>
        <w:rPr>
          <w:sz w:val="24"/>
        </w:rPr>
      </w:pPr>
      <w:r>
        <w:rPr>
          <w:sz w:val="24"/>
        </w:rPr>
        <w:t>составьте план психопрофилактических мероприятий в ус</w:t>
        <w:softHyphen/>
        <w:t>ловиях дошкольного учреждения для разных возрастных групп.</w:t>
      </w:r>
    </w:p>
    <w:p>
      <w:pPr>
        <w:pStyle w:val="BodyTextIndent"/>
        <w:spacing w:lineRule="auto" w:line="240"/>
        <w:ind w:hanging="0" w:start="709" w:end="0"/>
        <w:rPr/>
      </w:pPr>
      <w:r>
        <w:rPr/>
        <w:t>25. Подготовьте стендовый практический материал рекомендательного характера для родителей (тематика по выбору):</w:t>
      </w:r>
    </w:p>
    <w:p>
      <w:pPr>
        <w:pStyle w:val="Normal"/>
        <w:spacing w:lineRule="auto" w:line="240"/>
        <w:ind w:firstLine="11" w:start="1429" w:end="0"/>
        <w:rPr>
          <w:sz w:val="24"/>
        </w:rPr>
      </w:pPr>
      <w:r>
        <w:rPr>
          <w:sz w:val="24"/>
        </w:rPr>
        <w:t>составьте план мероприятий по психологическому просве</w:t>
        <w:softHyphen/>
        <w:t>щению:</w:t>
      </w:r>
    </w:p>
    <w:p>
      <w:pPr>
        <w:pStyle w:val="Normal"/>
        <w:spacing w:lineRule="auto" w:line="240"/>
        <w:ind w:firstLine="22" w:start="2138" w:end="0"/>
        <w:rPr>
          <w:sz w:val="24"/>
        </w:rPr>
      </w:pPr>
      <w:r>
        <w:rPr>
          <w:sz w:val="24"/>
        </w:rPr>
        <w:t xml:space="preserve">родителей, </w:t>
      </w:r>
    </w:p>
    <w:p>
      <w:pPr>
        <w:pStyle w:val="Normal"/>
        <w:spacing w:lineRule="auto" w:line="240"/>
        <w:ind w:firstLine="11" w:start="2127" w:end="0"/>
        <w:rPr>
          <w:sz w:val="24"/>
        </w:rPr>
      </w:pPr>
      <w:r>
        <w:rPr>
          <w:sz w:val="24"/>
        </w:rPr>
        <w:t xml:space="preserve">воспитателей, </w:t>
      </w:r>
    </w:p>
    <w:p>
      <w:pPr>
        <w:pStyle w:val="Normal"/>
        <w:spacing w:lineRule="auto" w:line="240"/>
        <w:ind w:firstLine="11" w:start="2116" w:end="0"/>
        <w:rPr>
          <w:sz w:val="24"/>
        </w:rPr>
      </w:pPr>
      <w:r>
        <w:rPr>
          <w:sz w:val="24"/>
        </w:rPr>
        <w:t>педагогов;</w:t>
      </w:r>
    </w:p>
    <w:p>
      <w:pPr>
        <w:pStyle w:val="Normal"/>
        <w:spacing w:lineRule="auto" w:line="240"/>
        <w:ind w:firstLine="720" w:start="720" w:end="0"/>
        <w:rPr>
          <w:sz w:val="24"/>
        </w:rPr>
      </w:pPr>
      <w:r>
        <w:rPr>
          <w:sz w:val="24"/>
        </w:rPr>
        <w:t>проведите индивидуальную консультацию с родителями детей дошкольного возраста (обработка и удовлетворение за</w:t>
        <w:softHyphen/>
        <w:t>проса).</w:t>
      </w:r>
    </w:p>
    <w:p>
      <w:pPr>
        <w:pStyle w:val="BodyTextIndent"/>
        <w:tabs>
          <w:tab w:val="clear" w:pos="680"/>
          <w:tab w:val="left" w:pos="0" w:leader="none"/>
        </w:tabs>
        <w:spacing w:lineRule="auto" w:line="240"/>
        <w:ind w:hanging="0" w:start="709" w:end="0"/>
        <w:rPr/>
      </w:pPr>
      <w:r>
        <w:rPr/>
        <w:t>26. Проанализируйте базовые теоретические положения с опреде</w:t>
        <w:softHyphen/>
        <w:t>лением «концепции развития» следующих образовательных (развивающих) программ для детей дошкольного возраста:</w:t>
      </w:r>
    </w:p>
    <w:p>
      <w:pPr>
        <w:pStyle w:val="Normal"/>
        <w:spacing w:lineRule="auto" w:line="240"/>
        <w:ind w:firstLine="11" w:start="2149" w:end="0"/>
        <w:rPr>
          <w:sz w:val="24"/>
        </w:rPr>
      </w:pPr>
      <w:r>
        <w:rPr>
          <w:sz w:val="24"/>
        </w:rPr>
        <w:t>«Развитие»;</w:t>
      </w:r>
    </w:p>
    <w:p>
      <w:pPr>
        <w:pStyle w:val="Normal"/>
        <w:spacing w:lineRule="auto" w:line="240"/>
        <w:ind w:firstLine="11" w:start="2138" w:end="0"/>
        <w:rPr>
          <w:sz w:val="24"/>
        </w:rPr>
      </w:pPr>
      <w:r>
        <w:rPr>
          <w:sz w:val="24"/>
        </w:rPr>
        <w:t>«Истоки»;</w:t>
      </w:r>
    </w:p>
    <w:p>
      <w:pPr>
        <w:pStyle w:val="Normal"/>
        <w:spacing w:lineRule="auto" w:line="240"/>
        <w:ind w:firstLine="11" w:start="2127" w:end="0"/>
        <w:rPr>
          <w:sz w:val="24"/>
        </w:rPr>
      </w:pPr>
      <w:r>
        <w:rPr>
          <w:sz w:val="24"/>
        </w:rPr>
        <w:t>«Радуга»;</w:t>
      </w:r>
    </w:p>
    <w:p>
      <w:pPr>
        <w:pStyle w:val="Normal"/>
        <w:spacing w:lineRule="auto" w:line="240"/>
        <w:ind w:firstLine="11" w:start="2116" w:end="0"/>
        <w:rPr>
          <w:sz w:val="24"/>
        </w:rPr>
      </w:pPr>
      <w:r>
        <w:rPr>
          <w:sz w:val="24"/>
        </w:rPr>
        <w:t>«Типовая» программа «Диалектика»;</w:t>
      </w:r>
    </w:p>
    <w:p>
      <w:pPr>
        <w:pStyle w:val="Normal"/>
        <w:spacing w:lineRule="auto" w:line="240"/>
        <w:ind w:firstLine="11" w:start="2105" w:end="0"/>
        <w:rPr>
          <w:sz w:val="24"/>
        </w:rPr>
      </w:pPr>
      <w:r>
        <w:rPr>
          <w:sz w:val="24"/>
        </w:rPr>
        <w:t xml:space="preserve">По выбору. </w:t>
      </w:r>
    </w:p>
    <w:p>
      <w:pPr>
        <w:pStyle w:val="Normal"/>
        <w:spacing w:lineRule="auto" w:line="240"/>
        <w:ind w:firstLine="709" w:end="0"/>
        <w:rPr>
          <w:sz w:val="24"/>
        </w:rPr>
      </w:pPr>
      <w:r>
        <w:rPr>
          <w:sz w:val="24"/>
        </w:rPr>
        <w:t>Сделайте психологический анализ:</w:t>
      </w:r>
    </w:p>
    <w:p>
      <w:pPr>
        <w:pStyle w:val="Normal"/>
        <w:spacing w:lineRule="auto" w:line="240"/>
        <w:ind w:firstLine="720" w:start="720" w:end="0"/>
        <w:rPr/>
      </w:pPr>
      <w:r>
        <w:rPr>
          <w:sz w:val="24"/>
        </w:rPr>
        <w:t>занятия познавательного и</w:t>
      </w:r>
      <w:r>
        <w:rPr>
          <w:b/>
          <w:sz w:val="24"/>
        </w:rPr>
        <w:t xml:space="preserve"> </w:t>
      </w:r>
      <w:r>
        <w:rPr>
          <w:sz w:val="24"/>
        </w:rPr>
        <w:t>эстетического циклов в контекс</w:t>
        <w:softHyphen/>
        <w:t>те функционирующей в дошкольном</w:t>
      </w:r>
      <w:r>
        <w:rPr>
          <w:b/>
          <w:sz w:val="24"/>
        </w:rPr>
        <w:t xml:space="preserve"> </w:t>
      </w:r>
      <w:r>
        <w:rPr>
          <w:sz w:val="24"/>
        </w:rPr>
        <w:t>учреждении программы</w:t>
      </w:r>
      <w:r>
        <w:rPr>
          <w:b/>
          <w:sz w:val="24"/>
        </w:rPr>
        <w:t xml:space="preserve"> </w:t>
      </w:r>
      <w:r>
        <w:rPr>
          <w:sz w:val="24"/>
        </w:rPr>
        <w:t>(задание для лабораторного занятия);</w:t>
      </w:r>
    </w:p>
    <w:p>
      <w:pPr>
        <w:pStyle w:val="Normal"/>
        <w:spacing w:lineRule="auto" w:line="240"/>
        <w:ind w:firstLine="11" w:start="1429" w:end="0"/>
        <w:rPr>
          <w:sz w:val="24"/>
        </w:rPr>
      </w:pPr>
      <w:r>
        <w:rPr>
          <w:sz w:val="24"/>
        </w:rPr>
        <w:t>совместной деятельности воспитателя с детьми (задание для лабораторного занятия);</w:t>
      </w:r>
    </w:p>
    <w:p>
      <w:pPr>
        <w:pStyle w:val="Normal"/>
        <w:spacing w:lineRule="auto" w:line="240"/>
        <w:ind w:hanging="0" w:start="1440" w:end="0"/>
        <w:rPr>
          <w:sz w:val="24"/>
        </w:rPr>
      </w:pPr>
      <w:r>
        <w:rPr>
          <w:sz w:val="24"/>
        </w:rPr>
        <w:t>самостоятельной деятельности детей (игры) (задание для ла</w:t>
        <w:softHyphen/>
        <w:t>бораторного занятия).</w:t>
      </w:r>
    </w:p>
    <w:p>
      <w:pPr>
        <w:pStyle w:val="Normal"/>
        <w:spacing w:lineRule="auto" w:line="240"/>
        <w:ind w:firstLine="720" w:end="0"/>
        <w:rPr>
          <w:sz w:val="24"/>
        </w:rPr>
      </w:pPr>
      <w:r>
        <w:rPr>
          <w:sz w:val="24"/>
        </w:rPr>
        <w:t>Сформулируйте психологические рекомендации по результатам Вашей деятельности.</w:t>
      </w:r>
    </w:p>
    <w:p>
      <w:pPr>
        <w:pStyle w:val="Normal"/>
        <w:spacing w:lineRule="auto" w:line="240"/>
        <w:ind w:firstLine="720" w:end="0"/>
        <w:rPr>
          <w:sz w:val="24"/>
          <w:lang w:val="en-US"/>
        </w:rPr>
      </w:pPr>
      <w:r>
        <w:rPr>
          <w:sz w:val="24"/>
          <w:lang w:val="en-US"/>
        </w:rPr>
      </w:r>
    </w:p>
    <w:p>
      <w:pPr>
        <w:pStyle w:val="Heading1"/>
        <w:keepNext w:val="false"/>
        <w:rPr/>
      </w:pPr>
      <w:bookmarkStart w:id="32" w:name="__RefHeading___Toc511554734"/>
      <w:bookmarkEnd w:id="32"/>
      <w:r>
        <w:rPr/>
        <w:t>ПСИХИЧЕСКАЯ ДЕПРИВАЦИЯ И ЕЕ ВЛИЯНИЕ НА РАЗВИТИЕ ДЕТЕЙ В ПЕРВЫЕ ГОДЫ ЖИЗНИ</w:t>
      </w:r>
    </w:p>
    <w:p>
      <w:pPr>
        <w:pStyle w:val="Heading1"/>
        <w:keepNext w:val="false"/>
        <w:rPr>
          <w:i/>
          <w:i/>
        </w:rPr>
      </w:pPr>
      <w:r>
        <w:rPr>
          <w:i/>
        </w:rPr>
      </w:r>
    </w:p>
    <w:p>
      <w:pPr>
        <w:pStyle w:val="Heading1"/>
        <w:keepNext w:val="false"/>
        <w:rPr/>
      </w:pPr>
      <w:bookmarkStart w:id="33" w:name="__RefHeading___Toc511554735"/>
      <w:bookmarkEnd w:id="33"/>
      <w:r>
        <w:rPr/>
        <w:t>ГЛАВА 5</w:t>
      </w:r>
    </w:p>
    <w:p>
      <w:pPr>
        <w:pStyle w:val="Normal"/>
        <w:spacing w:lineRule="auto" w:line="240"/>
        <w:ind w:firstLine="720" w:end="0"/>
        <w:rPr>
          <w:sz w:val="24"/>
        </w:rPr>
      </w:pPr>
      <w:r>
        <w:rPr>
          <w:sz w:val="24"/>
        </w:rPr>
      </w:r>
    </w:p>
    <w:p>
      <w:pPr>
        <w:pStyle w:val="Heading2"/>
        <w:keepNext w:val="false"/>
        <w:rPr/>
      </w:pPr>
      <w:bookmarkStart w:id="34" w:name="__RefHeading___Toc511554736"/>
      <w:bookmarkEnd w:id="34"/>
      <w:r>
        <w:rPr/>
        <w:t>5.1. Терминология</w:t>
      </w:r>
    </w:p>
    <w:p>
      <w:pPr>
        <w:pStyle w:val="Normal"/>
        <w:spacing w:lineRule="auto" w:line="240"/>
        <w:ind w:firstLine="720" w:end="0"/>
        <w:rPr>
          <w:sz w:val="24"/>
        </w:rPr>
      </w:pPr>
      <w:r>
        <w:rPr>
          <w:sz w:val="24"/>
        </w:rPr>
      </w:r>
    </w:p>
    <w:p>
      <w:pPr>
        <w:pStyle w:val="Normal"/>
        <w:spacing w:lineRule="auto" w:line="240"/>
        <w:ind w:hanging="0" w:end="0"/>
        <w:rPr>
          <w:sz w:val="24"/>
        </w:rPr>
      </w:pPr>
      <w:r>
        <w:rPr>
          <w:sz w:val="24"/>
        </w:rPr>
        <w:t>В связи с тем, что проблема психической депривации находится в стадии разработки, в настоящее время по этой теме нет единой тер</w:t>
        <w:softHyphen/>
        <w:t>минологии. Наиболее часто используется термин «депривация», обозначающий потерю чего-либо, лишения из-за недостаточного удовлетворения основных психических потребностей.</w:t>
      </w:r>
    </w:p>
    <w:p>
      <w:pPr>
        <w:pStyle w:val="Normal"/>
        <w:spacing w:lineRule="auto" w:line="240"/>
        <w:ind w:firstLine="720" w:end="0"/>
        <w:rPr>
          <w:sz w:val="24"/>
        </w:rPr>
      </w:pPr>
      <w:r>
        <w:rPr>
          <w:sz w:val="24"/>
        </w:rPr>
        <w:t>Зачастую авторы сужают термин соответственно тому, какую психическую потребность они принимают в качестве самой важной и самой «недостаточной».</w:t>
      </w:r>
    </w:p>
    <w:p>
      <w:pPr>
        <w:pStyle w:val="Normal"/>
        <w:spacing w:lineRule="auto" w:line="240"/>
        <w:ind w:firstLine="720" w:end="0"/>
        <w:rPr>
          <w:sz w:val="24"/>
        </w:rPr>
      </w:pPr>
      <w:r>
        <w:rPr>
          <w:sz w:val="24"/>
        </w:rPr>
        <w:t>Считается, что для полноценного развития у ребенка должна быть удовлетворена прежде всего потребность в любви и призна</w:t>
        <w:softHyphen/>
        <w:t>нии. Одни считают ее базовой, врожденной, другие говорят о ней как о приобретении в процессе жизни. Неудовлетворение этой по</w:t>
        <w:softHyphen/>
        <w:t>требности ведет к искажению развития личности и появлению эмо</w:t>
        <w:softHyphen/>
        <w:t>циональной депривации. Наиболее яркое выражение последствий этого вида депривации наблюдается у детей, находящихся в учреж</w:t>
        <w:softHyphen/>
        <w:t>дениях интернатного типа.</w:t>
      </w:r>
    </w:p>
    <w:p>
      <w:pPr>
        <w:pStyle w:val="Normal"/>
        <w:spacing w:lineRule="auto" w:line="240"/>
        <w:ind w:firstLine="720" w:end="0"/>
        <w:rPr>
          <w:sz w:val="24"/>
        </w:rPr>
      </w:pPr>
      <w:r>
        <w:rPr>
          <w:sz w:val="24"/>
        </w:rPr>
        <w:t>Другим видом депривации является сенсорная, связанная с обедненной предметной средой и дефицитом раздражителей органов чувств. С этим видом депривации также приходится сталкиваться в домах ребенка, детских домах и т.д.</w:t>
      </w:r>
    </w:p>
    <w:p>
      <w:pPr>
        <w:pStyle w:val="Normal"/>
        <w:spacing w:lineRule="auto" w:line="240"/>
        <w:ind w:firstLine="720" w:end="0"/>
        <w:rPr/>
      </w:pPr>
      <w:r>
        <w:rPr>
          <w:sz w:val="24"/>
        </w:rPr>
        <w:t>Депривация может иметь место не только в учреждениях интернатного типа, но и в семье, где может отсутствовать мать или она недостаточно эмоционально относится к ребенку (так называемая холодная мать), и в таких случаях употребляется понятие «материнская депривация».</w:t>
      </w:r>
      <w:r>
        <w:rPr>
          <w:sz w:val="24"/>
          <w:lang w:val="en-US"/>
        </w:rPr>
        <w:t xml:space="preserve"> (maternal deprivation);</w:t>
      </w:r>
      <w:r>
        <w:rPr>
          <w:sz w:val="24"/>
        </w:rPr>
        <w:t xml:space="preserve"> при отсутствии отца или его отчужденности от ребенка возникает патериальная депривация.</w:t>
      </w:r>
    </w:p>
    <w:p>
      <w:pPr>
        <w:pStyle w:val="Normal"/>
        <w:spacing w:lineRule="auto" w:line="240"/>
        <w:ind w:firstLine="720" w:end="0"/>
        <w:rPr>
          <w:sz w:val="24"/>
        </w:rPr>
      </w:pPr>
      <w:r>
        <w:rPr>
          <w:sz w:val="24"/>
        </w:rPr>
        <w:t>В литературе мы встречаемся и с понятием «частичная деприва</w:t>
        <w:softHyphen/>
        <w:t>ция», «скрытая депривация» и т.д. Понятия «частичная деприва</w:t>
        <w:softHyphen/>
        <w:t>ция», «скрытая депривация» употребляются в том случае, когда речь идет не о разлуке с матерью, а об обедненности отношений мать — ребенок.</w:t>
      </w:r>
    </w:p>
    <w:p>
      <w:pPr>
        <w:pStyle w:val="Normal"/>
        <w:spacing w:lineRule="auto" w:line="240"/>
        <w:ind w:firstLine="720" w:end="0"/>
        <w:rPr>
          <w:sz w:val="24"/>
        </w:rPr>
      </w:pPr>
      <w:r>
        <w:rPr>
          <w:sz w:val="24"/>
        </w:rPr>
        <w:t>В качестве синонима психической депривации используется тер</w:t>
        <w:softHyphen/>
        <w:t>мин «госпитализм». Госпитализм ограничивается описанием ситуа</w:t>
        <w:softHyphen/>
        <w:t>ции, при которой происходят лишения, в учреждениях (в большин</w:t>
        <w:softHyphen/>
        <w:t>стве случаев это больничная среда), однако больничная ситуация может сопровождаться и иными влияниями, помимо депривации (большая возможность заражения, перемена режима, недостаток сна, повышенная возможность для конфликтов при жизни в коллек</w:t>
        <w:softHyphen/>
        <w:t>тиве и т.д.). К тому же, при благоприятных условиях депривация в учреждениях может совсем не возникнуть. Вообще термины, уста</w:t>
        <w:softHyphen/>
        <w:t>навливающие понятие лишь через определенную специфическую ситуацию или на основании определенных признаков, часто не от</w:t>
        <w:softHyphen/>
        <w:t>ражают природы самого явления.</w:t>
      </w:r>
    </w:p>
    <w:p>
      <w:pPr>
        <w:pStyle w:val="Normal"/>
        <w:spacing w:lineRule="auto" w:line="240"/>
        <w:ind w:firstLine="720" w:end="0"/>
        <w:rPr>
          <w:sz w:val="24"/>
        </w:rPr>
      </w:pPr>
      <w:r>
        <w:rPr>
          <w:sz w:val="24"/>
        </w:rPr>
        <w:t>Кроме термина «госпитализм» используются понятия «сепара</w:t>
        <w:softHyphen/>
        <w:t>ция» и «изоляция», употребляющиеся как равнозначные. Сепара</w:t>
        <w:softHyphen/>
        <w:t>ция, изоляция ребенка от полноценной среды человеческого обще</w:t>
        <w:softHyphen/>
        <w:t>ния представляет депривационную ситуацию, а не саму депривацию.</w:t>
      </w:r>
    </w:p>
    <w:p>
      <w:pPr>
        <w:pStyle w:val="Normal"/>
        <w:spacing w:lineRule="auto" w:line="240"/>
        <w:ind w:firstLine="720" w:end="0"/>
        <w:rPr>
          <w:sz w:val="24"/>
        </w:rPr>
      </w:pPr>
      <w:r>
        <w:rPr>
          <w:sz w:val="24"/>
        </w:rPr>
        <w:t>Психическая депривация характеризуется особым психическим состоянием, возникающим в депривационной ситуации. Данное психическое состояние проявляется в поведении, отличающемся характерными признаками, что и позволяет распознать депривацию. Механизм депривации связан с отчуждением ребенка от опре</w:t>
        <w:softHyphen/>
        <w:t>деленных отношений с миром людей и предметным миром и вызы</w:t>
        <w:softHyphen/>
        <w:t>вается недостаточным удовлетворением основных психических по</w:t>
        <w:softHyphen/>
        <w:t>требностей ребенка, видоизменяющих структуру развивающейся детской личности. Таким образом, психическая депривация — это определенное психическое состояние, возникающее в результате таких жизненных ситуаций, когда ребенку не предоставляется воз</w:t>
        <w:softHyphen/>
        <w:t>можность удовлетворить его основные (жизненные) потребности в полной мере и в течение достаточно длительного времени.</w:t>
      </w:r>
    </w:p>
    <w:p>
      <w:pPr>
        <w:pStyle w:val="Normal"/>
        <w:spacing w:lineRule="auto" w:line="240"/>
        <w:ind w:firstLine="720" w:end="0"/>
        <w:rPr>
          <w:sz w:val="24"/>
        </w:rPr>
      </w:pPr>
      <w:r>
        <w:rPr>
          <w:sz w:val="24"/>
        </w:rPr>
      </w:r>
    </w:p>
    <w:p>
      <w:pPr>
        <w:pStyle w:val="Heading2"/>
        <w:keepNext w:val="false"/>
        <w:rPr/>
      </w:pPr>
      <w:bookmarkStart w:id="35" w:name="__RefHeading___Toc511554737"/>
      <w:bookmarkEnd w:id="35"/>
      <w:r>
        <w:rPr/>
        <w:t>5.2. Особенности депривации психического развития в младенчестве</w:t>
      </w:r>
    </w:p>
    <w:p>
      <w:pPr>
        <w:pStyle w:val="Normal"/>
        <w:spacing w:lineRule="auto" w:line="240"/>
        <w:ind w:firstLine="720" w:end="0"/>
        <w:rPr>
          <w:sz w:val="24"/>
        </w:rPr>
      </w:pPr>
      <w:r>
        <w:rPr>
          <w:sz w:val="24"/>
        </w:rPr>
      </w:r>
    </w:p>
    <w:p>
      <w:pPr>
        <w:pStyle w:val="Normal"/>
        <w:spacing w:lineRule="auto" w:line="240"/>
        <w:ind w:hanging="0" w:end="0"/>
        <w:rPr>
          <w:sz w:val="24"/>
        </w:rPr>
      </w:pPr>
      <w:r>
        <w:rPr>
          <w:sz w:val="24"/>
        </w:rPr>
        <w:t>Дети, попадающие в дом ребенка, часто имеют плохую наследствен</w:t>
        <w:softHyphen/>
        <w:t>ность: отягощенность алкоголизмом и наркоманией, врожденную психическую и неврологическую патологию. Они имеют врожден</w:t>
        <w:softHyphen/>
        <w:t>ные психические аномалии, так как зачатие такого ребенка происходит или в состоянии опьянения, или отягощается использованием будущей матерью различных средств для прерывания беременности. Дети, помещенные в детские дома, перегружены психопатологической наследственностью: умственной отсталостью и шизофренией.</w:t>
      </w:r>
    </w:p>
    <w:p>
      <w:pPr>
        <w:pStyle w:val="Normal"/>
        <w:spacing w:lineRule="auto" w:line="240"/>
        <w:ind w:firstLine="720" w:end="0"/>
        <w:rPr>
          <w:sz w:val="24"/>
        </w:rPr>
      </w:pPr>
      <w:r>
        <w:rPr>
          <w:sz w:val="24"/>
        </w:rPr>
        <w:t>Нежеланная беременность приводит к искажениям жизненно важного взаимодействия между матерью и ребенком во время внут</w:t>
        <w:softHyphen/>
        <w:t>риутробного развития, к нарушению сенсорных связей между ними. В большинстве случаев у будущих матерей во время такой беремен</w:t>
        <w:softHyphen/>
        <w:t>ности наблюдаются психические нарушения: истероформные реак</w:t>
        <w:softHyphen/>
        <w:t>ции, депрессивные состояния, психовегетативные нарушения, обо</w:t>
        <w:softHyphen/>
        <w:t>стрения психических, соматических хронических заболеваний. Как правило, такие женщины пытаются прервать беременность или просто не думают о будущем ребенке, злоупотребляют алкоголем, наркотиками и пр. Происходит разрыв ребенка с матерью и возни</w:t>
        <w:softHyphen/>
        <w:t>кает депривация младенца.</w:t>
      </w:r>
    </w:p>
    <w:p>
      <w:pPr>
        <w:pStyle w:val="Normal"/>
        <w:spacing w:lineRule="auto" w:line="240"/>
        <w:ind w:firstLine="720" w:end="0"/>
        <w:rPr>
          <w:sz w:val="24"/>
        </w:rPr>
      </w:pPr>
      <w:r>
        <w:rPr>
          <w:sz w:val="24"/>
        </w:rPr>
        <w:t>В первые шесть месяцев такой младенец, воспитывающийся в доме ребенка, внешне сильно отличается от своих ровесников, вос</w:t>
        <w:softHyphen/>
        <w:t>питывающихся в нормальных семьях. Это гораздо более спокойное, недокучливое и некапризное существо; большую часть времени бодрствования младенец проводит в безучастном созерцании по</w:t>
        <w:softHyphen/>
        <w:t>толка, сося палец или игрушку. Иногда он оживляется, например, увидев взрослого или встретившись взглядом с другим ребенком, но быстро отвлекается и вновь застывает в неподвижности, глядя в одну точку, у него слабо выражено ориентировочное поведение, он мало эмоционален, пассивен.</w:t>
      </w:r>
    </w:p>
    <w:p>
      <w:pPr>
        <w:pStyle w:val="Normal"/>
        <w:spacing w:lineRule="auto" w:line="240"/>
        <w:ind w:firstLine="720" w:end="0"/>
        <w:rPr>
          <w:sz w:val="24"/>
        </w:rPr>
      </w:pPr>
      <w:r>
        <w:rPr>
          <w:sz w:val="24"/>
        </w:rPr>
        <w:t>Во втором полугодии жизни различия между детьми, воспитыва</w:t>
        <w:softHyphen/>
        <w:t>ющимися в семье и доме ребенка, увеличиваются. Малоинициатив</w:t>
        <w:softHyphen/>
        <w:t>ный, тихий, безразличный ко всему окружающему младенец из дома ребенка разительно отличается от активного, радостного, любозна</w:t>
        <w:softHyphen/>
        <w:t>тельного ребенка из семьи.</w:t>
      </w:r>
    </w:p>
    <w:p>
      <w:pPr>
        <w:pStyle w:val="Normal"/>
        <w:spacing w:lineRule="auto" w:line="240"/>
        <w:ind w:firstLine="720" w:end="0"/>
        <w:rPr>
          <w:sz w:val="24"/>
        </w:rPr>
      </w:pPr>
      <w:r>
        <w:rPr>
          <w:sz w:val="24"/>
        </w:rPr>
        <w:t>В условиях дома ребенка недостаточно эффективно действуют факторы, влияющие на полноценное психическое развитие детей, и в первую очередь к таким факторам относится общение младенца со взрослыми. Редкие, кратковременные и недостаточно эмоцио</w:t>
        <w:softHyphen/>
        <w:t>нально насыщенные контакты со взрослыми создают дефицит об</w:t>
        <w:softHyphen/>
        <w:t>щения; поэтому общение у младенцев из дома ребенка, хотя и обла</w:t>
        <w:softHyphen/>
        <w:t>дает теми же закономерностями, что и в семье, имеет целый ряд отклонений (М.И. Лисина).</w:t>
      </w:r>
    </w:p>
    <w:p>
      <w:pPr>
        <w:pStyle w:val="Normal"/>
        <w:spacing w:lineRule="auto" w:line="240"/>
        <w:ind w:firstLine="720" w:end="0"/>
        <w:rPr>
          <w:sz w:val="24"/>
        </w:rPr>
      </w:pPr>
      <w:r>
        <w:rPr>
          <w:sz w:val="24"/>
        </w:rPr>
        <w:t>Потребность в общении у детей из дома ребенка обнаруживает</w:t>
        <w:softHyphen/>
        <w:t>ся позже, чем у детей, живущих в семье. Само общение протекает более вяло, комплекс оживления выражен слабо, возникает с тру</w:t>
        <w:softHyphen/>
        <w:t>дом, в его состав входят менее разнообразные проявления, он бы</w:t>
        <w:softHyphen/>
        <w:t>стрее затухает при исчезновении активности взрослого. В результа</w:t>
        <w:softHyphen/>
        <w:t>те отставания развития ситуативно-личностного общения задержи</w:t>
        <w:softHyphen/>
        <w:t>вается появление и предметно-манипулятивной деятельности, и ситуативно-делового общения. Недостаточное удовлетворение по</w:t>
        <w:softHyphen/>
        <w:t>требности во внимании и доброжелательности со стороны взрослого, дефицит эмоционального общения приводят к тому, что ребе</w:t>
        <w:softHyphen/>
        <w:t>нок и во втором полугодии своей жизни стремится к ласке, выра</w:t>
        <w:softHyphen/>
        <w:t>женной в примитивной форме физического контакта, и не принимает предлагаемого ему сотрудничества. Присутствует вялое, однообразное неэмоциональное манипулирование с предметами (М.И. Лисина, И.В. Дубровина, А.Г. Рузская и др.).</w:t>
      </w:r>
    </w:p>
    <w:p>
      <w:pPr>
        <w:pStyle w:val="Normal"/>
        <w:spacing w:lineRule="auto" w:line="240"/>
        <w:ind w:firstLine="720" w:end="0"/>
        <w:rPr>
          <w:sz w:val="24"/>
        </w:rPr>
      </w:pPr>
      <w:r>
        <w:rPr>
          <w:sz w:val="24"/>
        </w:rPr>
        <w:t>Развитие эмоциональной сферы отличается рядом специфичес</w:t>
        <w:softHyphen/>
        <w:t>ких особенностей — у младенцев, воспитывающихся в доме ребенка, эмоциональные проявления бедны, невыразительны. За скуднос</w:t>
        <w:softHyphen/>
        <w:t>тью экспрессий стоит бедность переживаний детей. Помимо упро</w:t>
        <w:softHyphen/>
        <w:t>щенности эмоциональной сферы у детей из дома ребенка наблюда</w:t>
        <w:softHyphen/>
        <w:t>ется менее точное различение эмоций взрослого, задержка дифференцировки положительных и отрицательных эмоциональных воз</w:t>
        <w:softHyphen/>
        <w:t>действий. Из-за слабой чувствительности к отношению взрослого в определенной мере тормозятся развитие познавательной деятель</w:t>
        <w:softHyphen/>
        <w:t>ности младенцев, овладение ими предметными манипуляциями и, в конечном счете, их общее психическое развитие.</w:t>
      </w:r>
    </w:p>
    <w:p>
      <w:pPr>
        <w:pStyle w:val="Normal"/>
        <w:spacing w:lineRule="auto" w:line="240"/>
        <w:ind w:firstLine="720" w:end="0"/>
        <w:rPr>
          <w:sz w:val="24"/>
        </w:rPr>
      </w:pPr>
      <w:r>
        <w:rPr>
          <w:sz w:val="24"/>
        </w:rPr>
        <w:t>Экспериментальное изучение ранних этапов самосознания Ли</w:t>
        <w:softHyphen/>
        <w:t>синой и ее последователями выявило очень раннюю, начиная с 3 месяца жизни, чувствительность младенцев к личностно адресо</w:t>
        <w:softHyphen/>
        <w:t>ванному отношению взрослого, собственные субъектные проявле</w:t>
        <w:softHyphen/>
        <w:t>ния детей, самоузнавание в конце первого года жизни свидетельст</w:t>
        <w:softHyphen/>
        <w:t>вует о возможности младенца отделять себя от взрослого, о нали</w:t>
        <w:softHyphen/>
        <w:t>чии у него определенного образа себя, который формируется под влиянием общения в первом полугодии и предметных манипуляций — во втором. Содержанием образа себя в первом полугодии ста</w:t>
        <w:softHyphen/>
        <w:t>новится переживание себя ребенком как субъекта общения, а во втором — как «действующего начала», субъекта практических действий; качественные особенности образа себя определяются уровнем общения ребенка со взрослыми.</w:t>
      </w:r>
    </w:p>
    <w:p>
      <w:pPr>
        <w:pStyle w:val="Normal"/>
        <w:spacing w:lineRule="auto" w:line="240"/>
        <w:ind w:firstLine="720" w:end="0"/>
        <w:rPr>
          <w:sz w:val="24"/>
        </w:rPr>
      </w:pPr>
      <w:r>
        <w:rPr>
          <w:sz w:val="24"/>
        </w:rPr>
        <w:t>У воспитанников дома ребенка нет субъектного личностно ори</w:t>
        <w:softHyphen/>
        <w:t>ентированного общения со взрослыми, не формируется положи</w:t>
        <w:softHyphen/>
        <w:t>тельное эмоциональное самоощущение, переживание своей значи</w:t>
        <w:softHyphen/>
        <w:t>мости для окружающих взрослых, открытость людям и окружающе</w:t>
        <w:softHyphen/>
        <w:t>му миру.</w:t>
      </w:r>
    </w:p>
    <w:p>
      <w:pPr>
        <w:pStyle w:val="Normal"/>
        <w:spacing w:lineRule="auto" w:line="240"/>
        <w:ind w:firstLine="720" w:end="0"/>
        <w:rPr>
          <w:sz w:val="24"/>
        </w:rPr>
      </w:pPr>
      <w:r>
        <w:rPr>
          <w:sz w:val="24"/>
        </w:rPr>
        <w:t>Известно, что личностные образования включают отношение человека к себе, окружающим людям и предметному миру. Аффек</w:t>
        <w:softHyphen/>
        <w:t>тивно-личностные связи являются узловым компонентом целост</w:t>
        <w:softHyphen/>
        <w:t>ности отношений ребенка ко взрослому, к себе, к предметному миру (М.И. Лисина, И.В. Дубровина, А.Г. Рузская, Н.Н. Авдеева, М.Г. Ела</w:t>
        <w:softHyphen/>
        <w:t>гина, С.Ю. Мещерякова, 1986).</w:t>
      </w:r>
    </w:p>
    <w:p>
      <w:pPr>
        <w:pStyle w:val="Normal"/>
        <w:spacing w:lineRule="auto" w:line="240"/>
        <w:ind w:firstLine="720" w:end="0"/>
        <w:rPr>
          <w:sz w:val="24"/>
        </w:rPr>
      </w:pPr>
      <w:r>
        <w:rPr>
          <w:sz w:val="24"/>
        </w:rPr>
        <w:t>Личностным образованием в младенческом возрасте выступает активность ребенка. Активность — отчасти врожденное качество, но ее прижизненное развитие происходит под влиянием социаль</w:t>
        <w:softHyphen/>
        <w:t>ных факторов и в решающей степени зависит от общения ребенка с окружающими его людьми и предметным миром. У ребенка, воспи</w:t>
        <w:softHyphen/>
        <w:t>тывающегося в закрытом детском учреждении, снижена инициатив</w:t>
        <w:softHyphen/>
        <w:t>ность, он пассивно относится ко всему окружающему. Дети из семьи характеризуются наличием активности в отношении к окружающе</w:t>
        <w:softHyphen/>
        <w:t>му миру и к себе, они инициативны, открыты, доброжелательны по отношению к окружающим их людям, у них хорошо развита ориен</w:t>
        <w:softHyphen/>
        <w:t>тировочная деятельность, они любознательны по отношению к предметному миру, жизнерадостны, требовательны, что свидетель</w:t>
        <w:softHyphen/>
        <w:t>ствует о положительном самоощущении в отношении к себе.</w:t>
      </w:r>
    </w:p>
    <w:p>
      <w:pPr>
        <w:pStyle w:val="Normal"/>
        <w:spacing w:lineRule="auto" w:line="240"/>
        <w:ind w:firstLine="720" w:end="0"/>
        <w:rPr>
          <w:sz w:val="24"/>
        </w:rPr>
      </w:pPr>
      <w:r>
        <w:rPr>
          <w:sz w:val="24"/>
        </w:rPr>
        <w:t>У детей, воспитывающихся в семье и домах ребенка, в первом полугодии жизни имеются существенные различия по количествен</w:t>
        <w:softHyphen/>
        <w:t>ным и качественным характеристикам активности (во всех сферах отношений: к окружающим людям, к себе и к предметному миру). Основным фактором, влияющим на становление активности, вы</w:t>
        <w:softHyphen/>
        <w:t>ступает общение ребенка со взрослым, определяющее его отноше</w:t>
        <w:softHyphen/>
        <w:t>ние к себе, через которое преломляется отношение ко всему окру</w:t>
        <w:softHyphen/>
        <w:t>жающему.</w:t>
      </w:r>
    </w:p>
    <w:p>
      <w:pPr>
        <w:pStyle w:val="Normal"/>
        <w:spacing w:lineRule="auto" w:line="240"/>
        <w:ind w:firstLine="720" w:end="0"/>
        <w:rPr>
          <w:sz w:val="24"/>
        </w:rPr>
      </w:pPr>
      <w:r>
        <w:rPr>
          <w:sz w:val="24"/>
        </w:rPr>
        <w:t>Во втором полугодии манипулятивная деятельность начинает за</w:t>
        <w:softHyphen/>
        <w:t>нимать значительное место в развитии ребенка и успешность в совер</w:t>
        <w:softHyphen/>
        <w:t>шении самостоятельных действий сообщает ему чувство уверенности. У детей из дома ребенка в первом полугодии жизни наличествует дефицит общения, низкий уровень развития манипулятивной дея</w:t>
        <w:softHyphen/>
        <w:t>тельности, бедность опыта взаимодействия с предметным миром.</w:t>
      </w:r>
    </w:p>
    <w:p>
      <w:pPr>
        <w:pStyle w:val="Normal"/>
        <w:spacing w:lineRule="auto" w:line="240"/>
        <w:ind w:firstLine="720" w:end="0"/>
        <w:rPr/>
      </w:pPr>
      <w:r>
        <w:rPr>
          <w:sz w:val="24"/>
        </w:rPr>
        <w:t>Результаты исследования, проведенного Лисиной и группой</w:t>
      </w:r>
      <w:r>
        <w:rPr>
          <w:b/>
          <w:sz w:val="24"/>
        </w:rPr>
        <w:t xml:space="preserve"> </w:t>
      </w:r>
      <w:r>
        <w:rPr>
          <w:sz w:val="24"/>
        </w:rPr>
        <w:t>ее</w:t>
      </w:r>
      <w:r>
        <w:rPr>
          <w:b/>
          <w:sz w:val="24"/>
        </w:rPr>
        <w:t xml:space="preserve"> </w:t>
      </w:r>
      <w:r>
        <w:rPr>
          <w:sz w:val="24"/>
        </w:rPr>
        <w:t>сотрудников (1986), свидетельствуют о том, что в условиях семейно</w:t>
        <w:softHyphen/>
        <w:t>го воспитания уже в первом полугодии жизни закладывается предличностное образование, которое в середине второго полугодия проявляется как сложившееся личностное образование, проеци</w:t>
        <w:softHyphen/>
        <w:t>рующееся в сферу отношений к себе, к окружающим людям и к предметному миру; активная позиция формируется в первом полу</w:t>
        <w:softHyphen/>
        <w:t>годии благодаря общению со взрослыми, а во втором — и в результате самостоятельного приобретения опыта в предмето-манипулятивной деятельности. У воспитанников дома ребенка чаще наблюдает</w:t>
        <w:softHyphen/>
        <w:t>ся пассивная позиция, отсутствие уверенности в себе, требователь</w:t>
        <w:softHyphen/>
        <w:t>ности к окружающим, вялость познавательной деятельности; опре</w:t>
        <w:softHyphen/>
        <w:t>деленные отклонения в становлении важнейших психологических образований: искажения образа себя, задержки в становлении субъ</w:t>
        <w:softHyphen/>
        <w:t>ектного отношения к самому себе и замедленное и неполноценное развитие активности как личностного образования.</w:t>
      </w:r>
    </w:p>
    <w:p>
      <w:pPr>
        <w:pStyle w:val="Normal"/>
        <w:spacing w:lineRule="auto" w:line="240"/>
        <w:ind w:firstLine="720" w:end="0"/>
        <w:rPr>
          <w:sz w:val="24"/>
        </w:rPr>
      </w:pPr>
      <w:r>
        <w:rPr>
          <w:sz w:val="24"/>
        </w:rPr>
        <w:t>Дефицит общения со взрослым и предметным миром может в некоторой степени компенсироваться в доме ребенка контактом со сверстниками. Известно, что интенсивное и эмоциональное обще</w:t>
        <w:softHyphen/>
        <w:t>ние со взрослым способствует более раннему формированию у детей умения взаимодействовать друг с другом. У младенцев, нахо</w:t>
        <w:softHyphen/>
        <w:t>дящихся в доме ребенка, присутствуют избирательные отношения со сверстниками, при этом предпочтение отдается активным, по</w:t>
        <w:softHyphen/>
        <w:t>движным и эмоциональным детям (М.И. Лисина, М.М. Царегородцева, 1986). Данные, полученные в результате некоторых исследова</w:t>
        <w:softHyphen/>
        <w:t>ний (М.М. Царегородцевой, 1986) показали, что присутствие сверс</w:t>
        <w:softHyphen/>
        <w:t>тника не обеспечивает развитие и содержательное наполнение кон</w:t>
        <w:softHyphen/>
        <w:t>тактов ровесников. Дети, живущие в доме ребенка, предпочитают наблюдать за своими сверстниками, реже проявляют активность по отношению к партнеру, их экспрессивно-мимические средства бедны, если взрослый не определяет контакты детей, не помогает увидеть в другом равное себе существо. Контакты между детьми под</w:t>
        <w:softHyphen/>
        <w:t>нимают эмоциональный тонус и обогащают их новыми впечатле</w:t>
        <w:softHyphen/>
        <w:t>ниями, особенно важными для воспитанников закрытых детских уч</w:t>
        <w:softHyphen/>
        <w:t>реждений.</w:t>
      </w:r>
    </w:p>
    <w:p>
      <w:pPr>
        <w:pStyle w:val="Normal"/>
        <w:spacing w:lineRule="auto" w:line="240"/>
        <w:ind w:firstLine="720" w:end="0"/>
        <w:rPr/>
      </w:pPr>
      <w:r>
        <w:rPr>
          <w:sz w:val="24"/>
        </w:rPr>
        <w:t>Контакты между детьми влияют на их общее психическое разви</w:t>
        <w:softHyphen/>
        <w:t>тие. Они служат одним из важных источников развития познавательной деятельности. Присутствие других</w:t>
      </w:r>
      <w:r>
        <w:rPr>
          <w:b/>
          <w:sz w:val="24"/>
        </w:rPr>
        <w:t xml:space="preserve"> </w:t>
      </w:r>
      <w:r>
        <w:rPr>
          <w:sz w:val="24"/>
        </w:rPr>
        <w:t>малышей может побуж</w:t>
        <w:softHyphen/>
        <w:t>дать младенцев к поиску и исследованию, служит источником подражений и совместной деятельности. Контакты с ровесниками — источник дополнительных впечатлений и переживаний детей. Орга</w:t>
        <w:softHyphen/>
        <w:t>низация взрослым взаимодействия ребенка</w:t>
      </w:r>
      <w:r>
        <w:rPr>
          <w:b/>
          <w:sz w:val="24"/>
        </w:rPr>
        <w:t xml:space="preserve"> </w:t>
      </w:r>
      <w:r>
        <w:rPr>
          <w:sz w:val="24"/>
        </w:rPr>
        <w:t>со сверстниками может  выполнять определенную компенсаторную функцию в психическом развитии младенцев.</w:t>
      </w:r>
    </w:p>
    <w:p>
      <w:pPr>
        <w:pStyle w:val="BodyTextIndent"/>
        <w:spacing w:lineRule="auto" w:line="240"/>
        <w:rPr/>
      </w:pPr>
      <w:r>
        <w:rPr/>
        <w:t>Ведущей линией психического развития в младенческом возрасте выступает общение ребенка со взрослыми. У воспитанников дома ребенка при более поздних сроках формирования этой потребности в первом полугодии жизни отсутствует полноценное эмоционально- личностное общение, а во втором полугодии задерживается своевременное становление потребности в сотрудничестве со взрослым и ситуативно-деловом общении. Кроме того, на протяжении младенчества у воспитанников дома ребенка не складывается субъектно, личностно ориентированного общения со взрослыми в той форме, как это естественно происходит во взаимодействии с близкими взрослыми у детей, воспитывающихся в семье (Лисина, 1986).</w:t>
      </w:r>
    </w:p>
    <w:p>
      <w:pPr>
        <w:pStyle w:val="Normal"/>
        <w:spacing w:lineRule="auto" w:line="240"/>
        <w:ind w:firstLine="720" w:end="0"/>
        <w:rPr/>
      </w:pPr>
      <w:r>
        <w:rPr>
          <w:sz w:val="24"/>
        </w:rPr>
        <w:t>Первый год жизни имеет фундаментальное значение для всего последующего развития ребенка. Специфика развития младенцев в доме ребенка не имеет фатального характера и может быть скоррек</w:t>
        <w:softHyphen/>
        <w:t>тирована при специально организованном субъектно ориентиро</w:t>
        <w:softHyphen/>
        <w:t>ванном общении со взрослыми в адекватной возрастному периоду форме. Опыт такой работы имеется и описан в работах как отечест</w:t>
        <w:softHyphen/>
        <w:t>венных психологов (М.И. Лисина, И.В. Дубровина, А.Г. Рузская, Л.Н. Галигузова,</w:t>
      </w:r>
      <w:r>
        <w:rPr>
          <w:sz w:val="24"/>
          <w:lang w:val="en-US"/>
        </w:rPr>
        <w:t xml:space="preserve"> A.M.</w:t>
      </w:r>
      <w:r>
        <w:rPr>
          <w:sz w:val="24"/>
        </w:rPr>
        <w:t xml:space="preserve"> Прихожан, Н.Н. Толстых, М.М. Царегородцева), так и зарубежных (Э. Пиклер, М. Винце, К. Хевеши и др.).</w:t>
      </w:r>
    </w:p>
    <w:p>
      <w:pPr>
        <w:pStyle w:val="Normal"/>
        <w:spacing w:lineRule="auto" w:line="240"/>
        <w:ind w:firstLine="720" w:end="0"/>
        <w:rPr>
          <w:sz w:val="24"/>
        </w:rPr>
      </w:pPr>
      <w:r>
        <w:rPr>
          <w:sz w:val="24"/>
        </w:rPr>
        <w:t>Таким образом, диагностика психического развития младенцев в доме ребенка не имеет существенных отличий по своей процедуре и методикам, хотя и отличается, как было показано выше, по своим результатам. Она направлена на описание и объяснение изменений в процессе физического развития ребенка, эмоционального и соци</w:t>
        <w:softHyphen/>
        <w:t>ального поведения, познания младенца. Ввиду ее чрезвычайного многообразия мы выделяем наиболее важные аспекты: восприятие, т.е. способность получать и реагировать на зрительные, звуковые, обонятельные и вкусовые впечатления; возможность распознавать информацию. Диагностика первого года жизни связана с выделени</w:t>
        <w:softHyphen/>
        <w:t>ем определенных умений, имеющих существенное значение для дальнейшего развития ребенка. Развитие младенца зависит от взрослого, поэтому диагностика указанных аспектов связана прежде всего с взаимодействием младенца и взрослого. Так как депривация вызывает значительные изменения в ходе и темпах развития ребен</w:t>
        <w:softHyphen/>
        <w:t>ка, то грамотная диагностика позволяет увидеть возможные задерж</w:t>
        <w:softHyphen/>
        <w:t>ки психического развития.</w:t>
      </w:r>
    </w:p>
    <w:p>
      <w:pPr>
        <w:pStyle w:val="Normal"/>
        <w:spacing w:lineRule="auto" w:line="240"/>
        <w:ind w:firstLine="720" w:end="0"/>
        <w:rPr>
          <w:sz w:val="24"/>
        </w:rPr>
      </w:pPr>
      <w:r>
        <w:rPr>
          <w:sz w:val="24"/>
        </w:rPr>
      </w:r>
    </w:p>
    <w:p>
      <w:pPr>
        <w:pStyle w:val="Heading2"/>
        <w:keepNext w:val="false"/>
        <w:rPr/>
      </w:pPr>
      <w:bookmarkStart w:id="36" w:name="__RefHeading___Toc511554738"/>
      <w:bookmarkEnd w:id="36"/>
      <w:r>
        <w:rPr/>
        <w:t>5.3. Особенности депривации психического развития в раннем возрасте</w:t>
      </w:r>
    </w:p>
    <w:p>
      <w:pPr>
        <w:pStyle w:val="Normal"/>
        <w:spacing w:lineRule="auto" w:line="240"/>
        <w:ind w:firstLine="720" w:end="0"/>
        <w:rPr>
          <w:sz w:val="24"/>
        </w:rPr>
      </w:pPr>
      <w:r>
        <w:rPr>
          <w:sz w:val="24"/>
        </w:rPr>
      </w:r>
    </w:p>
    <w:p>
      <w:pPr>
        <w:pStyle w:val="Normal"/>
        <w:spacing w:lineRule="auto" w:line="240"/>
        <w:ind w:hanging="0" w:end="0"/>
        <w:rPr>
          <w:sz w:val="24"/>
        </w:rPr>
      </w:pPr>
      <w:r>
        <w:rPr>
          <w:sz w:val="24"/>
        </w:rPr>
        <w:t>В развитии ребенка существуют такие сферы, в которых отражают</w:t>
        <w:softHyphen/>
        <w:t>ся наиболее существенные показатели возрастного развития. Одна из них — двигательная сфера. Ребенок, находящийся в условиях дет</w:t>
        <w:softHyphen/>
        <w:t>ского дома, с детства несет на себе явную печать пребывания там. Он мало подвижен, его мимика невыразительна. Уровень овладе</w:t>
        <w:softHyphen/>
        <w:t>ния двигательными навыками ниже, чем у сверстников, воспитыва</w:t>
        <w:softHyphen/>
        <w:t>ющихся в семьях.</w:t>
      </w:r>
    </w:p>
    <w:p>
      <w:pPr>
        <w:pStyle w:val="Normal"/>
        <w:spacing w:lineRule="auto" w:line="240"/>
        <w:ind w:firstLine="720" w:end="0"/>
        <w:rPr>
          <w:sz w:val="24"/>
        </w:rPr>
      </w:pPr>
      <w:r>
        <w:rPr>
          <w:sz w:val="24"/>
        </w:rPr>
        <w:t>В характеристике двигательной сферы выделяются показатели крупной и мелкой моторики. Для детей из дома ребенка характерна двигательная неловкость, нарушение координации движений. В по</w:t>
        <w:softHyphen/>
        <w:t>казателях крупной моторики просматриваются пробы на статичес</w:t>
        <w:softHyphen/>
        <w:t>кую координацию. Они показывают, что, несмотря на имеющее место отставание в развитии от детей из семьи, это отставание не</w:t>
        <w:softHyphen/>
        <w:t>значительно. Ребенок может постоять на одной ножке; попрыгать на двух и одной ножке; поставить одну ножку (по прямой линии) перед другой и так постоять, пройти по прямой дорожке. Все эти действия позволяют наблюдать особенности физического развития и выявлять его задержки. И хотя у детей возникают трудности с пробами на статические позы, однако здесь отставание выражено незначительно.</w:t>
      </w:r>
    </w:p>
    <w:p>
      <w:pPr>
        <w:pStyle w:val="Normal"/>
        <w:spacing w:lineRule="auto" w:line="240"/>
        <w:ind w:firstLine="720" w:end="0"/>
        <w:rPr>
          <w:sz w:val="24"/>
        </w:rPr>
      </w:pPr>
      <w:r>
        <w:rPr>
          <w:sz w:val="24"/>
        </w:rPr>
        <w:t>Характеристика мелкой моторики свидетельствует об отставании в развитии: часто встречается ослабленный мышечный тонус рук, дви</w:t>
        <w:softHyphen/>
        <w:t>жения вялы, анемичны, имеются врожденные аномалии строения рук и пальцев, несформированность дифференцирования захватов — к трем годам в большинстве случаев наличествует ладонный захват.</w:t>
      </w:r>
    </w:p>
    <w:p>
      <w:pPr>
        <w:pStyle w:val="Normal"/>
        <w:spacing w:lineRule="auto" w:line="240"/>
        <w:ind w:firstLine="720" w:end="0"/>
        <w:rPr>
          <w:sz w:val="24"/>
        </w:rPr>
      </w:pPr>
      <w:r>
        <w:rPr>
          <w:sz w:val="24"/>
        </w:rPr>
        <w:t>Приведем пример диагностического обследования ребенка.</w:t>
      </w:r>
    </w:p>
    <w:p>
      <w:pPr>
        <w:pStyle w:val="Heading7"/>
        <w:keepNext w:val="false"/>
        <w:rPr>
          <w:sz w:val="24"/>
        </w:rPr>
      </w:pPr>
      <w:r>
        <w:rPr>
          <w:sz w:val="24"/>
        </w:rPr>
      </w:r>
    </w:p>
    <w:p>
      <w:pPr>
        <w:pStyle w:val="Heading7"/>
        <w:keepNext w:val="false"/>
        <w:rPr>
          <w:sz w:val="20"/>
        </w:rPr>
      </w:pPr>
      <w:r>
        <w:rPr>
          <w:sz w:val="20"/>
        </w:rPr>
        <w:t>Алена К., 3 года 1 месяц</w:t>
      </w:r>
    </w:p>
    <w:p>
      <w:pPr>
        <w:pStyle w:val="Normal"/>
        <w:spacing w:lineRule="auto" w:line="240"/>
        <w:ind w:firstLine="720" w:end="0"/>
        <w:rPr>
          <w:sz w:val="20"/>
        </w:rPr>
      </w:pPr>
      <w:r>
        <w:rPr>
          <w:sz w:val="20"/>
        </w:rPr>
        <w:t xml:space="preserve">На вопрос: «Как тебя зовут?» — молча улыбается, затем отвечает. </w:t>
      </w:r>
    </w:p>
    <w:p>
      <w:pPr>
        <w:pStyle w:val="Normal"/>
        <w:spacing w:lineRule="auto" w:line="240"/>
        <w:ind w:firstLine="720" w:end="0"/>
        <w:rPr>
          <w:sz w:val="20"/>
        </w:rPr>
      </w:pPr>
      <w:r>
        <w:rPr>
          <w:sz w:val="20"/>
        </w:rPr>
        <w:t>Вопрос о возрасте вызывает затруднение. Отвечает на пальцах невер</w:t>
        <w:softHyphen/>
        <w:t>но, потом исправляется с помощью взрослого.</w:t>
      </w:r>
    </w:p>
    <w:p>
      <w:pPr>
        <w:pStyle w:val="Normal"/>
        <w:spacing w:lineRule="auto" w:line="240"/>
        <w:ind w:firstLine="720" w:end="0"/>
        <w:rPr>
          <w:sz w:val="20"/>
        </w:rPr>
      </w:pPr>
      <w:r>
        <w:rPr>
          <w:sz w:val="20"/>
        </w:rPr>
        <w:t>Экспериментатор предлагает поиграть с пирамидой. Пирамида являет</w:t>
        <w:softHyphen/>
        <w:t xml:space="preserve">ся универсальным способом обследования, с ее помощью мы можем увидеть принятие задачи ребенком, координированность его движений: насколько ловко одеваются колечки, как осуществляется захват. </w:t>
      </w:r>
    </w:p>
    <w:p>
      <w:pPr>
        <w:pStyle w:val="Normal"/>
        <w:spacing w:lineRule="auto" w:line="240"/>
        <w:ind w:firstLine="720" w:end="0"/>
        <w:rPr>
          <w:sz w:val="20"/>
        </w:rPr>
      </w:pPr>
      <w:r>
        <w:rPr>
          <w:sz w:val="20"/>
        </w:rPr>
        <w:t>Алена заторможена и только после третьего повтора задания начинает собирать колечки.</w:t>
      </w:r>
    </w:p>
    <w:p>
      <w:pPr>
        <w:pStyle w:val="Normal"/>
        <w:spacing w:lineRule="auto" w:line="240"/>
        <w:ind w:firstLine="720" w:end="0"/>
        <w:rPr/>
      </w:pPr>
      <w:r>
        <w:rPr>
          <w:sz w:val="20"/>
        </w:rPr>
        <w:t>Собирает колечки без учета</w:t>
      </w:r>
      <w:r>
        <w:rPr>
          <w:b/>
          <w:sz w:val="20"/>
        </w:rPr>
        <w:t xml:space="preserve"> </w:t>
      </w:r>
      <w:r>
        <w:rPr>
          <w:sz w:val="20"/>
        </w:rPr>
        <w:t xml:space="preserve">их диаметра, что допустимо для данного возраста. </w:t>
      </w:r>
    </w:p>
    <w:p>
      <w:pPr>
        <w:pStyle w:val="Normal"/>
        <w:spacing w:lineRule="auto" w:line="240"/>
        <w:ind w:firstLine="720" w:end="0"/>
        <w:rPr>
          <w:sz w:val="20"/>
        </w:rPr>
      </w:pPr>
      <w:r>
        <w:rPr>
          <w:sz w:val="20"/>
        </w:rPr>
        <w:t>Ребенку оказывается помощь, она ее принимает.</w:t>
      </w:r>
    </w:p>
    <w:p>
      <w:pPr>
        <w:pStyle w:val="BodyTextIndent"/>
        <w:spacing w:lineRule="auto" w:line="240"/>
        <w:rPr>
          <w:sz w:val="20"/>
        </w:rPr>
      </w:pPr>
      <w:r>
        <w:rPr>
          <w:sz w:val="20"/>
        </w:rPr>
        <w:t>Присутствует ладонный захват, мелкая моторика недостаточно разви</w:t>
        <w:softHyphen/>
        <w:t xml:space="preserve">та, движения недостаточно ловкие, нет должной силы захвата. </w:t>
      </w:r>
    </w:p>
    <w:p>
      <w:pPr>
        <w:pStyle w:val="BodyTextIndent"/>
        <w:spacing w:lineRule="auto" w:line="240"/>
        <w:rPr>
          <w:sz w:val="20"/>
        </w:rPr>
      </w:pPr>
      <w:r>
        <w:rPr>
          <w:sz w:val="20"/>
        </w:rPr>
        <w:t>Следующий этап — это диагностика распознавания цветов. Алена различает и соотносит цвета, но не знает их названий, т.е. способность к цветоразличению не нарушена.</w:t>
      </w:r>
    </w:p>
    <w:p>
      <w:pPr>
        <w:pStyle w:val="Normal"/>
        <w:spacing w:lineRule="auto" w:line="240"/>
        <w:ind w:firstLine="720" w:end="0"/>
        <w:rPr>
          <w:sz w:val="20"/>
        </w:rPr>
      </w:pPr>
      <w:r>
        <w:rPr>
          <w:sz w:val="20"/>
        </w:rPr>
        <w:t xml:space="preserve">Элементарные представления о количестве сформированы. </w:t>
      </w:r>
    </w:p>
    <w:p>
      <w:pPr>
        <w:pStyle w:val="Normal"/>
        <w:spacing w:lineRule="auto" w:line="240"/>
        <w:ind w:firstLine="720" w:end="0"/>
        <w:rPr>
          <w:sz w:val="20"/>
        </w:rPr>
      </w:pPr>
      <w:r>
        <w:rPr>
          <w:sz w:val="20"/>
        </w:rPr>
        <w:t>Ребенок принимает задание и выполняет его.</w:t>
      </w:r>
    </w:p>
    <w:p>
      <w:pPr>
        <w:pStyle w:val="Normal"/>
        <w:spacing w:lineRule="auto" w:line="240"/>
        <w:ind w:firstLine="720" w:end="0"/>
        <w:rPr/>
      </w:pPr>
      <w:r>
        <w:rPr>
          <w:sz w:val="20"/>
        </w:rPr>
        <w:t>Затем вниманию ребенка предлагается разрезная картинка</w:t>
      </w:r>
      <w:r>
        <w:rPr>
          <w:b/>
          <w:sz w:val="20"/>
        </w:rPr>
        <w:t xml:space="preserve"> </w:t>
      </w:r>
      <w:r>
        <w:rPr>
          <w:sz w:val="20"/>
        </w:rPr>
        <w:t>из двух час</w:t>
        <w:softHyphen/>
        <w:t>тей, потом — из трех частей, разрезанных по вертикали и диагонали. Зада</w:t>
        <w:softHyphen/>
        <w:t>ние — собрать картинку. Используется помощь психолога.</w:t>
      </w:r>
    </w:p>
    <w:p>
      <w:pPr>
        <w:pStyle w:val="Normal"/>
        <w:spacing w:lineRule="auto" w:line="240"/>
        <w:ind w:firstLine="720" w:end="0"/>
        <w:rPr/>
      </w:pPr>
      <w:r>
        <w:rPr>
          <w:sz w:val="20"/>
        </w:rPr>
        <w:t>Для исследования восприятия используется доска</w:t>
      </w:r>
      <w:r>
        <w:rPr>
          <w:b/>
          <w:sz w:val="20"/>
        </w:rPr>
        <w:t xml:space="preserve"> </w:t>
      </w:r>
      <w:r>
        <w:rPr>
          <w:sz w:val="20"/>
        </w:rPr>
        <w:t>Сегена. Дается зада</w:t>
        <w:softHyphen/>
        <w:t>ние соотнести фигуры по форме.</w:t>
      </w:r>
    </w:p>
    <w:p>
      <w:pPr>
        <w:pStyle w:val="Normal"/>
        <w:spacing w:lineRule="auto" w:line="240"/>
        <w:ind w:firstLine="720" w:end="0"/>
        <w:rPr>
          <w:sz w:val="20"/>
        </w:rPr>
      </w:pPr>
      <w:r>
        <w:rPr>
          <w:sz w:val="20"/>
        </w:rPr>
        <w:t xml:space="preserve">Алена выполняет задание путем проб, что соответствует возрасту. </w:t>
      </w:r>
    </w:p>
    <w:p>
      <w:pPr>
        <w:pStyle w:val="Normal"/>
        <w:spacing w:lineRule="auto" w:line="240"/>
        <w:ind w:firstLine="720" w:end="0"/>
        <w:rPr>
          <w:sz w:val="20"/>
        </w:rPr>
      </w:pPr>
      <w:r>
        <w:rPr>
          <w:sz w:val="20"/>
        </w:rPr>
        <w:t>Ребенок работает спокойно, целенаправленно, заинтересованно. Движения неловки, пальчики растопырены, что свидетельствует о неловкости, слабости руки.</w:t>
      </w:r>
    </w:p>
    <w:p>
      <w:pPr>
        <w:pStyle w:val="Normal"/>
        <w:spacing w:lineRule="auto" w:line="240"/>
        <w:ind w:firstLine="720" w:end="0"/>
        <w:rPr>
          <w:sz w:val="20"/>
        </w:rPr>
      </w:pPr>
      <w:r>
        <w:rPr>
          <w:sz w:val="20"/>
        </w:rPr>
        <w:t xml:space="preserve">На следующем этапе проводятся диагностические пробы, полный перечень которых мы дадим в описании диагностических методов. </w:t>
      </w:r>
    </w:p>
    <w:p>
      <w:pPr>
        <w:pStyle w:val="Normal"/>
        <w:spacing w:lineRule="auto" w:line="240"/>
        <w:ind w:firstLine="720" w:end="0"/>
        <w:rPr>
          <w:sz w:val="20"/>
        </w:rPr>
      </w:pPr>
      <w:r>
        <w:rPr>
          <w:sz w:val="20"/>
        </w:rPr>
        <w:t>Первичное, ориентировочное обследование позволяет сделать некоторые выводы: моторика и прежде всего мелкая моторика у Алены К. недо</w:t>
        <w:softHyphen/>
        <w:t>статочно сформирована, неловкость захвата, недостаточная точность движений, недостаточная мышечная сила кисти руки. Мы увидели и трудности пространственных представлений, пространственное восприятие недоста</w:t>
        <w:softHyphen/>
        <w:t>точно сформировано.</w:t>
      </w:r>
    </w:p>
    <w:p>
      <w:pPr>
        <w:pStyle w:val="Normal"/>
        <w:spacing w:lineRule="auto" w:line="240"/>
        <w:ind w:firstLine="720" w:end="0"/>
        <w:rPr>
          <w:sz w:val="20"/>
        </w:rPr>
      </w:pPr>
      <w:r>
        <w:rPr>
          <w:sz w:val="20"/>
        </w:rPr>
        <w:t>Обследование показало: сформированность представлений цвета, де</w:t>
        <w:softHyphen/>
        <w:t>вочка соотносит по цвету, различает некоторые цвета.</w:t>
      </w:r>
    </w:p>
    <w:p>
      <w:pPr>
        <w:pStyle w:val="Normal"/>
        <w:spacing w:lineRule="auto" w:line="240"/>
        <w:ind w:firstLine="720" w:end="0"/>
        <w:rPr>
          <w:sz w:val="20"/>
        </w:rPr>
      </w:pPr>
      <w:r>
        <w:rPr>
          <w:sz w:val="20"/>
        </w:rPr>
        <w:t xml:space="preserve">Отмечается низкий уровень развития памяти, недостатки произношения. </w:t>
      </w:r>
    </w:p>
    <w:p>
      <w:pPr>
        <w:pStyle w:val="Normal"/>
        <w:spacing w:lineRule="auto" w:line="240"/>
        <w:ind w:firstLine="720" w:end="0"/>
        <w:rPr>
          <w:sz w:val="20"/>
        </w:rPr>
      </w:pPr>
      <w:r>
        <w:rPr>
          <w:sz w:val="20"/>
        </w:rPr>
        <w:t>Эти первые впечатления должны быть использованы для составления рекомендаций воспитателя и практического психолога, которые в дальнейшем будут работать с ребенком.</w:t>
      </w:r>
    </w:p>
    <w:p>
      <w:pPr>
        <w:pStyle w:val="Normal"/>
        <w:spacing w:lineRule="auto" w:line="240"/>
        <w:ind w:firstLine="720" w:end="0"/>
        <w:rPr>
          <w:sz w:val="24"/>
        </w:rPr>
      </w:pPr>
      <w:r>
        <w:rPr>
          <w:sz w:val="24"/>
        </w:rPr>
      </w:r>
    </w:p>
    <w:p>
      <w:pPr>
        <w:pStyle w:val="BodyTextIndent"/>
        <w:spacing w:lineRule="auto" w:line="240"/>
        <w:rPr/>
      </w:pPr>
      <w:r>
        <w:rPr/>
        <w:t xml:space="preserve">При составлении характеристики двигательной сферы особое внимание следует уделять развитию экспрессивности. </w:t>
      </w:r>
    </w:p>
    <w:p>
      <w:pPr>
        <w:pStyle w:val="BodyTextIndent"/>
        <w:spacing w:lineRule="auto" w:line="240"/>
        <w:rPr/>
      </w:pPr>
      <w:r>
        <w:rPr/>
        <w:t>На мимике, позах ребенка лежит печать детского дома — невыра</w:t>
        <w:softHyphen/>
        <w:t>зительная улыбка, ускользающий взгляд, пассивная подчиненность взрослому, отсутствие активного стремления к общению со взрос</w:t>
        <w:softHyphen/>
        <w:t>лым и сверстниками, малый запас коммуникативных средств.</w:t>
      </w:r>
    </w:p>
    <w:p>
      <w:pPr>
        <w:pStyle w:val="Normal"/>
        <w:spacing w:lineRule="auto" w:line="240"/>
        <w:ind w:firstLine="720" w:end="0"/>
        <w:rPr>
          <w:sz w:val="24"/>
        </w:rPr>
      </w:pPr>
      <w:r>
        <w:rPr>
          <w:sz w:val="24"/>
        </w:rPr>
        <w:t>Все дети, лишенные родительского внимания, не проявляют ин</w:t>
        <w:softHyphen/>
        <w:t>тереса к своему телу и телесным переживаниям в отличие от детей, живущих в семье, которые постоянно требуют внимания и одобре</w:t>
        <w:softHyphen/>
        <w:t>ния со стороны взрослых.</w:t>
      </w:r>
    </w:p>
    <w:p>
      <w:pPr>
        <w:pStyle w:val="Normal"/>
        <w:spacing w:lineRule="auto" w:line="240"/>
        <w:ind w:firstLine="720" w:end="0"/>
        <w:rPr/>
      </w:pPr>
      <w:r>
        <w:rPr>
          <w:sz w:val="24"/>
        </w:rPr>
        <w:t>Отсутствие двигательной</w:t>
      </w:r>
      <w:r>
        <w:rPr>
          <w:b/>
          <w:sz w:val="24"/>
        </w:rPr>
        <w:t xml:space="preserve"> </w:t>
      </w:r>
      <w:r>
        <w:rPr>
          <w:sz w:val="24"/>
        </w:rPr>
        <w:t>активности имеет и некоторые «край</w:t>
        <w:softHyphen/>
        <w:t>ние» формы выражения.</w:t>
      </w:r>
    </w:p>
    <w:p>
      <w:pPr>
        <w:pStyle w:val="BodyTextIndent"/>
        <w:spacing w:lineRule="auto" w:line="240"/>
        <w:rPr/>
      </w:pPr>
      <w:r>
        <w:rPr/>
        <w:t>Для детей раннего возраста, находящихся в доме ребенка, харак</w:t>
        <w:softHyphen/>
        <w:t>терны «ватные позы» и так называемые тупиковые движения — рас</w:t>
        <w:softHyphen/>
        <w:t>качивание тела, сосание пальца, стереотипные нецеленаправленные движения рук. Отсутствие двигательной активности выражается в пассивности движений, анемичном, невыразительном лице, позе, жестах, мимике. Наряду с мышечной гипотонией встречается и мы</w:t>
        <w:softHyphen/>
        <w:t>шечная гипертония. Ребенок в таких случаях находится в состоя</w:t>
        <w:softHyphen/>
        <w:t>нии непрерывного движения, с трудом сосредоточивается на вы</w:t>
        <w:softHyphen/>
        <w:t>полнении поручения, перемещается из конца в конец, хватается за различные предметы, отпускает их — движения некоординированы, беспорядочны. Общая симптоматика нарушения психомоторики может быть представлена в: общей двигательной заторможеннос</w:t>
        <w:softHyphen/>
        <w:t>ти — «ватной позе», общих нарушениях психомоторной координа</w:t>
        <w:softHyphen/>
        <w:t>ции, нарушении мелкой моторики, общей двигательной расторможенности — импульсивности, гиперкинезии, гипомимии, тиках, на</w:t>
        <w:softHyphen/>
        <w:t>вязчивых действиях, патологичных привычных действиях и т.д.</w:t>
      </w:r>
    </w:p>
    <w:p>
      <w:pPr>
        <w:pStyle w:val="Normal"/>
        <w:spacing w:lineRule="auto" w:line="240"/>
        <w:ind w:firstLine="720" w:end="0"/>
        <w:rPr/>
      </w:pPr>
      <w:r>
        <w:rPr>
          <w:sz w:val="24"/>
        </w:rPr>
        <w:t>Одним из значимых показателей развития ребенка раннего</w:t>
      </w:r>
      <w:r>
        <w:rPr>
          <w:b/>
          <w:sz w:val="24"/>
        </w:rPr>
        <w:t xml:space="preserve"> </w:t>
      </w:r>
      <w:r>
        <w:rPr>
          <w:sz w:val="24"/>
        </w:rPr>
        <w:t>возраста является сфера общения.</w:t>
      </w:r>
    </w:p>
    <w:p>
      <w:pPr>
        <w:pStyle w:val="Normal"/>
        <w:spacing w:lineRule="auto" w:line="240"/>
        <w:ind w:firstLine="720" w:end="0"/>
        <w:rPr>
          <w:sz w:val="24"/>
        </w:rPr>
      </w:pPr>
      <w:r>
        <w:rPr>
          <w:sz w:val="24"/>
        </w:rPr>
        <w:t>У детей, находящихся в учреждениях интернатного типа, отме</w:t>
        <w:softHyphen/>
        <w:t>чается несформированность навыков общения, дети не инициатив</w:t>
        <w:softHyphen/>
        <w:t>ны в общении со взрослым и сверстником.</w:t>
      </w:r>
    </w:p>
    <w:p>
      <w:pPr>
        <w:pStyle w:val="Normal"/>
        <w:spacing w:lineRule="auto" w:line="240"/>
        <w:ind w:firstLine="720" w:end="0"/>
        <w:rPr>
          <w:sz w:val="24"/>
        </w:rPr>
      </w:pPr>
      <w:r>
        <w:rPr>
          <w:sz w:val="24"/>
        </w:rPr>
        <w:t>При появлении нового человека с их стороны не наблюдается привычной эмоциональной реакции, например, чувства страха или радости, т.е. они избегают эмоционального контакта.</w:t>
      </w:r>
    </w:p>
    <w:p>
      <w:pPr>
        <w:pStyle w:val="Normal"/>
        <w:spacing w:lineRule="auto" w:line="240"/>
        <w:ind w:firstLine="720" w:end="0"/>
        <w:rPr>
          <w:sz w:val="24"/>
        </w:rPr>
      </w:pPr>
      <w:r>
        <w:rPr>
          <w:sz w:val="24"/>
        </w:rPr>
        <w:t>Имеется и другой тип реагирования — «прилипчивость» к ново</w:t>
        <w:softHyphen/>
        <w:t>му лицу. При появлении нового человека они «облепляют» его, ста</w:t>
        <w:softHyphen/>
        <w:t>раются до него дотронуться, прижаться к нему. Однако очень бы</w:t>
        <w:softHyphen/>
        <w:t>стро их интерес проходит и при расставании с их стороны не про</w:t>
        <w:softHyphen/>
        <w:t>является никаких эмоций, что свидетельствует об отстутствии стой</w:t>
        <w:softHyphen/>
        <w:t>кой привязанности.</w:t>
      </w:r>
    </w:p>
    <w:p>
      <w:pPr>
        <w:pStyle w:val="Normal"/>
        <w:spacing w:lineRule="auto" w:line="240"/>
        <w:ind w:firstLine="720" w:end="0"/>
        <w:rPr>
          <w:sz w:val="24"/>
        </w:rPr>
      </w:pPr>
      <w:r>
        <w:rPr>
          <w:sz w:val="24"/>
        </w:rPr>
        <w:t>Общение со взрослыми у детей, воспитывающихся вне дома, значительно беднее и одностороннее, чем у сверстников из семьи. Личностный, деловой, познавательный аспекты при общении слабо развиты, средства коммуникации обеднены и сужены. Низкий уровень развития общения со взрослым, примитивные по содержанию личностные контакты, ограниченное овладение бытовыми навыками, привязанное к конкретной ситуации деловое сотрудничество, отсутствие старшего партнера по познавательной деятельности — все это не требует от детей из дома ребенка точных и сложных ком</w:t>
        <w:softHyphen/>
        <w:t>муникативных средств, таких, как вербальные. В этих условиях у ре</w:t>
        <w:softHyphen/>
        <w:t>бенка нет острой необходимости в активной речи: он овладевает ею медленно, с задержками, по мере усложнения жизнедеятельности и общения со взрослыми. Но жизнь детей в закрытом детском учреж</w:t>
        <w:softHyphen/>
        <w:t>дении, подчиненная вербальным распоряжениям взрослого (его «командам») требует от них понимания речи. Оно возникает с отно</w:t>
        <w:softHyphen/>
        <w:t>сительно небольшим запозданием по сравнению с детьми из семей. Это приводит к значительному временному разрыву между возник</w:t>
        <w:softHyphen/>
        <w:t>новением понимания речи и моментом активного овладения ею.</w:t>
      </w:r>
    </w:p>
    <w:p>
      <w:pPr>
        <w:pStyle w:val="Normal"/>
        <w:spacing w:lineRule="auto" w:line="240"/>
        <w:ind w:firstLine="720" w:end="0"/>
        <w:rPr>
          <w:sz w:val="24"/>
        </w:rPr>
      </w:pPr>
      <w:r>
        <w:rPr>
          <w:sz w:val="24"/>
        </w:rPr>
        <w:t>Ранний возраст заканчивается кризисом трех лет, когда у ребен</w:t>
        <w:softHyphen/>
        <w:t>ка формируется личностное новообразование «я — сам». Отноше</w:t>
        <w:softHyphen/>
        <w:t>ние к себе, другим и предметному миру приобретает значимость не только как объект освоения, практического действия и познания, но и как сфера реализации и самоутверждения «я».</w:t>
      </w:r>
    </w:p>
    <w:p>
      <w:pPr>
        <w:pStyle w:val="Normal"/>
        <w:spacing w:lineRule="auto" w:line="240"/>
        <w:ind w:firstLine="720" w:end="0"/>
        <w:rPr/>
      </w:pPr>
      <w:r>
        <w:rPr>
          <w:sz w:val="24"/>
        </w:rPr>
        <w:t>По данным М.И. Лисиной и группы ее сотрудников, у воспитан</w:t>
        <w:softHyphen/>
        <w:t>ников дома ребенка на рубеже раннего и дошкольного детства не складывается в полном объеме и соответствующей форме централь</w:t>
        <w:softHyphen/>
        <w:t>ное новообразование возраста. Отношения к предметному миру, к другим людям и к себе — оказываются несформированными в раз</w:t>
        <w:softHyphen/>
        <w:t>ной мере. «Так, отношение к предметному миру, пусть медленно, но все же прогрессирует». Более медленными темпами развиваются предметные действия, становясь с возрастом все менее импульсив</w:t>
        <w:softHyphen/>
        <w:t>ными, бесцельными и неспецифическими. В то же время в отноше</w:t>
        <w:softHyphen/>
        <w:t>нии к другим людям — взрослым — позитивные изменения обнару</w:t>
        <w:softHyphen/>
        <w:t>живались намного слабее. Это, в частности, нашло выражение в том, что воспитанники домов ребенка не интересовались оценками взрослых, не стремились и не умели привлечь старших для оказа</w:t>
        <w:softHyphen/>
        <w:t>ния помощи себе. Особые проблемы возникали у детей с такой важ</w:t>
        <w:softHyphen/>
        <w:t>ной составляющей личностного новообразования, как отношение к самому себе. У детей не формировалось принятие себя и осознание своих достижений (отсюда и максимальный регресс по параметру «собственная оценка достижения») (М.И. Лисина, И.В. Дубровина, А.Г. Рузская, Н.Н. Авдеева, Л.Н. Галигузова, Т.В. Гуськова, А.Г. Елагина, С.Ю. Мещерякова,</w:t>
      </w:r>
      <w:r>
        <w:rPr>
          <w:sz w:val="24"/>
          <w:lang w:val="en-US"/>
        </w:rPr>
        <w:t xml:space="preserve"> A.M.</w:t>
      </w:r>
      <w:r>
        <w:rPr>
          <w:sz w:val="24"/>
        </w:rPr>
        <w:t xml:space="preserve"> Прихожан, Н.Н. Толстых, Т.И. Юферова, 1990).</w:t>
      </w:r>
    </w:p>
    <w:p>
      <w:pPr>
        <w:pStyle w:val="Normal"/>
        <w:spacing w:lineRule="auto" w:line="240"/>
        <w:ind w:firstLine="720" w:end="0"/>
        <w:rPr/>
      </w:pPr>
      <w:r>
        <w:rPr>
          <w:sz w:val="24"/>
        </w:rPr>
        <w:t>По данным Лисиной и</w:t>
      </w:r>
      <w:r>
        <w:rPr>
          <w:b/>
          <w:sz w:val="24"/>
        </w:rPr>
        <w:t xml:space="preserve"> </w:t>
      </w:r>
      <w:r>
        <w:rPr>
          <w:sz w:val="24"/>
        </w:rPr>
        <w:t>ее сотрудников, общение воспитанников дома ребенка характеризуется упрощенным эмоциональным фоном делового взаимодействия. Взрослые не так заинтересованно подме</w:t>
        <w:softHyphen/>
        <w:t>чают все новое и интересное, что научается делать малыш, расту</w:t>
        <w:softHyphen/>
        <w:t>щий в доме ребенка, не так живо радуются и огорчаются его дейст</w:t>
        <w:softHyphen/>
        <w:t>виям, не так стремятся к поддержанию его инициативы. Эмоцио</w:t>
        <w:softHyphen/>
        <w:t>нальность взрослого в значительной степени определяет общий тон детской активности, что положительно влияет на ее протека</w:t>
        <w:softHyphen/>
        <w:t>ние. Общение слабо организует предметную деятельность детей и воздействует на нее. Совместная деятельность детей, растущих в доме ребенка, и окружающих, задающая малышу стимулы к подра</w:t>
        <w:softHyphen/>
        <w:t>жанию и обучающая его приемам и способам целесообразных дей</w:t>
        <w:softHyphen/>
        <w:t>ствий, ограничена не только малым временем, а часто бедна и со</w:t>
        <w:softHyphen/>
        <w:t>держательно. Общение между ребенком и окружающими не содержит разнообразных оценок его действий взрослым. Взрослые достаточ</w:t>
        <w:softHyphen/>
        <w:t>но редко оценивают результаты достижений ребенка в предметной сфере, кроме того, среди оценок преобладают отрицательные, ко</w:t>
        <w:softHyphen/>
        <w:t>торые к тому же смещены в сферу дисциплинарных моментов жизни ребенка. Общение детей в доме ребенка ограничено по эмо</w:t>
        <w:softHyphen/>
        <w:t>циональной наполненности и объему, сконцентрировано на отри</w:t>
        <w:softHyphen/>
        <w:t>цательном полюсе оценивания и смещено из сферы практической активности в сферу дисциплинарную.</w:t>
      </w:r>
    </w:p>
    <w:p>
      <w:pPr>
        <w:pStyle w:val="Normal"/>
        <w:spacing w:lineRule="auto" w:line="240"/>
        <w:ind w:firstLine="720" w:end="0"/>
        <w:rPr>
          <w:sz w:val="24"/>
        </w:rPr>
      </w:pPr>
      <w:r>
        <w:rPr>
          <w:sz w:val="24"/>
        </w:rPr>
        <w:t>Результатом такой организации общения и является несформированность личностного новообразования переходного возраста, а отсюда — базиса для психического и личностного развития на следу</w:t>
        <w:softHyphen/>
        <w:t>ющем возрастном этапе.</w:t>
      </w:r>
    </w:p>
    <w:p>
      <w:pPr>
        <w:pStyle w:val="Normal"/>
        <w:spacing w:lineRule="auto" w:line="240"/>
        <w:ind w:firstLine="720" w:end="0"/>
        <w:rPr>
          <w:sz w:val="24"/>
        </w:rPr>
      </w:pPr>
      <w:r>
        <w:rPr>
          <w:sz w:val="24"/>
        </w:rPr>
        <w:t>Исследование уровня психического развития проводится по спе</w:t>
        <w:softHyphen/>
        <w:t>циально разработанной схеме с учетом имеющихся методических разработок в этой области. Используются также общепринятые в детской психологии экспериментальные тесты.</w:t>
      </w:r>
    </w:p>
    <w:p>
      <w:pPr>
        <w:pStyle w:val="Normal"/>
        <w:spacing w:lineRule="auto" w:line="240"/>
        <w:ind w:firstLine="720" w:end="0"/>
        <w:rPr>
          <w:sz w:val="24"/>
        </w:rPr>
      </w:pPr>
      <w:r>
        <w:rPr>
          <w:sz w:val="24"/>
        </w:rPr>
        <w:t>Полученные результаты свидетельствуют о том, что все обследо</w:t>
        <w:softHyphen/>
        <w:t>ванные обнаруживают задержку психомоторного и речевого разви</w:t>
        <w:softHyphen/>
        <w:t>тия, выраженную в разной степени (легкая, средней тяжести и тя</w:t>
        <w:softHyphen/>
        <w:t>желая), отклонения в состоянии эмоционально-волевой сферы и поведения.</w:t>
      </w:r>
    </w:p>
    <w:p>
      <w:pPr>
        <w:pStyle w:val="Normal"/>
        <w:spacing w:lineRule="auto" w:line="240"/>
        <w:ind w:firstLine="720" w:end="0"/>
        <w:rPr/>
      </w:pPr>
      <w:r>
        <w:rPr>
          <w:sz w:val="24"/>
        </w:rPr>
        <w:t>Н.А. Рычковой</w:t>
      </w:r>
      <w:r>
        <w:rPr>
          <w:b/>
          <w:sz w:val="24"/>
        </w:rPr>
        <w:t xml:space="preserve"> </w:t>
      </w:r>
      <w:r>
        <w:rPr>
          <w:sz w:val="24"/>
        </w:rPr>
        <w:t>была предложена</w:t>
      </w:r>
      <w:r>
        <w:rPr>
          <w:b/>
          <w:sz w:val="24"/>
        </w:rPr>
        <w:t xml:space="preserve"> </w:t>
      </w:r>
      <w:r>
        <w:rPr>
          <w:sz w:val="24"/>
        </w:rPr>
        <w:t>схема проведения диагностики детей раннего</w:t>
      </w:r>
      <w:r>
        <w:rPr>
          <w:b/>
          <w:sz w:val="24"/>
        </w:rPr>
        <w:t xml:space="preserve"> </w:t>
      </w:r>
      <w:r>
        <w:rPr>
          <w:sz w:val="24"/>
        </w:rPr>
        <w:t>возраста, оказавшихся в ситуации депривации (см. Приложение 23). Полученные ею данные показали, что дети испытывают значительные трудности в выполнении проб на стати</w:t>
        <w:softHyphen/>
        <w:t>ческую, динамическую координацию и синхронность движений; тонкие и мимические движения у них недифференцированные, не удаются действия с мелкими предметами, отмечаются патологичес</w:t>
        <w:softHyphen/>
        <w:t>кие движения (тики, гиперкинезы). Задержка речи имеет место в 95% случаев, на ее фоне обнаруживаются явления стертой дизартрии (25% случаев) и сложной дислалии (70% случаев), синдром общего недоразвития речи. Уровень познавательной деятельности и спосо</w:t>
        <w:softHyphen/>
        <w:t>бы выполнения действий у всех детей ниже возрастной нормы, не</w:t>
        <w:softHyphen/>
        <w:t>которые из них не различают цвет и форму, не переносят усвоен</w:t>
        <w:softHyphen/>
        <w:t>ные знания на другие виды деятельности. Игра в преобладающем большинстве случаев не носит процессуального характера, а пред</w:t>
        <w:softHyphen/>
        <w:t>ставляет собой специфическое и неспецифическое манипулирова</w:t>
        <w:softHyphen/>
        <w:t>ние предметами. Запас знаний беден; 80% детей не владеют навыка</w:t>
        <w:softHyphen/>
        <w:t>ми самообслуживания. При обследовании функции внимания у детей выявляются такие особенности, как медленная переключаемость, недостаточная его концентрация, объем и распределение.</w:t>
      </w:r>
    </w:p>
    <w:p>
      <w:pPr>
        <w:pStyle w:val="Normal"/>
        <w:spacing w:lineRule="auto" w:line="240"/>
        <w:ind w:firstLine="720" w:end="0"/>
        <w:rPr>
          <w:sz w:val="24"/>
        </w:rPr>
      </w:pPr>
      <w:r>
        <w:rPr>
          <w:sz w:val="24"/>
        </w:rPr>
        <w:t>Один из аспектов системы комплексной терапии с такими деть</w:t>
        <w:softHyphen/>
        <w:t xml:space="preserve">ми — </w:t>
      </w:r>
      <w:r>
        <w:rPr>
          <w:i/>
          <w:sz w:val="24"/>
        </w:rPr>
        <w:t>психокоррекционный.</w:t>
      </w:r>
    </w:p>
    <w:p>
      <w:pPr>
        <w:pStyle w:val="Normal"/>
        <w:spacing w:lineRule="auto" w:line="240"/>
        <w:ind w:firstLine="720" w:end="0"/>
        <w:rPr>
          <w:sz w:val="24"/>
        </w:rPr>
      </w:pPr>
      <w:r>
        <w:rPr>
          <w:sz w:val="24"/>
        </w:rPr>
        <w:t>Коррекционные занятия с детьми раннего возраста проводятся ежедневно по 15—20 минут индивидуально или с группой по 3—4 че</w:t>
        <w:softHyphen/>
        <w:t>ловека.</w:t>
      </w:r>
    </w:p>
    <w:p>
      <w:pPr>
        <w:pStyle w:val="Normal"/>
        <w:spacing w:lineRule="auto" w:line="240"/>
        <w:ind w:firstLine="720" w:end="0"/>
        <w:rPr>
          <w:sz w:val="24"/>
        </w:rPr>
      </w:pPr>
      <w:r>
        <w:rPr>
          <w:sz w:val="24"/>
        </w:rPr>
        <w:t>Метод коррекции поведения представляется как планомерный и систематический процесс и осуществляется в три этапа.</w:t>
      </w:r>
    </w:p>
    <w:p>
      <w:pPr>
        <w:pStyle w:val="Normal"/>
        <w:spacing w:lineRule="auto" w:line="240"/>
        <w:ind w:firstLine="720" w:end="0"/>
        <w:rPr>
          <w:sz w:val="24"/>
        </w:rPr>
      </w:pPr>
      <w:r>
        <w:rPr>
          <w:sz w:val="24"/>
        </w:rPr>
        <w:t>На первом этапе составляется план работы с каждым ребенком, основанный на психолого-педагогическом и семейном «диагнозе». Он включает групповую и индивидуальную игровую терапию. Задача первого этапа — вскрыть конфликты и устранить препятствия, ме</w:t>
        <w:softHyphen/>
        <w:t>шающие адекватным формам поведения и установлению контакта.</w:t>
      </w:r>
    </w:p>
    <w:p>
      <w:pPr>
        <w:pStyle w:val="Normal"/>
        <w:spacing w:lineRule="auto" w:line="240"/>
        <w:ind w:firstLine="720" w:end="0"/>
        <w:rPr>
          <w:sz w:val="24"/>
        </w:rPr>
      </w:pPr>
      <w:r>
        <w:rPr>
          <w:sz w:val="24"/>
        </w:rPr>
        <w:t>На втором этапе формируются поведенческие стереотипы в со</w:t>
        <w:softHyphen/>
        <w:t>ответствии с общепринятыми нормами и возрастом.</w:t>
      </w:r>
    </w:p>
    <w:p>
      <w:pPr>
        <w:pStyle w:val="Normal"/>
        <w:spacing w:lineRule="auto" w:line="240"/>
        <w:ind w:firstLine="720" w:end="0"/>
        <w:rPr>
          <w:sz w:val="24"/>
        </w:rPr>
      </w:pPr>
      <w:r>
        <w:rPr>
          <w:sz w:val="24"/>
        </w:rPr>
        <w:t>На третьем этапе в процессе функциональных тренировок ста</w:t>
        <w:softHyphen/>
        <w:t>вится задача научить корректным поведенческим реакциям в различ</w:t>
        <w:softHyphen/>
        <w:t>ных ситуациях с отрицательными и положительными стимулами.</w:t>
      </w:r>
    </w:p>
    <w:p>
      <w:pPr>
        <w:pStyle w:val="Normal"/>
        <w:spacing w:lineRule="auto" w:line="240"/>
        <w:ind w:firstLine="720" w:end="0"/>
        <w:rPr>
          <w:sz w:val="24"/>
        </w:rPr>
      </w:pPr>
      <w:r>
        <w:rPr>
          <w:sz w:val="24"/>
        </w:rPr>
        <w:t>Коррекция поведения проводится в процессе основного вида де</w:t>
        <w:softHyphen/>
        <w:t>ятельности (игровой, учебной) и опирается на индивидуальный уровень развития. Поэтому параллельно ведется работа по преодо</w:t>
        <w:softHyphen/>
        <w:t>лению вариантов задержек развития, которая включает преодоле</w:t>
        <w:softHyphen/>
        <w:t>ние имеющихся дефектов сенсорики, общих и тонких произвольных движений, речи; формирование процессуальной и затем роле</w:t>
        <w:softHyphen/>
        <w:t>вой игры; ознакомление с окружающими.</w:t>
      </w:r>
    </w:p>
    <w:p>
      <w:pPr>
        <w:pStyle w:val="Normal"/>
        <w:spacing w:lineRule="auto" w:line="240"/>
        <w:ind w:firstLine="720" w:end="0"/>
        <w:rPr>
          <w:sz w:val="24"/>
        </w:rPr>
      </w:pPr>
      <w:r>
        <w:rPr>
          <w:sz w:val="24"/>
        </w:rPr>
        <w:t>Как прием косвенного внушения широко используется библиотерапия. Эффективно проигрывание конфликтов с использованием ролевых игр, музыкальных сказочных инсценировок, причем при распределении ролей учитываются характерологические особен</w:t>
        <w:softHyphen/>
        <w:t>ности ребенка.</w:t>
      </w:r>
    </w:p>
    <w:p>
      <w:pPr>
        <w:pStyle w:val="Normal"/>
        <w:spacing w:lineRule="auto" w:line="240"/>
        <w:ind w:firstLine="720" w:end="0"/>
        <w:rPr>
          <w:sz w:val="24"/>
        </w:rPr>
      </w:pPr>
      <w:r>
        <w:rPr>
          <w:sz w:val="24"/>
        </w:rPr>
        <w:t>Указанные мероприятия, включая ритмику, ЛФК, коррекцию внимания, памяти, мышления, рассматриваются как лечебно-педа</w:t>
        <w:softHyphen/>
        <w:t>гогические и психотерапевтические и служат задачам профилакти</w:t>
        <w:softHyphen/>
        <w:t>ческой реабилитации в плане предотвращения становления патоло</w:t>
        <w:softHyphen/>
        <w:t>гических форм поведения.</w:t>
      </w:r>
    </w:p>
    <w:p>
      <w:pPr>
        <w:pStyle w:val="Normal"/>
        <w:spacing w:lineRule="auto" w:line="240"/>
        <w:ind w:firstLine="720" w:end="0"/>
        <w:rPr/>
      </w:pPr>
      <w:r>
        <w:rPr>
          <w:sz w:val="24"/>
        </w:rPr>
        <w:t>Коррекционную работу с детьми с гипердинамическим синдро</w:t>
        <w:softHyphen/>
        <w:t>мом приходится начинать индивидуально, чтобы ограничить коли</w:t>
        <w:softHyphen/>
        <w:t>чество отвлекающих моментов. С целью, организации, активизации и развития устойчивости внимания используются модифицирован</w:t>
        <w:softHyphen/>
        <w:t>ные варианты методики «Детский вариант корректурной пробы» (вычеркивание знакомых картинок, нарисованных на одной линии), «Зрительный диктант» (отыскивание в таблице 16 картинок, распо</w:t>
        <w:softHyphen/>
        <w:t>ложенных не по порядку), «Выбор по образцу» (отыскивание</w:t>
      </w:r>
      <w:r>
        <w:rPr>
          <w:sz w:val="24"/>
          <w:lang w:val="en-US"/>
        </w:rPr>
        <w:t xml:space="preserve"> гeo</w:t>
      </w:r>
      <w:r>
        <w:rPr>
          <w:sz w:val="24"/>
        </w:rPr>
        <w:t>метрических фигур одинакового цвета и размера среди других, рас</w:t>
        <w:softHyphen/>
        <w:t>положенных на доске). На занятиях ритмикой, ЛФК полезно ис</w:t>
        <w:softHyphen/>
        <w:t>пользовать метод включения «неожиданных музыкальных сигна</w:t>
        <w:softHyphen/>
        <w:t>лов» с целью затормозить избыточные двигательные импульсы.</w:t>
      </w:r>
    </w:p>
    <w:p>
      <w:pPr>
        <w:pStyle w:val="Normal"/>
        <w:spacing w:lineRule="auto" w:line="240"/>
        <w:ind w:firstLine="720" w:end="0"/>
        <w:rPr/>
      </w:pPr>
      <w:r>
        <w:rPr>
          <w:sz w:val="24"/>
        </w:rPr>
        <w:t xml:space="preserve">В комплекс мероприятий по профилактической реабилитации входит также </w:t>
      </w:r>
      <w:r>
        <w:rPr>
          <w:i/>
          <w:sz w:val="24"/>
        </w:rPr>
        <w:t>психогигиеническая и коррекционная работа с родителями и лицами ближайшего окружения.</w:t>
      </w:r>
      <w:r>
        <w:rPr>
          <w:sz w:val="24"/>
        </w:rPr>
        <w:t xml:space="preserve"> В этом плане используются индиви</w:t>
        <w:softHyphen/>
        <w:t>дуальные психотерапевтические беседы с родителями по тактике воспитания; участие родителей и детей в «проигрывании конфлик</w:t>
        <w:softHyphen/>
        <w:t>тов», обучение родителей приемам коррекционной работы с деть</w:t>
        <w:softHyphen/>
        <w:t>ми, обследование бытовых и общих жизненных условий семей.</w:t>
      </w:r>
    </w:p>
    <w:p>
      <w:pPr>
        <w:pStyle w:val="Normal"/>
        <w:spacing w:lineRule="auto" w:line="240"/>
        <w:ind w:firstLine="720" w:end="0"/>
        <w:rPr/>
      </w:pPr>
      <w:r>
        <w:rPr>
          <w:sz w:val="24"/>
        </w:rPr>
        <w:t>Возможности успешной психопрофилактической работы с дан</w:t>
        <w:softHyphen/>
        <w:t>ным контингентом родителей оказываются весьма ограниченными, основной упор следует делать на активизацию помощи детям</w:t>
      </w:r>
      <w:r>
        <w:rPr>
          <w:b/>
          <w:sz w:val="24"/>
        </w:rPr>
        <w:t xml:space="preserve"> </w:t>
      </w:r>
      <w:r>
        <w:rPr>
          <w:sz w:val="24"/>
        </w:rPr>
        <w:t>со сто</w:t>
        <w:softHyphen/>
        <w:t>роны персонала медико-педагогических учреждений.</w:t>
      </w:r>
    </w:p>
    <w:p>
      <w:pPr>
        <w:pStyle w:val="Normal"/>
        <w:spacing w:lineRule="auto" w:line="240"/>
        <w:ind w:firstLine="720" w:end="0"/>
        <w:rPr>
          <w:sz w:val="24"/>
        </w:rPr>
      </w:pPr>
      <w:r>
        <w:rPr>
          <w:sz w:val="24"/>
        </w:rPr>
        <w:t>Дальнейшая разработка концепции профилактической реабили</w:t>
        <w:softHyphen/>
        <w:t>тации, внедрение разрабатываемых методик и мероприятий в рабо</w:t>
        <w:softHyphen/>
        <w:t>ту специализированных медико-воспитательных учреждений и дет</w:t>
        <w:softHyphen/>
        <w:t>ских поликлиник является необходимым условием предотвращения формирования патологических форм нарушений поведения.</w:t>
      </w:r>
    </w:p>
    <w:p>
      <w:pPr>
        <w:pStyle w:val="Normal"/>
        <w:spacing w:lineRule="auto" w:line="240"/>
        <w:ind w:firstLine="720" w:end="0"/>
        <w:rPr>
          <w:sz w:val="24"/>
        </w:rPr>
      </w:pPr>
      <w:r>
        <w:rPr>
          <w:sz w:val="24"/>
        </w:rPr>
      </w:r>
    </w:p>
    <w:p>
      <w:pPr>
        <w:pStyle w:val="Heading2"/>
        <w:keepNext w:val="false"/>
        <w:rPr/>
      </w:pPr>
      <w:bookmarkStart w:id="37" w:name="__RefHeading___Toc511554739"/>
      <w:bookmarkEnd w:id="37"/>
      <w:r>
        <w:rPr/>
        <w:t>5.4</w:t>
      </w:r>
      <w:r>
        <w:rPr>
          <w:i/>
        </w:rPr>
        <w:t xml:space="preserve">. </w:t>
      </w:r>
      <w:r>
        <w:rPr/>
        <w:t>Особенности депривации</w:t>
      </w:r>
      <w:r>
        <w:rPr>
          <w:i/>
        </w:rPr>
        <w:t xml:space="preserve"> </w:t>
      </w:r>
      <w:r>
        <w:rPr/>
        <w:t>психологического</w:t>
      </w:r>
      <w:r>
        <w:rPr>
          <w:i/>
        </w:rPr>
        <w:t xml:space="preserve"> </w:t>
      </w:r>
      <w:r>
        <w:rPr/>
        <w:t>развития в</w:t>
      </w:r>
      <w:r>
        <w:rPr>
          <w:lang w:val="en-US"/>
        </w:rPr>
        <w:t xml:space="preserve"> дошкольном </w:t>
      </w:r>
      <w:r>
        <w:rPr/>
        <w:t>возрасте</w:t>
      </w:r>
    </w:p>
    <w:p>
      <w:pPr>
        <w:pStyle w:val="Normal"/>
        <w:spacing w:lineRule="auto" w:line="240"/>
        <w:ind w:firstLine="720" w:end="0"/>
        <w:rPr>
          <w:sz w:val="24"/>
        </w:rPr>
      </w:pPr>
      <w:r>
        <w:rPr>
          <w:sz w:val="24"/>
        </w:rPr>
      </w:r>
    </w:p>
    <w:p>
      <w:pPr>
        <w:pStyle w:val="Normal"/>
        <w:spacing w:lineRule="auto" w:line="240"/>
        <w:ind w:hanging="0" w:end="0"/>
        <w:rPr>
          <w:sz w:val="24"/>
        </w:rPr>
      </w:pPr>
      <w:r>
        <w:rPr>
          <w:sz w:val="24"/>
        </w:rPr>
        <w:t>Дошкольный возраст характеризуется общей сензитивностью к раз</w:t>
        <w:softHyphen/>
        <w:t>витию, ребенок дошкольного возраста, находящийся в условиях уч</w:t>
        <w:softHyphen/>
        <w:t>реждений интернатного типа, несет на себе воздействие той среды, которая в большинстве случаев искажает его развитие. Дети, нахо</w:t>
        <w:softHyphen/>
        <w:t>дящиеся в условиях эмоциональной и сенсорной депривации, имеют задержки в психомоторном развитии. Они испытывают зна</w:t>
        <w:softHyphen/>
        <w:t>чительные трудности в выполнении проб на статическую, динами</w:t>
        <w:softHyphen/>
        <w:t>ческую коррекцию и синхронность движений. Тонкие и мимичес</w:t>
        <w:softHyphen/>
        <w:t>кие движения недостаточно дифференцированы, отмечались пато</w:t>
        <w:softHyphen/>
        <w:t>логические движения, синкенезии. Так же как и для предыдущих возрастных групп, характерно снижение (относительно нормы) общей познавательной активности. Дети демонстрируют пассивное освоение материала, они постоянно ориентируются на оценку взрослого. В целом интеллектуальный статус детей снижен относи</w:t>
        <w:softHyphen/>
        <w:t>тельно нормы и в общей своей характеристике эти задержки в ин</w:t>
        <w:softHyphen/>
        <w:t>теллектуальном развитии относятся на счет общей социальной си</w:t>
        <w:softHyphen/>
        <w:t>туации развития и говорят о депривационном синдроме.</w:t>
      </w:r>
    </w:p>
    <w:p>
      <w:pPr>
        <w:pStyle w:val="Normal"/>
        <w:spacing w:lineRule="auto" w:line="240"/>
        <w:ind w:firstLine="720" w:end="0"/>
        <w:rPr>
          <w:sz w:val="24"/>
        </w:rPr>
      </w:pPr>
      <w:r>
        <w:rPr>
          <w:sz w:val="24"/>
        </w:rPr>
        <w:t>В характеристике познавательной сферы мы отмечаем отстава</w:t>
        <w:softHyphen/>
        <w:t>ние в области развития восприятия: дети испытывают затруднения в активном использовании эталонов цвета и формы, хотя могут на</w:t>
        <w:softHyphen/>
        <w:t>ходить нужный эталон по образцу, в том числе и словесному. Это свидетельствует о недостаточной сформированности соответствую</w:t>
        <w:softHyphen/>
        <w:t>щих сенсорных эталонов, характеризующих восприятие. В целом перцептивный статус детей несколько ниже возрастной нормы.</w:t>
      </w:r>
    </w:p>
    <w:p>
      <w:pPr>
        <w:pStyle w:val="Normal"/>
        <w:spacing w:lineRule="auto" w:line="240"/>
        <w:ind w:firstLine="720" w:end="0"/>
        <w:rPr>
          <w:sz w:val="24"/>
        </w:rPr>
      </w:pPr>
      <w:r>
        <w:rPr>
          <w:sz w:val="24"/>
        </w:rPr>
        <w:t>В области мышления наибольшие затруднения наблюдаются в следующем: обобщение и классификация у детей носят синкрети</w:t>
        <w:softHyphen/>
        <w:t>ческий характер с выраженным смешением оснований по «типу це</w:t>
        <w:softHyphen/>
        <w:t>почки или диффузного комплекса», особенно у 4-летних детей. У детей 6 лет классификация осуществляется на уровне зрительного соотношения, дети затрудняются вербально обозначить группы предметов. Для них типично отставание в области общей осведом</w:t>
        <w:softHyphen/>
        <w:t>ленности, например, своего дня и года рождения, времен года и месяцев. Явно выражено отставание в развитии метофорического мышления. В области счета не сформирован ряд представлений и действий, дети затрудняются в счете, ошибаются при оперирова</w:t>
        <w:softHyphen/>
        <w:t>нии понятиями «больше — меньше» на числовом материале, не представляют, какие единицы измерения используются для опреде</w:t>
        <w:softHyphen/>
        <w:t>ления пространства и времени.</w:t>
      </w:r>
    </w:p>
    <w:p>
      <w:pPr>
        <w:pStyle w:val="Normal"/>
        <w:spacing w:lineRule="auto" w:line="240"/>
        <w:ind w:firstLine="720" w:end="0"/>
        <w:rPr>
          <w:sz w:val="24"/>
        </w:rPr>
      </w:pPr>
      <w:r>
        <w:rPr>
          <w:sz w:val="24"/>
        </w:rPr>
        <w:t>Нравственные суждения детей, как правило, синкретичны. Нравственное содержание поступка оценивается исходя из ожидае</w:t>
        <w:softHyphen/>
        <w:t>мого поощрения или наказания со стороны взрослого. У ряда детей младшего дошкольного возраста отмечен ригоризм, проявляющий</w:t>
        <w:softHyphen/>
        <w:t>ся в форме демонстрации моральных суждений типа абстрактной проповеди на фоне противоположного типа обыденного поведе</w:t>
        <w:softHyphen/>
        <w:t>ния.</w:t>
      </w:r>
    </w:p>
    <w:p>
      <w:pPr>
        <w:pStyle w:val="Normal"/>
        <w:spacing w:lineRule="auto" w:line="240"/>
        <w:ind w:firstLine="720" w:end="0"/>
        <w:rPr/>
      </w:pPr>
      <w:r>
        <w:rPr>
          <w:sz w:val="24"/>
        </w:rPr>
        <w:t>В области памяти наибольшее отставание наблюдается в плане формирования функции опосредования, что является одной из ос</w:t>
        <w:softHyphen/>
        <w:t>новных общеинтеллектуальных характеристик. Следует отметить, что отставание в плане кратковременного механического запомина</w:t>
        <w:softHyphen/>
        <w:t>ния встречается значительно</w:t>
      </w:r>
      <w:r>
        <w:rPr>
          <w:b/>
          <w:sz w:val="24"/>
        </w:rPr>
        <w:t xml:space="preserve"> </w:t>
      </w:r>
      <w:r>
        <w:rPr>
          <w:sz w:val="24"/>
        </w:rPr>
        <w:t>реже. В то же время для большинства детей характерны нарушения опосредованного запоминания, что свидетельствует об общем интеллектуальном отставании.</w:t>
      </w:r>
    </w:p>
    <w:p>
      <w:pPr>
        <w:pStyle w:val="Normal"/>
        <w:spacing w:lineRule="auto" w:line="240"/>
        <w:ind w:firstLine="720" w:end="0"/>
        <w:rPr>
          <w:sz w:val="24"/>
        </w:rPr>
      </w:pPr>
      <w:r>
        <w:rPr>
          <w:sz w:val="24"/>
        </w:rPr>
        <w:t>В отношении воображения необходимо отметить следующее: более всего наличествует репродуктивная позиция и стереотипная интерпретация проективного материала, что представляется не столько как отставание в развитии собственно воображения, сколь</w:t>
        <w:softHyphen/>
        <w:t>ко как отставание общей личностной ориентации.</w:t>
      </w:r>
    </w:p>
    <w:p>
      <w:pPr>
        <w:pStyle w:val="Normal"/>
        <w:spacing w:lineRule="auto" w:line="240"/>
        <w:ind w:firstLine="720" w:end="0"/>
        <w:rPr>
          <w:sz w:val="24"/>
        </w:rPr>
      </w:pPr>
      <w:r>
        <w:rPr>
          <w:sz w:val="24"/>
        </w:rPr>
        <w:t>В целом отставание в гностическом развитии у воспитанников детских домов — это характерное явление. С нашей точки зрения, частично оно может быть преодолено в рамках учебного процесса, в то время как собственно психологическая коррекция должна быть направлена в первую очередь на формирование познавательной и творческой активности, абстрактно-образного мышления, произ</w:t>
        <w:softHyphen/>
        <w:t>вольной саморегуляции; однако, по нашим данным, эти дети обучае</w:t>
        <w:softHyphen/>
        <w:t>мы, что говорит о правомерности благоприятного прогноза.</w:t>
      </w:r>
    </w:p>
    <w:p>
      <w:pPr>
        <w:pStyle w:val="Normal"/>
        <w:spacing w:lineRule="auto" w:line="240"/>
        <w:ind w:firstLine="720" w:end="0"/>
        <w:rPr>
          <w:sz w:val="24"/>
        </w:rPr>
      </w:pPr>
      <w:r>
        <w:rPr>
          <w:sz w:val="24"/>
        </w:rPr>
        <w:t>В области внимания наблюдается отставание прежде всего в плане произвольной его функции. Дети легко отвлекаемы, сосредо</w:t>
        <w:softHyphen/>
        <w:t>точение возникает на уровне спонтанной мотивации, что в целом выступает как проявление несформированности произвольной саморегуляции. Характерны также нарушения устойчивости внима</w:t>
        <w:softHyphen/>
        <w:t>ния, быстрая утомляемость, что может быть связано и с общей психоастенизированностью, и с органической патологией у ряда детей.</w:t>
      </w:r>
    </w:p>
    <w:p>
      <w:pPr>
        <w:pStyle w:val="Normal"/>
        <w:spacing w:lineRule="auto" w:line="240"/>
        <w:ind w:firstLine="720" w:end="0"/>
        <w:rPr>
          <w:sz w:val="24"/>
        </w:rPr>
      </w:pPr>
      <w:r>
        <w:rPr>
          <w:sz w:val="24"/>
        </w:rPr>
        <w:t>В области речевого развития наблюдается обычное косноязы</w:t>
        <w:softHyphen/>
        <w:t>чие, особенно заметное у младших дошкольников, имеет место за</w:t>
        <w:softHyphen/>
        <w:t>паздывание в области синтаксиса и содержания высказываний. Дети сравнительно поздно начинают пользоваться личными место</w:t>
        <w:softHyphen/>
        <w:t>имениями, не понимают фразеологических оборотов. При сформи</w:t>
        <w:softHyphen/>
        <w:t>рованном умении называть предметы, изображенные на картинках, дети испытывают затруднения в описании происходящего и интер</w:t>
        <w:softHyphen/>
        <w:t>претации смысла картинки, поскольку такое описание предполага</w:t>
        <w:softHyphen/>
        <w:t>ет установление соотношения между действительностью и ее сим</w:t>
        <w:softHyphen/>
        <w:t>волическим отображением, отсюда отставание в овладении графи</w:t>
        <w:softHyphen/>
        <w:t>ческими знаками и, как следствие, характерные ошибки при чтении и письме. Неграмотности также способствует несформированность фонематического слуха, затруднения в различении твердых — мяг</w:t>
        <w:softHyphen/>
        <w:t>ких, глухих — звонких согласных, в результате чего на письме появ</w:t>
        <w:softHyphen/>
        <w:t>ляется персеверация букв, слогов, несогласование падежных окон</w:t>
        <w:softHyphen/>
        <w:t>чаний.</w:t>
      </w:r>
    </w:p>
    <w:p>
      <w:pPr>
        <w:pStyle w:val="Normal"/>
        <w:spacing w:lineRule="auto" w:line="240"/>
        <w:ind w:firstLine="720" w:end="0"/>
        <w:rPr/>
      </w:pPr>
      <w:r>
        <w:rPr>
          <w:sz w:val="24"/>
        </w:rPr>
        <w:t>Еще одной областью, в которой проявляется отставание</w:t>
      </w:r>
      <w:r>
        <w:rPr>
          <w:b/>
          <w:sz w:val="24"/>
        </w:rPr>
        <w:t xml:space="preserve"> </w:t>
      </w:r>
      <w:r>
        <w:rPr>
          <w:sz w:val="24"/>
        </w:rPr>
        <w:t>речево</w:t>
        <w:softHyphen/>
        <w:t>го развития, является социальная. Дети комментируют</w:t>
      </w:r>
      <w:r>
        <w:rPr>
          <w:b/>
          <w:sz w:val="24"/>
        </w:rPr>
        <w:t xml:space="preserve"> </w:t>
      </w:r>
      <w:r>
        <w:rPr>
          <w:sz w:val="24"/>
        </w:rPr>
        <w:t>конкретные</w:t>
      </w:r>
      <w:r>
        <w:rPr>
          <w:b/>
          <w:sz w:val="24"/>
        </w:rPr>
        <w:t xml:space="preserve"> </w:t>
      </w:r>
      <w:r>
        <w:rPr>
          <w:sz w:val="24"/>
        </w:rPr>
        <w:t>бытовые события,</w:t>
      </w:r>
      <w:r>
        <w:rPr>
          <w:b/>
          <w:sz w:val="24"/>
        </w:rPr>
        <w:t xml:space="preserve"> </w:t>
      </w:r>
      <w:r>
        <w:rPr>
          <w:sz w:val="24"/>
        </w:rPr>
        <w:t>но не всегда могут сформулировать</w:t>
      </w:r>
      <w:r>
        <w:rPr>
          <w:b/>
          <w:sz w:val="24"/>
        </w:rPr>
        <w:t xml:space="preserve"> </w:t>
      </w:r>
      <w:r>
        <w:rPr>
          <w:sz w:val="24"/>
        </w:rPr>
        <w:t>свои мысли</w:t>
      </w:r>
      <w:r>
        <w:rPr>
          <w:b/>
          <w:sz w:val="24"/>
        </w:rPr>
        <w:t xml:space="preserve"> </w:t>
      </w:r>
      <w:r>
        <w:rPr>
          <w:sz w:val="24"/>
        </w:rPr>
        <w:t>по поводу будущего.</w:t>
      </w:r>
    </w:p>
    <w:p>
      <w:pPr>
        <w:pStyle w:val="Normal"/>
        <w:spacing w:lineRule="auto" w:line="240"/>
        <w:ind w:firstLine="720" w:end="0"/>
        <w:rPr/>
      </w:pPr>
      <w:r>
        <w:rPr>
          <w:sz w:val="24"/>
        </w:rPr>
        <w:t>Общая характеристика эмоционального статуса следующая:</w:t>
      </w:r>
      <w:r>
        <w:rPr>
          <w:b/>
          <w:sz w:val="24"/>
        </w:rPr>
        <w:t xml:space="preserve"> </w:t>
      </w:r>
      <w:r>
        <w:rPr>
          <w:sz w:val="24"/>
        </w:rPr>
        <w:t>высокая тревожность и в большинстве случаев агрессивные тенденции, явные или вытесненные (по данным проектных методик), одиночест</w:t>
        <w:softHyphen/>
        <w:t>во, агрессии, страхи сказочных персонажей (причем, по содержа</w:t>
        <w:softHyphen/>
        <w:t xml:space="preserve">нию страхов можно судить о тенденциях к отставанию в развитии). </w:t>
      </w:r>
    </w:p>
    <w:p>
      <w:pPr>
        <w:pStyle w:val="Normal"/>
        <w:spacing w:lineRule="auto" w:line="240"/>
        <w:ind w:firstLine="720" w:end="0"/>
        <w:rPr/>
      </w:pPr>
      <w:r>
        <w:rPr>
          <w:sz w:val="24"/>
        </w:rPr>
        <w:t>В отношении эмоциональной лабильности либо регидности можно сказать, что не выявлено преобладания одной из этих харак</w:t>
        <w:softHyphen/>
        <w:t>теристик как типичной; в то же время обращают на себя внимание случаи явной выраженности одной либо другой у отдельных детей, что в сочетании с эйфорическими и депрессивными проявлениями свидетельствует о наличии эмоциональных нарушений, снижении произвольности поведения и эмоциональной саморегуляции.</w:t>
      </w:r>
      <w:r>
        <w:rPr>
          <w:b/>
          <w:sz w:val="24"/>
        </w:rPr>
        <w:t xml:space="preserve"> </w:t>
      </w:r>
      <w:r>
        <w:rPr>
          <w:sz w:val="24"/>
        </w:rPr>
        <w:t>Это</w:t>
      </w:r>
      <w:r>
        <w:rPr>
          <w:b/>
          <w:sz w:val="24"/>
        </w:rPr>
        <w:t xml:space="preserve"> </w:t>
      </w:r>
      <w:r>
        <w:rPr>
          <w:sz w:val="24"/>
        </w:rPr>
        <w:t>проявляется и в двигательной расторможенности либо скованности, аффективных реакциях при фрустрации, плохом самоконтроле при социальных взаимодействиях.</w:t>
      </w:r>
    </w:p>
    <w:p>
      <w:pPr>
        <w:pStyle w:val="Normal"/>
        <w:spacing w:lineRule="auto" w:line="240"/>
        <w:ind w:firstLine="720" w:end="0"/>
        <w:rPr/>
      </w:pPr>
      <w:r>
        <w:rPr>
          <w:sz w:val="24"/>
        </w:rPr>
        <w:t>Дети, воспитывающиеся в условиях интернатного типа, имеют целый ряд личностных особенностей, в частности, они не усваива</w:t>
        <w:softHyphen/>
        <w:t>ют навыков продуктивного общения при наличии ярко выражен</w:t>
        <w:softHyphen/>
        <w:t>ной потребности в любви и внимании; не умеют налаживать обще</w:t>
        <w:softHyphen/>
        <w:t>ние с окружающими. В силу неправильного и недостаточного опыта общения дети часто занимают по отношению к другим людям агрес</w:t>
        <w:softHyphen/>
        <w:t>сивно-негативную позицию. Эмоционально нестабильное положе</w:t>
        <w:softHyphen/>
        <w:t>ние ребенка, лишенного родительского попечительства, ведет к на</w:t>
        <w:softHyphen/>
        <w:t>рушению аффективно-личностных отношений</w:t>
      </w:r>
      <w:r>
        <w:rPr>
          <w:sz w:val="24"/>
          <w:lang w:val="en-US"/>
        </w:rPr>
        <w:t xml:space="preserve"> (B.C.</w:t>
      </w:r>
      <w:r>
        <w:rPr>
          <w:sz w:val="24"/>
        </w:rPr>
        <w:t xml:space="preserve"> Мухина, 1986).</w:t>
      </w:r>
    </w:p>
    <w:p>
      <w:pPr>
        <w:pStyle w:val="Normal"/>
        <w:spacing w:lineRule="auto" w:line="240"/>
        <w:ind w:firstLine="720" w:end="0"/>
        <w:rPr/>
      </w:pPr>
      <w:r>
        <w:rPr>
          <w:sz w:val="24"/>
        </w:rPr>
        <w:t>По данным М.И. Лисиной (1979), дети первого года жизни, вос</w:t>
        <w:softHyphen/>
        <w:t>питывающиеся в доме ребенка, отличаются от ровесников, расту</w:t>
        <w:softHyphen/>
        <w:t>щих в семье: они вялы, апатичны, лишены жизнерадостности, у них снижена познавательная активность, упрощены эмоциональные проявления, предличностные образования или внутренние структу</w:t>
        <w:softHyphen/>
        <w:t>ры, которые появляются у детей из семьи на первом году жизни и ложатся в основу формирования личности, у воспитанников дома ребенка деформированы. У них не возникает привязанности к взрослому, они печальны и пассивны; у детей дошкольного возраста специфические условия жизни в закрытом детском учреждении приводят к вынужденной поверхностности чувств, эмоциональной недостаточности (И.В. Дубровина,</w:t>
      </w:r>
      <w:r>
        <w:rPr>
          <w:sz w:val="24"/>
          <w:lang w:val="en-US"/>
        </w:rPr>
        <w:t xml:space="preserve"> B.C.</w:t>
      </w:r>
      <w:r>
        <w:rPr>
          <w:sz w:val="24"/>
        </w:rPr>
        <w:t xml:space="preserve"> Мухина, А.Г. Рузская, Т.Н. Счастная, Д.И. Фельдштейн). В исследованиях И.А. Залыси</w:t>
        <w:softHyphen/>
        <w:t>ной, Ю.В. Егошкина, С.Е. Рыжиковой, Т.Н. Счастной и Е.О. Смир</w:t>
        <w:softHyphen/>
        <w:t>новой показано, что у детей дошкольного возраста имеются наруше</w:t>
        <w:softHyphen/>
        <w:t>ния в личностном общении, в основе которого лежит потребность во взаимопонимании и сопереживании; для них характерна снижен</w:t>
        <w:softHyphen/>
        <w:t>ная эмоциональность, активность в общении, скупость выражения своих переживаний.</w:t>
      </w:r>
    </w:p>
    <w:p>
      <w:pPr>
        <w:pStyle w:val="Normal"/>
        <w:spacing w:lineRule="auto" w:line="240"/>
        <w:ind w:firstLine="720" w:end="0"/>
        <w:rPr>
          <w:sz w:val="24"/>
        </w:rPr>
      </w:pPr>
      <w:r>
        <w:rPr>
          <w:sz w:val="24"/>
        </w:rPr>
        <w:t>По данным исследования И.С. Денисенковой, Ю.В. Егошкина, Н.А. Носковой, С.Е. Рыжиковой, А.А. Ярулова, эмоциональные ре</w:t>
        <w:softHyphen/>
        <w:t>акции дошкольников и младших школьников из учреждений интернатного типа отличаются более высокой напряженностью, аффек</w:t>
        <w:softHyphen/>
        <w:t>тивными срывами, большим накалом эмоциональной фрустрации, выражающихся в агрессии. Условия воспитания ребенка в учрежде</w:t>
        <w:softHyphen/>
        <w:t>ниях интернатного типа (ограниченность эмоционально-идентифи</w:t>
        <w:softHyphen/>
        <w:t>кационных отношений с ребенком) выступают как неблагоприят</w:t>
        <w:softHyphen/>
        <w:t>ные для развития сопереживания, не способствующие реализации потребности ребенка в признании взрослыми и сверстниками. Дети, испытывающие депривацию, приходя в школу неспособны находить выход из конфликтных ситуаций, у них преобладают экстрапунитивные реакции по типу самозащитных: враждебность, агрессивность по отношению к окружающим.</w:t>
      </w:r>
    </w:p>
    <w:p>
      <w:pPr>
        <w:pStyle w:val="Normal"/>
        <w:spacing w:lineRule="auto" w:line="240"/>
        <w:ind w:firstLine="720" w:end="0"/>
        <w:rPr/>
      </w:pPr>
      <w:r>
        <w:rPr>
          <w:sz w:val="24"/>
        </w:rPr>
        <w:t>Для детей, находящихся в ситуации депривации, характерна сла</w:t>
        <w:softHyphen/>
        <w:t>бая выраженность значимости дружеских связей</w:t>
      </w:r>
      <w:r>
        <w:rPr>
          <w:sz w:val="24"/>
          <w:lang w:val="en-US"/>
        </w:rPr>
        <w:t xml:space="preserve"> (A.M.</w:t>
      </w:r>
      <w:r>
        <w:rPr>
          <w:sz w:val="24"/>
        </w:rPr>
        <w:t xml:space="preserve"> Прихожан), отсутствие постоянных диад и триад, носящих в основном ситуатив</w:t>
        <w:softHyphen/>
        <w:t>ный характер. У воспитанников закрытых детских учреждений отношение к взрослым определяется практической полезностью пос</w:t>
        <w:softHyphen/>
        <w:t>леднего в жизни ребенка (И.В. Дубровина, Д.И. Фельдштейн). В жизни этих детей имеет место не личное, а функционально-ролевое общение, выбор партнера по общению осуществляется на пред</w:t>
        <w:softHyphen/>
        <w:t>метно-содержательной основе.</w:t>
      </w:r>
    </w:p>
    <w:p>
      <w:pPr>
        <w:pStyle w:val="Normal"/>
        <w:spacing w:lineRule="auto" w:line="240"/>
        <w:ind w:firstLine="720" w:end="0"/>
        <w:rPr>
          <w:sz w:val="24"/>
        </w:rPr>
      </w:pPr>
      <w:r>
        <w:rPr>
          <w:sz w:val="24"/>
        </w:rPr>
        <w:t>Ограниченный круг контактов препятствует формированию продуктивных навыков общения со сверстниками и взрослыми и затрудняет формирование адекватной картины мира, что, в свою очередь, оказывается существенным препятствием на пути их адап</w:t>
        <w:softHyphen/>
        <w:t>тации и интеграции в более широком социуме.</w:t>
      </w:r>
    </w:p>
    <w:p>
      <w:pPr>
        <w:pStyle w:val="Normal"/>
        <w:spacing w:lineRule="auto" w:line="240"/>
        <w:ind w:firstLine="720" w:end="0"/>
        <w:rPr>
          <w:sz w:val="24"/>
        </w:rPr>
      </w:pPr>
      <w:r>
        <w:rPr>
          <w:sz w:val="24"/>
        </w:rPr>
        <w:t>Дефицит общения ребенка со взрослым приводит к гипертро</w:t>
        <w:softHyphen/>
        <w:t>фии, сверхценности этой потребности, к практически полной зави</w:t>
        <w:softHyphen/>
        <w:t>симости эмоционального благополучия ребенка от отношения к нему взрослого (Лисина, 1979).</w:t>
      </w:r>
    </w:p>
    <w:p>
      <w:pPr>
        <w:pStyle w:val="Normal"/>
        <w:spacing w:lineRule="auto" w:line="240"/>
        <w:ind w:firstLine="720" w:end="0"/>
        <w:rPr/>
      </w:pPr>
      <w:r>
        <w:rPr>
          <w:sz w:val="24"/>
        </w:rPr>
        <w:t>На фоне напряженности потребности в общении со взрослым и одновременно повышенной зависимости от него обращает на себя внимание агрессивность в отношении ко взрослому. Исследования Мухиной, Носковой, Счастной показывают, что дети, находящиеся в ситуации депривации, не успешны в разрешении конфликтов и</w:t>
      </w:r>
      <w:r>
        <w:rPr>
          <w:b/>
          <w:sz w:val="24"/>
        </w:rPr>
        <w:t xml:space="preserve"> </w:t>
      </w:r>
      <w:r>
        <w:rPr>
          <w:sz w:val="24"/>
        </w:rPr>
        <w:t>со</w:t>
      </w:r>
      <w:r>
        <w:rPr>
          <w:b/>
          <w:sz w:val="24"/>
        </w:rPr>
        <w:t xml:space="preserve"> </w:t>
      </w:r>
      <w:r>
        <w:rPr>
          <w:sz w:val="24"/>
        </w:rPr>
        <w:t>взрослыми и со сверстниками, они агрессивны, стремятся обвинить окружающих в возникновении конфликта, не могут осознать свою вину, неспособны к продуктивному, конструктивному выходу из конфликта.</w:t>
      </w:r>
    </w:p>
    <w:p>
      <w:pPr>
        <w:pStyle w:val="Normal"/>
        <w:spacing w:lineRule="auto" w:line="240"/>
        <w:ind w:firstLine="720" w:end="0"/>
        <w:rPr/>
      </w:pPr>
      <w:r>
        <w:rPr>
          <w:sz w:val="24"/>
        </w:rPr>
        <w:t>Для понимания причин возникновения описанных особеннос</w:t>
        <w:softHyphen/>
        <w:t>тей поведения у воспитанников детского дома недостаточно ука</w:t>
        <w:softHyphen/>
        <w:t>зать, с одной стороны, на узость, ограниченность их контактов со взрослыми, с другой — на высокую интенсивность контактов со сверстниками как простые количественные характеристики. Важно учитывать, что в детском доме ребенок постоянно общается с до</w:t>
        <w:softHyphen/>
        <w:t>вольно узкой группой сверстников, причем он сам не может предпо</w:t>
        <w:softHyphen/>
        <w:t>честь ей какую-либо другую: тесная принадлежность к определенно</w:t>
        <w:softHyphen/>
        <w:t>му кругу сверстников приводит к тому, что отношения в группе складываются по типу родственных. В этом можно увидеть положи</w:t>
        <w:softHyphen/>
        <w:t>тельный фактор, способствующий эмоциональной стабильности, защищенности, но в то же время подобные контакты не способству</w:t>
        <w:softHyphen/>
        <w:t>ют развитию навыков общения со сверстниками, умению налажи</w:t>
        <w:softHyphen/>
        <w:t>вать равноправные отношения с незнакомыми детьми, адекватно оценивать свои качества, необходимые для избирательного, дружес</w:t>
        <w:softHyphen/>
        <w:t>кого общения (Л.И. Божович, Я. Корчак,</w:t>
      </w:r>
      <w:r>
        <w:rPr>
          <w:sz w:val="24"/>
          <w:lang w:val="en-US"/>
        </w:rPr>
        <w:t xml:space="preserve"> B.C.</w:t>
      </w:r>
      <w:r>
        <w:rPr>
          <w:sz w:val="24"/>
        </w:rPr>
        <w:t xml:space="preserve"> Мухина, А.Л. Шринман).</w:t>
      </w:r>
    </w:p>
    <w:p>
      <w:pPr>
        <w:pStyle w:val="Normal"/>
        <w:spacing w:lineRule="auto" w:line="240"/>
        <w:ind w:firstLine="720" w:end="0"/>
        <w:rPr/>
      </w:pPr>
      <w:r>
        <w:rPr>
          <w:sz w:val="24"/>
        </w:rPr>
        <w:t>В основе недоразвития «интимно-личностной» сферы общения лежит отсутствие эмпатии, т.е. сопереживания, умения и потреб</w:t>
        <w:softHyphen/>
        <w:t>ности разделить свои переживания с другим человеком. В то</w:t>
      </w:r>
      <w:r>
        <w:rPr>
          <w:b/>
          <w:sz w:val="24"/>
        </w:rPr>
        <w:t xml:space="preserve"> </w:t>
      </w:r>
      <w:r>
        <w:rPr>
          <w:sz w:val="24"/>
        </w:rPr>
        <w:t>же время исследования Счастной позволяют говорить о том, что у депривированных детей содействие, как умение оказывать помощь дру</w:t>
        <w:softHyphen/>
        <w:t>гому, представлено значительно шире, чем сопереживание. Этот феномен позволяет затронуть один из важнейших вопросов разви</w:t>
        <w:softHyphen/>
        <w:t>тия личности — проблему отчуждения, «обособления». Ситуация депривации способствует развитию феномена отчуждения, и имен</w:t>
        <w:softHyphen/>
        <w:t>но это продуцирует отсутствие любви, тепла в отношении ко второ</w:t>
        <w:softHyphen/>
        <w:t>му, третьему поколению в семье (как некая последовательная цепь поколений, прервать которую бывает достаточно сложно).</w:t>
      </w:r>
    </w:p>
    <w:p>
      <w:pPr>
        <w:pStyle w:val="BodyTextIndent"/>
        <w:spacing w:lineRule="auto" w:line="240"/>
        <w:rPr/>
      </w:pPr>
      <w:r>
        <w:rPr/>
        <w:t>Как показывают исследования, проводимые Мухиной, в услови</w:t>
        <w:softHyphen/>
        <w:t>ях детского дома формируется феномен «мы». У детей возникает своеобразная идентификация друг с другом. В благополучной семье всегда есть фамильное «мы» — чувство, отражающее причастность именно к своей семье. Это важная организующая эмоционально и нравственно сила, которая создает условие защищенности ребенка. В условиях жизни без родительского попечительства у детей сти</w:t>
        <w:softHyphen/>
        <w:t>хийно складывается детдомовское (интернатское) «мы». Это совер</w:t>
        <w:softHyphen/>
        <w:t>шенно особое психологическое образование. Дети без родителей делят мир на «свои» и «чужие», «мы» и «они». От «чужих» они со</w:t>
        <w:softHyphen/>
        <w:t>вместно обособляются, проявляют по отношению к ним агрессию, готовы использовать их в своих целях. У них своя нормативность по отношению ко всем «чужим». Однако внутри своей группы дети чаще всего также обособлены: они могут жестоко обращаться со своим сверстником или ребенком младшего возраста. Эта позиция формируется по многим причинам, но, прежде всего, из-за неразви</w:t>
        <w:softHyphen/>
        <w:t>той и искаженной потребности в любви и признании, из-за эмоцио</w:t>
        <w:softHyphen/>
        <w:t>нально нестабильного положения ребенка (Мухина).</w:t>
      </w:r>
    </w:p>
    <w:p>
      <w:pPr>
        <w:pStyle w:val="Normal"/>
        <w:spacing w:lineRule="auto" w:line="240"/>
        <w:ind w:firstLine="720" w:end="0"/>
        <w:rPr>
          <w:sz w:val="24"/>
        </w:rPr>
      </w:pPr>
      <w:r>
        <w:rPr>
          <w:sz w:val="24"/>
        </w:rPr>
        <w:t>Приведем типичные протоколы обследования детей дошкольно</w:t>
        <w:softHyphen/>
        <w:t>го возраста, находящихся в учреждениях интернатского типа.</w:t>
      </w:r>
    </w:p>
    <w:p>
      <w:pPr>
        <w:pStyle w:val="Normal"/>
        <w:spacing w:lineRule="auto" w:line="240"/>
        <w:ind w:firstLine="720" w:end="0"/>
        <w:rPr>
          <w:b/>
          <w:sz w:val="24"/>
        </w:rPr>
      </w:pPr>
      <w:r>
        <w:rPr>
          <w:b/>
          <w:sz w:val="24"/>
        </w:rPr>
      </w:r>
    </w:p>
    <w:p>
      <w:pPr>
        <w:pStyle w:val="Normal"/>
        <w:spacing w:lineRule="auto" w:line="240"/>
        <w:ind w:firstLine="720" w:end="0"/>
        <w:rPr>
          <w:sz w:val="20"/>
        </w:rPr>
      </w:pPr>
      <w:r>
        <w:rPr>
          <w:b/>
          <w:sz w:val="20"/>
        </w:rPr>
        <w:t>Николай А., 5 лет 8 месяцев</w:t>
      </w:r>
    </w:p>
    <w:p>
      <w:pPr>
        <w:pStyle w:val="Normal"/>
        <w:spacing w:lineRule="auto" w:line="240"/>
        <w:ind w:firstLine="720" w:end="0"/>
        <w:rPr>
          <w:sz w:val="20"/>
        </w:rPr>
      </w:pPr>
      <w:r>
        <w:rPr>
          <w:sz w:val="20"/>
        </w:rPr>
        <w:t xml:space="preserve">Сведения о родителях: о матери есть, отец не указан. </w:t>
      </w:r>
    </w:p>
    <w:p>
      <w:pPr>
        <w:pStyle w:val="Normal"/>
        <w:spacing w:lineRule="auto" w:line="240"/>
        <w:ind w:firstLine="720" w:end="0"/>
        <w:rPr>
          <w:sz w:val="20"/>
        </w:rPr>
      </w:pPr>
      <w:r>
        <w:rPr>
          <w:sz w:val="20"/>
        </w:rPr>
        <w:t>Диагноз — выраженная задержка интеллектуального и речевого разви</w:t>
        <w:softHyphen/>
        <w:t>тия.</w:t>
      </w:r>
    </w:p>
    <w:p>
      <w:pPr>
        <w:pStyle w:val="Normal"/>
        <w:spacing w:lineRule="auto" w:line="240"/>
        <w:ind w:firstLine="720" w:end="0"/>
        <w:rPr>
          <w:sz w:val="20"/>
        </w:rPr>
      </w:pPr>
      <w:r>
        <w:rPr>
          <w:sz w:val="20"/>
        </w:rPr>
        <w:t>Дата поступления — отказной.</w:t>
      </w:r>
    </w:p>
    <w:p>
      <w:pPr>
        <w:pStyle w:val="Normal"/>
        <w:spacing w:lineRule="auto" w:line="240"/>
        <w:ind w:firstLine="720" w:end="0"/>
        <w:rPr>
          <w:sz w:val="20"/>
        </w:rPr>
      </w:pPr>
      <w:r>
        <w:rPr>
          <w:i/>
          <w:sz w:val="20"/>
        </w:rPr>
        <w:t>Обследование познавательной сферы:</w:t>
      </w:r>
    </w:p>
    <w:p>
      <w:pPr>
        <w:pStyle w:val="Normal"/>
        <w:spacing w:lineRule="auto" w:line="240"/>
        <w:ind w:firstLine="720" w:end="0"/>
        <w:rPr>
          <w:sz w:val="20"/>
        </w:rPr>
      </w:pPr>
      <w:r>
        <w:rPr>
          <w:sz w:val="20"/>
        </w:rPr>
        <w:t>1. Восприятие: различает четыре основные формы, основные цвета по образцу и слову.</w:t>
      </w:r>
    </w:p>
    <w:p>
      <w:pPr>
        <w:pStyle w:val="Normal"/>
        <w:spacing w:lineRule="auto" w:line="240"/>
        <w:ind w:firstLine="720" w:end="0"/>
        <w:rPr>
          <w:sz w:val="20"/>
        </w:rPr>
      </w:pPr>
      <w:r>
        <w:rPr>
          <w:sz w:val="20"/>
        </w:rPr>
        <w:t>2. Решил задачи с тремя предметами. Исключить четвертое (лишнее) изображение с картинки не смог, лишние детали в изображении предметов увидел, но не смог объяснить.</w:t>
      </w:r>
    </w:p>
    <w:p>
      <w:pPr>
        <w:pStyle w:val="Normal"/>
        <w:spacing w:lineRule="auto" w:line="240"/>
        <w:ind w:firstLine="720" w:end="0"/>
        <w:rPr>
          <w:sz w:val="20"/>
        </w:rPr>
      </w:pPr>
      <w:r>
        <w:rPr>
          <w:sz w:val="20"/>
        </w:rPr>
        <w:t>3. Внимание: устойчивое, трудно переключаемое. Испытывая затрудне</w:t>
        <w:softHyphen/>
        <w:t>ния с выполнением заданий, все равно старается их выполнить.</w:t>
      </w:r>
    </w:p>
    <w:p>
      <w:pPr>
        <w:pStyle w:val="Normal"/>
        <w:spacing w:lineRule="auto" w:line="240"/>
        <w:ind w:firstLine="720" w:end="0"/>
        <w:rPr>
          <w:sz w:val="20"/>
        </w:rPr>
      </w:pPr>
      <w:r>
        <w:rPr>
          <w:sz w:val="20"/>
        </w:rPr>
        <w:t>4. Из 10 предложенных слов после первого предъявления воспроизвел одно слово, допустил три ошибки, после двух предъявлений — три, после трех — четыре, после четырех и пяти — пять.</w:t>
      </w:r>
    </w:p>
    <w:p>
      <w:pPr>
        <w:pStyle w:val="Normal"/>
        <w:spacing w:lineRule="auto" w:line="240"/>
        <w:ind w:firstLine="720" w:end="0"/>
        <w:rPr>
          <w:sz w:val="20"/>
        </w:rPr>
      </w:pPr>
      <w:r>
        <w:rPr>
          <w:sz w:val="20"/>
        </w:rPr>
        <w:t>5. Воображение: 8;3 (присвоенный ответ в сравнении с образом).</w:t>
      </w:r>
    </w:p>
    <w:p>
      <w:pPr>
        <w:pStyle w:val="Normal"/>
        <w:spacing w:lineRule="auto" w:line="240"/>
        <w:ind w:firstLine="720" w:end="0"/>
        <w:rPr>
          <w:sz w:val="20"/>
        </w:rPr>
      </w:pPr>
      <w:r>
        <w:rPr>
          <w:sz w:val="20"/>
        </w:rPr>
        <w:t xml:space="preserve">6. Уровень познавательного развития ниже возрастной нормы. </w:t>
      </w:r>
    </w:p>
    <w:p>
      <w:pPr>
        <w:pStyle w:val="Normal"/>
        <w:spacing w:lineRule="auto" w:line="240"/>
        <w:ind w:firstLine="720" w:end="0"/>
        <w:rPr>
          <w:sz w:val="20"/>
        </w:rPr>
      </w:pPr>
      <w:r>
        <w:rPr>
          <w:i/>
          <w:sz w:val="20"/>
        </w:rPr>
        <w:t>Обследование речевой сферы:</w:t>
      </w:r>
    </w:p>
    <w:p>
      <w:pPr>
        <w:pStyle w:val="Normal"/>
        <w:spacing w:lineRule="auto" w:line="240"/>
        <w:ind w:firstLine="720" w:end="0"/>
        <w:rPr>
          <w:sz w:val="20"/>
        </w:rPr>
      </w:pPr>
      <w:r>
        <w:rPr>
          <w:sz w:val="20"/>
        </w:rPr>
        <w:t>1. Фонематический слух не сформирован.</w:t>
      </w:r>
    </w:p>
    <w:p>
      <w:pPr>
        <w:pStyle w:val="Normal"/>
        <w:spacing w:lineRule="auto" w:line="240"/>
        <w:ind w:firstLine="720" w:end="0"/>
        <w:rPr>
          <w:sz w:val="20"/>
        </w:rPr>
      </w:pPr>
      <w:r>
        <w:rPr>
          <w:sz w:val="20"/>
        </w:rPr>
        <w:t>2. Общается с помощью простых фраз. Слоговая структура не нарушена.</w:t>
      </w:r>
    </w:p>
    <w:p>
      <w:pPr>
        <w:pStyle w:val="Normal"/>
        <w:spacing w:lineRule="auto" w:line="240"/>
        <w:ind w:firstLine="720" w:end="0"/>
        <w:rPr>
          <w:sz w:val="20"/>
        </w:rPr>
      </w:pPr>
      <w:r>
        <w:rPr>
          <w:sz w:val="20"/>
        </w:rPr>
        <w:t>3. Словарный запас ниже возрастной нормы.</w:t>
      </w:r>
    </w:p>
    <w:p>
      <w:pPr>
        <w:pStyle w:val="BodyTextIndent"/>
        <w:spacing w:lineRule="auto" w:line="240"/>
        <w:rPr>
          <w:sz w:val="20"/>
        </w:rPr>
      </w:pPr>
      <w:r>
        <w:rPr>
          <w:sz w:val="20"/>
        </w:rPr>
        <w:t xml:space="preserve">4. Стертая форма дизаритрии. </w:t>
      </w:r>
    </w:p>
    <w:p>
      <w:pPr>
        <w:pStyle w:val="Normal"/>
        <w:spacing w:lineRule="auto" w:line="240"/>
        <w:ind w:firstLine="720" w:end="0"/>
        <w:rPr>
          <w:sz w:val="20"/>
        </w:rPr>
      </w:pPr>
      <w:r>
        <w:rPr>
          <w:i/>
          <w:sz w:val="20"/>
        </w:rPr>
        <w:t>Обследование эмоционально-волевой сферы:</w:t>
      </w:r>
    </w:p>
    <w:p>
      <w:pPr>
        <w:pStyle w:val="Normal"/>
        <w:spacing w:lineRule="auto" w:line="240"/>
        <w:ind w:firstLine="720" w:end="0"/>
        <w:rPr>
          <w:sz w:val="20"/>
        </w:rPr>
      </w:pPr>
      <w:r>
        <w:rPr>
          <w:sz w:val="20"/>
        </w:rPr>
        <w:t>1. Контактен. Склонен к «застреванию» на отрицательных эмоциональ</w:t>
        <w:softHyphen/>
        <w:t>ных состояниях, к возникновению страхов, инфантилен, раним.</w:t>
      </w:r>
    </w:p>
    <w:p>
      <w:pPr>
        <w:pStyle w:val="Normal"/>
        <w:spacing w:lineRule="auto" w:line="240"/>
        <w:ind w:firstLine="720" w:end="0"/>
        <w:rPr>
          <w:sz w:val="20"/>
        </w:rPr>
      </w:pPr>
      <w:r>
        <w:rPr>
          <w:sz w:val="20"/>
        </w:rPr>
        <w:t>2. В доступных по сложности заданиях действует адекватно, используя целенаправленные пробы.</w:t>
      </w:r>
    </w:p>
    <w:p>
      <w:pPr>
        <w:pStyle w:val="Normal"/>
        <w:spacing w:lineRule="auto" w:line="240"/>
        <w:ind w:firstLine="720" w:end="0"/>
        <w:rPr>
          <w:sz w:val="20"/>
        </w:rPr>
      </w:pPr>
      <w:r>
        <w:rPr>
          <w:sz w:val="20"/>
        </w:rPr>
        <w:t>3. Ориентирован на социальные нормы, но занимает двойственную по</w:t>
        <w:softHyphen/>
        <w:t>зицию: с одной стороны, имеет тенденции к нарушению норм, с другой — боязнь наказания за это.</w:t>
      </w:r>
    </w:p>
    <w:p>
      <w:pPr>
        <w:pStyle w:val="Normal"/>
        <w:spacing w:lineRule="auto" w:line="240"/>
        <w:ind w:firstLine="720" w:end="0"/>
        <w:rPr/>
      </w:pPr>
      <w:r>
        <w:rPr>
          <w:i/>
          <w:sz w:val="20"/>
        </w:rPr>
        <w:t xml:space="preserve">Самооценка и притязание на признание: </w:t>
      </w:r>
      <w:r>
        <w:rPr>
          <w:sz w:val="20"/>
        </w:rPr>
        <w:t>самооценка, не сформирована, пре</w:t>
        <w:softHyphen/>
        <w:t>тендует на успех в деятельности и высокий статус в группе, микрогруппе.</w:t>
      </w:r>
    </w:p>
    <w:p>
      <w:pPr>
        <w:pStyle w:val="Normal"/>
        <w:spacing w:lineRule="auto" w:line="240"/>
        <w:ind w:firstLine="720" w:end="0"/>
        <w:rPr>
          <w:b/>
          <w:sz w:val="20"/>
        </w:rPr>
      </w:pPr>
      <w:r>
        <w:rPr>
          <w:b/>
          <w:sz w:val="20"/>
        </w:rPr>
      </w:r>
    </w:p>
    <w:p>
      <w:pPr>
        <w:pStyle w:val="Normal"/>
        <w:spacing w:lineRule="auto" w:line="240"/>
        <w:ind w:firstLine="720" w:end="0"/>
        <w:rPr>
          <w:sz w:val="20"/>
        </w:rPr>
      </w:pPr>
      <w:r>
        <w:rPr>
          <w:b/>
          <w:sz w:val="20"/>
        </w:rPr>
        <w:t>Анна И., 5 лет 4 месяца</w:t>
      </w:r>
    </w:p>
    <w:p>
      <w:pPr>
        <w:pStyle w:val="Normal"/>
        <w:spacing w:lineRule="auto" w:line="240"/>
        <w:ind w:firstLine="720" w:end="0"/>
        <w:rPr/>
      </w:pPr>
      <w:r>
        <w:rPr>
          <w:sz w:val="20"/>
        </w:rPr>
        <w:t>Сведения о родителях: мать —</w:t>
      </w:r>
      <w:r>
        <w:rPr>
          <w:b/>
          <w:sz w:val="20"/>
        </w:rPr>
        <w:t xml:space="preserve"> </w:t>
      </w:r>
      <w:r>
        <w:rPr>
          <w:sz w:val="20"/>
        </w:rPr>
        <w:t>бомж, отец имеет двоих детей,</w:t>
      </w:r>
      <w:r>
        <w:rPr>
          <w:b/>
          <w:sz w:val="20"/>
        </w:rPr>
        <w:t xml:space="preserve"> </w:t>
      </w:r>
      <w:r>
        <w:rPr>
          <w:sz w:val="20"/>
        </w:rPr>
        <w:t>место жи</w:t>
        <w:softHyphen/>
        <w:t>тельства неизвестно.</w:t>
      </w:r>
    </w:p>
    <w:p>
      <w:pPr>
        <w:pStyle w:val="BodyTextIndent"/>
        <w:spacing w:lineRule="auto" w:line="240"/>
        <w:rPr>
          <w:sz w:val="20"/>
        </w:rPr>
      </w:pPr>
      <w:r>
        <w:rPr>
          <w:sz w:val="20"/>
        </w:rPr>
        <w:t xml:space="preserve">Диагноз — задержка речевого развития. </w:t>
      </w:r>
    </w:p>
    <w:p>
      <w:pPr>
        <w:pStyle w:val="BodyTextIndent"/>
        <w:spacing w:lineRule="auto" w:line="240"/>
        <w:rPr>
          <w:sz w:val="20"/>
        </w:rPr>
      </w:pPr>
      <w:r>
        <w:rPr>
          <w:sz w:val="20"/>
        </w:rPr>
        <w:t xml:space="preserve">Дата поступления — отказная. </w:t>
      </w:r>
    </w:p>
    <w:p>
      <w:pPr>
        <w:pStyle w:val="Normal"/>
        <w:spacing w:lineRule="auto" w:line="240"/>
        <w:ind w:firstLine="720" w:end="0"/>
        <w:rPr>
          <w:sz w:val="20"/>
        </w:rPr>
      </w:pPr>
      <w:r>
        <w:rPr>
          <w:i/>
          <w:sz w:val="20"/>
        </w:rPr>
        <w:t>Обследование познавательной сферы:</w:t>
      </w:r>
    </w:p>
    <w:p>
      <w:pPr>
        <w:pStyle w:val="Normal"/>
        <w:spacing w:lineRule="auto" w:line="240"/>
        <w:ind w:firstLine="720" w:end="0"/>
        <w:rPr>
          <w:sz w:val="20"/>
        </w:rPr>
      </w:pPr>
      <w:r>
        <w:rPr>
          <w:sz w:val="20"/>
        </w:rPr>
        <w:t>1. Восприятие: различает по образцу цвета и формы, называет их.</w:t>
      </w:r>
    </w:p>
    <w:p>
      <w:pPr>
        <w:pStyle w:val="Normal"/>
        <w:spacing w:lineRule="auto" w:line="240"/>
        <w:ind w:firstLine="720" w:end="0"/>
        <w:rPr>
          <w:sz w:val="20"/>
        </w:rPr>
      </w:pPr>
      <w:r>
        <w:rPr>
          <w:sz w:val="20"/>
        </w:rPr>
        <w:t>2. Мышление: решает задачи в пределах 4; переносные смыслы не пони</w:t>
        <w:softHyphen/>
        <w:t>мает, с заданиями на доске Сегена справляется успешно, на кубиках Коосса — только с подсказки взрослого.</w:t>
      </w:r>
    </w:p>
    <w:p>
      <w:pPr>
        <w:pStyle w:val="Normal"/>
        <w:spacing w:lineRule="auto" w:line="240"/>
        <w:ind w:firstLine="720" w:end="0"/>
        <w:rPr/>
      </w:pPr>
      <w:r>
        <w:rPr>
          <w:sz w:val="20"/>
        </w:rPr>
        <w:t>3. Внимательна.</w:t>
      </w:r>
    </w:p>
    <w:p>
      <w:pPr>
        <w:pStyle w:val="Normal"/>
        <w:spacing w:lineRule="auto" w:line="240"/>
        <w:ind w:firstLine="720" w:end="0"/>
        <w:rPr>
          <w:sz w:val="20"/>
        </w:rPr>
      </w:pPr>
      <w:r>
        <w:rPr>
          <w:sz w:val="20"/>
        </w:rPr>
        <w:t>4. Память: после первого предъявления из десяти предложенных слов воспроизвела четыре слова, после двух — шесть, после трех — восемь, после пяти — десять.</w:t>
      </w:r>
    </w:p>
    <w:p>
      <w:pPr>
        <w:pStyle w:val="Normal"/>
        <w:spacing w:lineRule="auto" w:line="240"/>
        <w:ind w:firstLine="720" w:end="0"/>
        <w:rPr>
          <w:sz w:val="20"/>
        </w:rPr>
      </w:pPr>
      <w:r>
        <w:rPr>
          <w:sz w:val="20"/>
        </w:rPr>
        <w:t>5. Воображение (повторение ответа по образцу).</w:t>
      </w:r>
    </w:p>
    <w:p>
      <w:pPr>
        <w:pStyle w:val="Normal"/>
        <w:spacing w:lineRule="auto" w:line="240"/>
        <w:ind w:firstLine="720" w:end="0"/>
        <w:rPr>
          <w:sz w:val="20"/>
        </w:rPr>
      </w:pPr>
      <w:r>
        <w:rPr>
          <w:sz w:val="20"/>
        </w:rPr>
        <w:t xml:space="preserve">6. Уровень познавательного развития в целом соответствует возрасту. </w:t>
      </w:r>
    </w:p>
    <w:p>
      <w:pPr>
        <w:pStyle w:val="Normal"/>
        <w:spacing w:lineRule="auto" w:line="240"/>
        <w:ind w:firstLine="720" w:end="0"/>
        <w:rPr>
          <w:sz w:val="20"/>
        </w:rPr>
      </w:pPr>
      <w:r>
        <w:rPr>
          <w:sz w:val="20"/>
        </w:rPr>
        <w:t xml:space="preserve">Проявляет хорошую познавательную активность. </w:t>
      </w:r>
    </w:p>
    <w:p>
      <w:pPr>
        <w:pStyle w:val="Normal"/>
        <w:spacing w:lineRule="auto" w:line="240"/>
        <w:ind w:firstLine="720" w:end="0"/>
        <w:rPr>
          <w:sz w:val="20"/>
        </w:rPr>
      </w:pPr>
      <w:r>
        <w:rPr>
          <w:i/>
          <w:sz w:val="20"/>
        </w:rPr>
        <w:t>Обследование речевой сферы:</w:t>
      </w:r>
    </w:p>
    <w:p>
      <w:pPr>
        <w:pStyle w:val="Normal"/>
        <w:spacing w:lineRule="auto" w:line="240"/>
        <w:ind w:firstLine="720" w:end="0"/>
        <w:rPr>
          <w:sz w:val="20"/>
        </w:rPr>
      </w:pPr>
      <w:r>
        <w:rPr>
          <w:sz w:val="20"/>
        </w:rPr>
        <w:t>1. Фразы строит правильно, мысли выражает доходчиво.</w:t>
      </w:r>
    </w:p>
    <w:p>
      <w:pPr>
        <w:pStyle w:val="Normal"/>
        <w:spacing w:lineRule="auto" w:line="240"/>
        <w:ind w:firstLine="720" w:end="0"/>
        <w:rPr>
          <w:sz w:val="20"/>
        </w:rPr>
      </w:pPr>
      <w:r>
        <w:rPr>
          <w:sz w:val="20"/>
        </w:rPr>
        <w:t>2. Запас слов ниже среднего уровня.</w:t>
      </w:r>
    </w:p>
    <w:p>
      <w:pPr>
        <w:pStyle w:val="Normal"/>
        <w:spacing w:lineRule="auto" w:line="240"/>
        <w:ind w:firstLine="720" w:end="0"/>
        <w:rPr>
          <w:sz w:val="20"/>
        </w:rPr>
      </w:pPr>
      <w:r>
        <w:rPr>
          <w:sz w:val="20"/>
        </w:rPr>
        <w:t>3. Задержка речевого развития.</w:t>
      </w:r>
    </w:p>
    <w:p>
      <w:pPr>
        <w:pStyle w:val="Normal"/>
        <w:spacing w:lineRule="auto" w:line="240"/>
        <w:ind w:firstLine="720" w:end="0"/>
        <w:rPr>
          <w:i/>
          <w:i/>
          <w:sz w:val="20"/>
        </w:rPr>
      </w:pPr>
      <w:r>
        <w:rPr>
          <w:i/>
          <w:sz w:val="20"/>
        </w:rPr>
        <w:t>Обследование эмоционально-волевой сферы:</w:t>
      </w:r>
    </w:p>
    <w:p>
      <w:pPr>
        <w:pStyle w:val="Normal"/>
        <w:spacing w:lineRule="auto" w:line="240"/>
        <w:ind w:firstLine="720" w:end="0"/>
        <w:rPr>
          <w:sz w:val="20"/>
        </w:rPr>
      </w:pPr>
      <w:r>
        <w:rPr>
          <w:sz w:val="20"/>
        </w:rPr>
        <w:t>1. Эмоциональный статус в норме.</w:t>
      </w:r>
    </w:p>
    <w:p>
      <w:pPr>
        <w:pStyle w:val="Normal"/>
        <w:spacing w:lineRule="auto" w:line="240"/>
        <w:ind w:firstLine="720" w:end="0"/>
        <w:rPr>
          <w:sz w:val="20"/>
        </w:rPr>
      </w:pPr>
      <w:r>
        <w:rPr>
          <w:sz w:val="20"/>
        </w:rPr>
        <w:t>2. Осуществляет планирование своей деятельности, действует целена</w:t>
        <w:softHyphen/>
        <w:t>правленно и последовательно.</w:t>
      </w:r>
    </w:p>
    <w:p>
      <w:pPr>
        <w:pStyle w:val="Normal"/>
        <w:spacing w:lineRule="auto" w:line="240"/>
        <w:ind w:firstLine="720" w:end="0"/>
        <w:rPr>
          <w:sz w:val="20"/>
        </w:rPr>
      </w:pPr>
      <w:r>
        <w:rPr>
          <w:sz w:val="20"/>
        </w:rPr>
        <w:t>3. Успешно усваивает социальные нормы, хорошо социально адаптиро</w:t>
        <w:softHyphen/>
        <w:t>вана.</w:t>
      </w:r>
    </w:p>
    <w:p>
      <w:pPr>
        <w:pStyle w:val="Normal"/>
        <w:spacing w:lineRule="auto" w:line="240"/>
        <w:ind w:firstLine="720" w:end="0"/>
        <w:rPr>
          <w:sz w:val="24"/>
        </w:rPr>
      </w:pPr>
      <w:r>
        <w:rPr>
          <w:i/>
          <w:sz w:val="20"/>
        </w:rPr>
        <w:t>Самооценка и притязание на признание,</w:t>
      </w:r>
      <w:r>
        <w:rPr>
          <w:sz w:val="20"/>
        </w:rPr>
        <w:t xml:space="preserve"> самооценка в норме — положи</w:t>
        <w:softHyphen/>
        <w:t>тельная. Уровень притязаний высокий, притязает на признание и оценку взрослого. Сформировано ценностное отношение к</w:t>
      </w:r>
      <w:r>
        <w:rPr>
          <w:b/>
          <w:sz w:val="20"/>
        </w:rPr>
        <w:t xml:space="preserve"> </w:t>
      </w:r>
      <w:r>
        <w:rPr>
          <w:sz w:val="20"/>
        </w:rPr>
        <w:t>себе.</w:t>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Приведенный краткий анализ особенностей личностного разви</w:t>
        <w:softHyphen/>
        <w:t>тия детей, находящихся в ситуации депривации, закономерно ставит вопрос о возможности снятия ее последствий или хотя бы сглажи</w:t>
        <w:softHyphen/>
        <w:t>вания, коррекции их. Мы, безусловно, понимаем, что ликвидация последствий любой аварии — экологической, технической или лич</w:t>
        <w:softHyphen/>
        <w:t>ностной, как в данном случае, не может стереть всех ее следов, од</w:t>
        <w:softHyphen/>
        <w:t>нако нивелирование их, для того, чтобы человек мог адаптировать</w:t>
        <w:softHyphen/>
        <w:t>ся в обществе, хотя и сложно, однако возможно. Следует говорить о глобальных способах решения проблемы и таких, которые позволи</w:t>
        <w:softHyphen/>
        <w:t>ли бы реализовать ее «в заданных условиях».</w:t>
      </w:r>
    </w:p>
    <w:p>
      <w:pPr>
        <w:pStyle w:val="Normal"/>
        <w:spacing w:lineRule="auto" w:line="240"/>
        <w:ind w:firstLine="720" w:end="0"/>
        <w:rPr>
          <w:sz w:val="24"/>
        </w:rPr>
      </w:pPr>
      <w:r>
        <w:rPr>
          <w:sz w:val="24"/>
        </w:rPr>
        <w:t>К числу глобальных решений мы относим такие, как перевод всех детских домов за черту города. Поселение детей «на земле», где непосредственное общение с природой, добывание «хлеба насущно</w:t>
        <w:softHyphen/>
        <w:t>го» своими руками, обучение ремеслу и целый ряд других факторов позволят в корне изменить «социальную ситуацию развития». Путь этот очень сложен, но возможен (Мухина, Счастная).</w:t>
      </w:r>
    </w:p>
    <w:p>
      <w:pPr>
        <w:pStyle w:val="Normal"/>
        <w:spacing w:lineRule="auto" w:line="240"/>
        <w:ind w:firstLine="720" w:end="0"/>
        <w:rPr>
          <w:sz w:val="24"/>
        </w:rPr>
      </w:pPr>
      <w:r>
        <w:rPr>
          <w:sz w:val="24"/>
        </w:rPr>
        <w:t>Создание детских домов семейного типа, попечительские (фостерские) семьи — это также один из путей изменения ситуации.</w:t>
      </w:r>
    </w:p>
    <w:p>
      <w:pPr>
        <w:pStyle w:val="Normal"/>
        <w:spacing w:lineRule="auto" w:line="240"/>
        <w:ind w:firstLine="720" w:end="0"/>
        <w:rPr>
          <w:sz w:val="24"/>
        </w:rPr>
      </w:pPr>
      <w:r>
        <w:rPr>
          <w:sz w:val="24"/>
        </w:rPr>
        <w:t>Кроме того, существует и способ изменения последствий депри</w:t>
        <w:softHyphen/>
        <w:t>вации путем реабилитации и коррекции. В этом направлении уже сделаны значительные шаги. Мы можем говорить о системе воспи</w:t>
        <w:softHyphen/>
        <w:t>тания, направленной на стирание последствий депривации — это система, предложенная Мухиной и внедренная под ее руководством в Доме детства в Ганске Яруловым и др.</w:t>
      </w:r>
    </w:p>
    <w:p>
      <w:pPr>
        <w:pStyle w:val="BodyTextIndent"/>
        <w:spacing w:lineRule="auto" w:line="240"/>
        <w:rPr/>
      </w:pPr>
      <w:r>
        <w:rPr/>
        <w:t>Можно говорить и о некоторых программах, направленных на реабилитацию отдельных личностных качеств (агрессивности, тре</w:t>
        <w:softHyphen/>
        <w:t>вожности) и обучение эффективному эмоциональному взаимодей</w:t>
        <w:softHyphen/>
        <w:t>ствию, разработанных Т.Н. Счастной и внедренных Ю.В. Егошкиным (1994—1995) в Шереметьево-Песоченском детском доме (Ря</w:t>
        <w:softHyphen/>
        <w:t>зань) и Л.В. Маликовым (1995—1997) в Доме детства в Оренбурге. Имеется и много других достаточно эффективных программ, разработанных отечественными педагогами и психологами и внедряе</w:t>
        <w:softHyphen/>
        <w:t>мых в практику работы Домов детства (Калуга, Ульяновск).</w:t>
      </w:r>
    </w:p>
    <w:p>
      <w:pPr>
        <w:pStyle w:val="Normal"/>
        <w:spacing w:lineRule="auto" w:line="240"/>
        <w:ind w:firstLine="720" w:end="0"/>
        <w:rPr>
          <w:sz w:val="24"/>
        </w:rPr>
      </w:pPr>
      <w:r>
        <w:rPr>
          <w:sz w:val="24"/>
        </w:rPr>
        <w:t>При отборе методик для диагностического обследования детей дошкольного возраста необходимо учитывать психологические но</w:t>
        <w:softHyphen/>
        <w:t>вообразования (развитие перцептивных действий, уровень разви</w:t>
        <w:softHyphen/>
        <w:t>тия наглядно-образного мышления), уровень развития ведущей дея</w:t>
        <w:softHyphen/>
        <w:t>тельности — игровой, а также типичных видов деятельности — кон</w:t>
        <w:softHyphen/>
        <w:t>струирования и рисования.</w:t>
      </w:r>
    </w:p>
    <w:p>
      <w:pPr>
        <w:pStyle w:val="Normal"/>
        <w:spacing w:lineRule="auto" w:line="240"/>
        <w:ind w:firstLine="720" w:end="0"/>
        <w:rPr>
          <w:sz w:val="24"/>
        </w:rPr>
      </w:pPr>
      <w:r>
        <w:rPr>
          <w:sz w:val="24"/>
        </w:rPr>
        <w:t>При этом важно помнить, что умственное воспитание происхо</w:t>
        <w:softHyphen/>
        <w:t>дит, с одной стороны, в процессе развития основных форм мышле</w:t>
        <w:softHyphen/>
        <w:t>ния (наглядно-действенного, наглядно-образного, элементов логи</w:t>
        <w:softHyphen/>
        <w:t>ческого), а с другой — в процессе формирования элементарных сис</w:t>
        <w:softHyphen/>
        <w:t>тематических знаний и представлений об окружающей действи</w:t>
        <w:softHyphen/>
        <w:t>тельности.</w:t>
      </w:r>
    </w:p>
    <w:p>
      <w:pPr>
        <w:pStyle w:val="Normal"/>
        <w:spacing w:lineRule="auto" w:line="240"/>
        <w:ind w:firstLine="720" w:end="0"/>
        <w:rPr>
          <w:sz w:val="24"/>
        </w:rPr>
      </w:pPr>
      <w:r>
        <w:rPr>
          <w:sz w:val="24"/>
        </w:rPr>
        <w:t>Учитывая особенности социальных условий жизни детей-сирот, считаем, что в основе диагностики их умственного развития долж</w:t>
        <w:softHyphen/>
        <w:t>но лежать понимание познавательных психических процессов как ориентировочных действий, направленных на обследование пред</w:t>
        <w:softHyphen/>
        <w:t>метов и явлений, выяснение и запечатление их свойств и отноше</w:t>
        <w:softHyphen/>
        <w:t>ний.</w:t>
      </w:r>
    </w:p>
    <w:p>
      <w:pPr>
        <w:pStyle w:val="Normal"/>
        <w:spacing w:lineRule="auto" w:line="240"/>
        <w:ind w:firstLine="720" w:end="0"/>
        <w:rPr>
          <w:sz w:val="24"/>
        </w:rPr>
      </w:pPr>
      <w:r>
        <w:rPr>
          <w:sz w:val="24"/>
        </w:rPr>
        <w:t>Опыт обследования детей дошкольного возраста показывает, что основными параметрами умственного развития можно считать:</w:t>
      </w:r>
    </w:p>
    <w:p>
      <w:pPr>
        <w:pStyle w:val="Normal"/>
        <w:spacing w:lineRule="auto" w:line="240"/>
        <w:ind w:firstLine="720" w:end="0"/>
        <w:rPr>
          <w:sz w:val="24"/>
        </w:rPr>
      </w:pPr>
      <w:r>
        <w:rPr>
          <w:sz w:val="24"/>
        </w:rPr>
        <w:t>принятие задания;</w:t>
      </w:r>
    </w:p>
    <w:p>
      <w:pPr>
        <w:pStyle w:val="Normal"/>
        <w:spacing w:lineRule="auto" w:line="240"/>
        <w:ind w:firstLine="720" w:end="0"/>
        <w:rPr>
          <w:sz w:val="24"/>
        </w:rPr>
      </w:pPr>
      <w:r>
        <w:rPr>
          <w:sz w:val="24"/>
        </w:rPr>
        <w:t>понимание условий задания;</w:t>
      </w:r>
    </w:p>
    <w:p>
      <w:pPr>
        <w:pStyle w:val="Normal"/>
        <w:spacing w:lineRule="auto" w:line="240"/>
        <w:ind w:firstLine="720" w:end="0"/>
        <w:rPr>
          <w:sz w:val="24"/>
        </w:rPr>
      </w:pPr>
      <w:r>
        <w:rPr>
          <w:sz w:val="24"/>
        </w:rPr>
        <w:t>способы выполнения (хаотические действия, примеривание, це</w:t>
        <w:softHyphen/>
        <w:t>ленаправленные пробы, практическое примеривание, зрительная ориентировка);</w:t>
      </w:r>
    </w:p>
    <w:p>
      <w:pPr>
        <w:pStyle w:val="Normal"/>
        <w:spacing w:lineRule="auto" w:line="240"/>
        <w:ind w:firstLine="720" w:end="0"/>
        <w:rPr>
          <w:sz w:val="24"/>
        </w:rPr>
      </w:pPr>
      <w:r>
        <w:rPr>
          <w:sz w:val="24"/>
        </w:rPr>
        <w:t>обучаемость в процессе обследования;</w:t>
      </w:r>
    </w:p>
    <w:p>
      <w:pPr>
        <w:pStyle w:val="Normal"/>
        <w:spacing w:lineRule="auto" w:line="240"/>
        <w:ind w:firstLine="720" w:end="0"/>
        <w:rPr>
          <w:sz w:val="24"/>
        </w:rPr>
      </w:pPr>
      <w:r>
        <w:rPr>
          <w:sz w:val="24"/>
        </w:rPr>
        <w:t>отношение к результату своей деятельности.</w:t>
      </w:r>
    </w:p>
    <w:p>
      <w:pPr>
        <w:pStyle w:val="Normal"/>
        <w:spacing w:lineRule="auto" w:line="240"/>
        <w:ind w:firstLine="720" w:end="0"/>
        <w:rPr>
          <w:sz w:val="24"/>
        </w:rPr>
      </w:pPr>
      <w:r>
        <w:rPr>
          <w:sz w:val="24"/>
        </w:rPr>
        <w:t>Такой подход к оценке действий ребенка позволит определить не только «актуальный» уровень развития, но и потенциальный, т.е. зону ближайшего развития. Это, в свою очередь, дает возможность составить индивидуальную программу коррекционного обучения каждого ребенка.</w:t>
      </w:r>
    </w:p>
    <w:p>
      <w:pPr>
        <w:pStyle w:val="Normal"/>
        <w:spacing w:lineRule="auto" w:line="240"/>
        <w:ind w:firstLine="720" w:end="0"/>
        <w:rPr>
          <w:sz w:val="24"/>
        </w:rPr>
      </w:pPr>
      <w:r>
        <w:rPr>
          <w:sz w:val="24"/>
        </w:rPr>
        <w:t>Важной задачей обследования детей 4—5-го годов жизни являет</w:t>
        <w:softHyphen/>
        <w:t>ся изучение их уровня развития ориентировочно-познавательной деятельности. Дети с нормальным интеллектом решают практичес</w:t>
        <w:softHyphen/>
        <w:t>кие и проблемно-практические задачи методом целенаправленных проб. В этом возрасте у детей развивается сюжетная и появляется сюжетно-ролевая игра. Кроме того, отмечается стойкий интерес к продуктивным видам деятельности (рисование, конструирование и др.).</w:t>
      </w:r>
    </w:p>
    <w:p>
      <w:pPr>
        <w:pStyle w:val="Normal"/>
        <w:spacing w:lineRule="auto" w:line="240"/>
        <w:ind w:firstLine="720" w:end="0"/>
        <w:rPr>
          <w:sz w:val="24"/>
        </w:rPr>
      </w:pPr>
      <w:r>
        <w:rPr>
          <w:sz w:val="24"/>
        </w:rPr>
        <w:t>При обследовании детей 6-го года жизни должны учитываться следующие психологические новообразования: решение задач мето</w:t>
        <w:softHyphen/>
        <w:t>дом практического примеривания, а в некоторых случаях — мето</w:t>
        <w:softHyphen/>
        <w:t>дом зрительной ориентировки; сюжетно-ролевая игра; отражение сюжета в продуктивных видах деятельности.</w:t>
      </w:r>
    </w:p>
    <w:p>
      <w:pPr>
        <w:pStyle w:val="Normal"/>
        <w:spacing w:lineRule="auto" w:line="240"/>
        <w:ind w:firstLine="720" w:end="0"/>
        <w:rPr>
          <w:sz w:val="24"/>
        </w:rPr>
      </w:pPr>
      <w:r>
        <w:rPr>
          <w:sz w:val="24"/>
        </w:rPr>
      </w:r>
    </w:p>
    <w:p>
      <w:pPr>
        <w:pStyle w:val="Heading2"/>
        <w:keepNext w:val="false"/>
        <w:rPr/>
      </w:pPr>
      <w:bookmarkStart w:id="38" w:name="__RefHeading___Toc511554740"/>
      <w:bookmarkEnd w:id="38"/>
      <w:r>
        <w:rPr/>
        <w:t xml:space="preserve">• </w:t>
      </w:r>
      <w:r>
        <w:rPr/>
        <w:t>Вопросы и задания</w:t>
      </w:r>
    </w:p>
    <w:p>
      <w:pPr>
        <w:pStyle w:val="Normal"/>
        <w:spacing w:lineRule="auto" w:line="240"/>
        <w:ind w:hanging="0" w:start="709" w:end="0"/>
        <w:rPr>
          <w:sz w:val="24"/>
        </w:rPr>
      </w:pPr>
      <w:r>
        <w:rPr>
          <w:sz w:val="24"/>
        </w:rPr>
        <w:t>1. Расскажите, какой смысл вкладывается в термин «депривация».</w:t>
      </w:r>
    </w:p>
    <w:p>
      <w:pPr>
        <w:pStyle w:val="Normal"/>
        <w:spacing w:lineRule="auto" w:line="240"/>
        <w:ind w:hanging="0" w:start="709" w:end="0"/>
        <w:rPr>
          <w:sz w:val="24"/>
        </w:rPr>
      </w:pPr>
      <w:r>
        <w:rPr>
          <w:sz w:val="24"/>
        </w:rPr>
        <w:t>2. Назовите причины депривации психического развития в детском возрасте.</w:t>
      </w:r>
    </w:p>
    <w:p>
      <w:pPr>
        <w:pStyle w:val="Normal"/>
        <w:spacing w:lineRule="auto" w:line="240"/>
        <w:ind w:hanging="0" w:start="709" w:end="0"/>
        <w:rPr>
          <w:sz w:val="24"/>
        </w:rPr>
      </w:pPr>
      <w:r>
        <w:rPr>
          <w:sz w:val="24"/>
        </w:rPr>
        <w:t>3. Перечислите виды депривации, чаще всего встречающиеся в мла</w:t>
        <w:softHyphen/>
        <w:t>денчестве и раннем детстве.</w:t>
      </w:r>
    </w:p>
    <w:p>
      <w:pPr>
        <w:pStyle w:val="Normal"/>
        <w:spacing w:lineRule="auto" w:line="240"/>
        <w:ind w:hanging="0" w:start="709" w:end="0"/>
        <w:rPr>
          <w:sz w:val="24"/>
        </w:rPr>
      </w:pPr>
      <w:r>
        <w:rPr>
          <w:sz w:val="24"/>
        </w:rPr>
        <w:t>4. Назовите наиболее распространенные при депривации наруше</w:t>
        <w:softHyphen/>
        <w:t>ния в познавательном развитии детей дошкольного возраста.</w:t>
      </w:r>
    </w:p>
    <w:p>
      <w:pPr>
        <w:pStyle w:val="Normal"/>
        <w:spacing w:lineRule="auto" w:line="240"/>
        <w:ind w:hanging="0" w:start="709" w:end="0"/>
        <w:rPr>
          <w:sz w:val="24"/>
        </w:rPr>
      </w:pPr>
      <w:r>
        <w:rPr>
          <w:sz w:val="24"/>
        </w:rPr>
        <w:t>5. Перечислите, что характерно для общения и эмоциональных ре</w:t>
        <w:softHyphen/>
        <w:t>акций детей, воспитывающихся в детских домах и интернатах.</w:t>
      </w:r>
    </w:p>
    <w:p>
      <w:pPr>
        <w:pStyle w:val="Normal"/>
        <w:spacing w:lineRule="auto" w:line="240"/>
        <w:ind w:hanging="0" w:start="709" w:end="0"/>
        <w:rPr>
          <w:sz w:val="24"/>
        </w:rPr>
      </w:pPr>
      <w:r>
        <w:rPr>
          <w:sz w:val="24"/>
        </w:rPr>
        <w:t>6. Расскажите, чем отличается диагностика детей, растущих в усло</w:t>
        <w:softHyphen/>
        <w:t>виях депривации.</w:t>
      </w:r>
    </w:p>
    <w:p>
      <w:pPr>
        <w:pStyle w:val="Heading1"/>
        <w:keepNext w:val="false"/>
        <w:spacing w:lineRule="auto" w:line="316"/>
        <w:ind w:hanging="0" w:end="0"/>
        <w:jc w:val="both"/>
        <w:rPr>
          <w:sz w:val="24"/>
        </w:rPr>
      </w:pPr>
      <w:r>
        <w:rPr>
          <w:sz w:val="24"/>
        </w:rPr>
      </w:r>
    </w:p>
    <w:p>
      <w:pPr>
        <w:pStyle w:val="Heading1"/>
        <w:keepNext w:val="false"/>
        <w:spacing w:lineRule="auto" w:line="316"/>
        <w:ind w:hanging="0" w:end="0"/>
        <w:rPr/>
      </w:pPr>
      <w:bookmarkStart w:id="39" w:name="__RefHeading___Toc511554741"/>
      <w:bookmarkEnd w:id="39"/>
      <w:r>
        <w:rPr/>
        <w:t>КОРРЕКЦИОННЫЕ ИГРЫ И ЗАНЯТИЯ ДЛЯ ДЕТЕЙ С ТРУДНОСТЯМИ В ОБЩЕНИИ</w:t>
      </w:r>
    </w:p>
    <w:p>
      <w:pPr>
        <w:pStyle w:val="Heading1"/>
        <w:keepNext w:val="false"/>
        <w:spacing w:lineRule="auto" w:line="316"/>
        <w:ind w:hanging="0" w:end="0"/>
        <w:rPr/>
      </w:pPr>
      <w:bookmarkStart w:id="40" w:name="__RefHeading___Toc511554742"/>
      <w:bookmarkEnd w:id="40"/>
      <w:r>
        <w:rPr/>
        <w:t>ГЛАВА 6.</w:t>
      </w:r>
    </w:p>
    <w:p>
      <w:pPr>
        <w:pStyle w:val="Normal"/>
        <w:spacing w:lineRule="auto" w:line="240"/>
        <w:ind w:hanging="0" w:end="0"/>
        <w:rPr>
          <w:sz w:val="24"/>
        </w:rPr>
      </w:pPr>
      <w:r>
        <w:rPr>
          <w:sz w:val="24"/>
        </w:rPr>
        <w:t>Отношения с другими людьми зарождаются и наиболее интенсивно развиваются в дошкольном возрасте. Первый опыт таких отноше</w:t>
        <w:softHyphen/>
        <w:t>ний становится тем фундаментом, на котором строится дальнейшее развитие личности. От того, как сложатся отношения ребенка в первой в его жизни группе сверстников — в группе детского сада — во многом зависит последующий путь его личностного и социально</w:t>
        <w:softHyphen/>
        <w:t>го развития, а значит, и его дальнейшая судьба. Особую важность эта проблема приобретает в настоящее время, когда нравственное и коммуникативное развитие детей вызывает серьезную тревогу. Множество негативных явлений, наблюдаемых в детской и под</w:t>
        <w:softHyphen/>
        <w:t>ростковой среде (агрессивность, отчужденность, жестокость, враж</w:t>
        <w:softHyphen/>
        <w:t>дебность и пр.), зарождается именно в раннем возрасте, когда ребе</w:t>
        <w:softHyphen/>
        <w:t>нок вступает в первые отношения с себе подобными. Если эти отно</w:t>
        <w:softHyphen/>
        <w:t>шения складываются благополучно, если ребенок тянется к сверст</w:t>
        <w:softHyphen/>
        <w:t>никам и умеет общаться с ними, никого не обижая и не обижаясь на других, можно надеяться, что он и в будущем будет нормально чувст</w:t>
        <w:softHyphen/>
        <w:t>вовать себя среди людей.</w:t>
      </w:r>
    </w:p>
    <w:p>
      <w:pPr>
        <w:pStyle w:val="Normal"/>
        <w:spacing w:lineRule="auto" w:line="240"/>
        <w:ind w:firstLine="720" w:end="0"/>
        <w:rPr>
          <w:sz w:val="24"/>
        </w:rPr>
      </w:pPr>
      <w:r>
        <w:rPr>
          <w:sz w:val="24"/>
        </w:rPr>
        <w:t>Очень серьезная и ответственная роль в формировании детских межличностных отношений принадлежит практическим психоло</w:t>
        <w:softHyphen/>
        <w:t>гам, работающим в детских садах. Одной из главных задач, которую ставят перед психологами родители и воспитатели, — это воспита</w:t>
        <w:softHyphen/>
        <w:t>ние гуманного отношения к людям и формирование коммуникатив</w:t>
        <w:softHyphen/>
        <w:t>ных способностей. Особенно остро этот вопрос стоит примени</w:t>
        <w:softHyphen/>
        <w:t>тельно к «трудным» детям.</w:t>
      </w:r>
    </w:p>
    <w:p>
      <w:pPr>
        <w:pStyle w:val="Normal"/>
        <w:spacing w:lineRule="auto" w:line="240"/>
        <w:ind w:firstLine="720" w:end="0"/>
        <w:rPr>
          <w:sz w:val="24"/>
        </w:rPr>
      </w:pPr>
      <w:r>
        <w:rPr>
          <w:sz w:val="24"/>
        </w:rPr>
        <w:t>Известно, что уже в старшей группе детского сада существуют достаточно устойчивые избирательные отношения. Дети начинают занимать разное положение среди сверстников: одни из них становятся более предпочитаемыми для большинства детей, другие — менее. Обычно таких наиболее предпочитаемых детей, к которым тянутся остальные, называют лидерами. Однако термин «лидерст</w:t>
        <w:softHyphen/>
        <w:t>во» достаточно трудно приложить к группе детского сада. При всем многообразии трактовок лидерства, его сущность в основном пони</w:t>
        <w:softHyphen/>
        <w:t>мается как способность к социальной воздейственности, к руковод</w:t>
        <w:softHyphen/>
        <w:t>ству и управлению другими. Феномен лидерства всегда связывается с решением какой-то групповой задачи, с организацией коллектив</w:t>
        <w:softHyphen/>
        <w:t>ной деятельности (Г.М. Андреева, А.В. Петровский и др.). Но груп</w:t>
        <w:softHyphen/>
        <w:t>па детского сада не имеет четких целей и задач, у нее нет общей, объединяющей всех членов деятельности. Вместе с тем не вызывает сомнений факт предпочтения определенных детей, их особой при</w:t>
        <w:softHyphen/>
        <w:t>тягательности. Более адекватно здесь говорить не о лидерстве, а о привлекательности или популярности таких детей. Популярность, в отличие от лидерства, не всегда связана с решением групповой зада</w:t>
        <w:softHyphen/>
        <w:t>чи или с руководством какой-либо деятельностью.</w:t>
      </w:r>
    </w:p>
    <w:p>
      <w:pPr>
        <w:pStyle w:val="Normal"/>
        <w:spacing w:lineRule="auto" w:line="240"/>
        <w:ind w:firstLine="720" w:end="0"/>
        <w:rPr>
          <w:sz w:val="24"/>
        </w:rPr>
      </w:pPr>
      <w:r>
        <w:rPr>
          <w:sz w:val="24"/>
        </w:rPr>
        <w:t>Положение ребенка в группе и отношение к нему со стороны сверстников обычно выясняется социометрическими методами, адаптированными для дошкольного возраста. В этих методиках в различных сюжетных ситуациях дети осуществляют выбор предпо</w:t>
        <w:softHyphen/>
        <w:t>читаемых и не предпочитаемых членов своей группы. Приведем не</w:t>
        <w:softHyphen/>
        <w:t>сколько примеров таких методик.</w:t>
      </w:r>
    </w:p>
    <w:p>
      <w:pPr>
        <w:pStyle w:val="Normal"/>
        <w:spacing w:lineRule="auto" w:line="240"/>
        <w:ind w:firstLine="720" w:end="0"/>
        <w:rPr>
          <w:sz w:val="24"/>
          <w:lang w:val="en-US"/>
        </w:rPr>
      </w:pPr>
      <w:r>
        <w:rPr>
          <w:sz w:val="24"/>
          <w:lang w:val="en-US"/>
        </w:rPr>
      </w:r>
    </w:p>
    <w:p>
      <w:pPr>
        <w:pStyle w:val="Heading7"/>
        <w:keepNext w:val="false"/>
        <w:rPr/>
      </w:pPr>
      <w:r>
        <w:rPr/>
        <w:t>Два дома</w:t>
      </w:r>
    </w:p>
    <w:p>
      <w:pPr>
        <w:pStyle w:val="Normal"/>
        <w:spacing w:lineRule="auto" w:line="240"/>
        <w:ind w:firstLine="720" w:end="0"/>
        <w:rPr/>
      </w:pPr>
      <w:r>
        <w:rPr>
          <w:sz w:val="20"/>
        </w:rPr>
        <w:t>Ребенку предлагается рисунок двух домиков, один из которых краси</w:t>
        <w:softHyphen/>
        <w:t>вый, красный, большой, а другой — маленький, черный и невзрачный. Его просят представить, что красный дом принадлежит ему и туда можно при</w:t>
        <w:softHyphen/>
        <w:t>глашать своих друзей</w:t>
      </w:r>
      <w:r>
        <w:rPr>
          <w:sz w:val="20"/>
          <w:lang w:val="en-US"/>
        </w:rPr>
        <w:t xml:space="preserve"> </w:t>
      </w:r>
      <w:r>
        <w:rPr>
          <w:sz w:val="20"/>
        </w:rPr>
        <w:t>и всех, кого захочешь. «Подумай, кого из ребят твоей группы ты бы пригласил к себе пожить, а кого поселил бы подальше от себя, в черный дом». Число детских выборов не ограничивается. После окончания беседы ребенку предлагается подумать, не забыл ли он кого-ни</w:t>
        <w:softHyphen/>
        <w:t>будь и не хочет ли поменять кого-то местами.</w:t>
      </w:r>
    </w:p>
    <w:p>
      <w:pPr>
        <w:pStyle w:val="Normal"/>
        <w:spacing w:lineRule="auto" w:line="240"/>
        <w:ind w:firstLine="720" w:end="0"/>
        <w:rPr>
          <w:sz w:val="24"/>
        </w:rPr>
      </w:pPr>
      <w:r>
        <w:rPr>
          <w:sz w:val="24"/>
        </w:rPr>
      </w:r>
    </w:p>
    <w:p>
      <w:pPr>
        <w:pStyle w:val="Normal"/>
        <w:spacing w:lineRule="auto" w:line="240"/>
        <w:ind w:firstLine="720" w:end="0"/>
        <w:rPr>
          <w:sz w:val="24"/>
        </w:rPr>
      </w:pPr>
      <w:r>
        <w:rPr>
          <w:b/>
          <w:sz w:val="24"/>
        </w:rPr>
        <w:t>Капитан корабля</w:t>
      </w:r>
    </w:p>
    <w:p>
      <w:pPr>
        <w:pStyle w:val="Normal"/>
        <w:spacing w:lineRule="auto" w:line="240"/>
        <w:ind w:firstLine="720" w:end="0"/>
        <w:rPr>
          <w:sz w:val="20"/>
        </w:rPr>
      </w:pPr>
      <w:r>
        <w:rPr>
          <w:sz w:val="20"/>
        </w:rPr>
        <w:t>Во время индивидуальной беседы ребенку показывают рисунок корабля (или игрушечный кораблик) и задают следующие вопросы:</w:t>
      </w:r>
    </w:p>
    <w:p>
      <w:pPr>
        <w:pStyle w:val="Normal"/>
        <w:spacing w:lineRule="auto" w:line="240"/>
        <w:ind w:firstLine="720" w:end="0"/>
        <w:rPr/>
      </w:pPr>
      <w:r>
        <w:rPr>
          <w:sz w:val="20"/>
        </w:rPr>
        <w:t>Если бы ты был капитаном корабля, кого из группы ты бы взял</w:t>
      </w:r>
      <w:r>
        <w:rPr>
          <w:b/>
          <w:sz w:val="20"/>
        </w:rPr>
        <w:t xml:space="preserve"> </w:t>
      </w:r>
      <w:r>
        <w:rPr>
          <w:sz w:val="20"/>
        </w:rPr>
        <w:t>себе в</w:t>
      </w:r>
      <w:r>
        <w:rPr>
          <w:b/>
          <w:sz w:val="20"/>
        </w:rPr>
        <w:t xml:space="preserve"> </w:t>
      </w:r>
      <w:r>
        <w:rPr>
          <w:sz w:val="20"/>
        </w:rPr>
        <w:t>помощники, когда отправился бы в дальнее путешествие?</w:t>
      </w:r>
    </w:p>
    <w:p>
      <w:pPr>
        <w:pStyle w:val="Normal"/>
        <w:spacing w:lineRule="auto" w:line="240"/>
        <w:ind w:firstLine="720" w:end="0"/>
        <w:rPr>
          <w:sz w:val="20"/>
        </w:rPr>
      </w:pPr>
      <w:r>
        <w:rPr>
          <w:sz w:val="20"/>
        </w:rPr>
        <w:t>Кого бы пригласил на корабль в качестве гостей?</w:t>
      </w:r>
    </w:p>
    <w:p>
      <w:pPr>
        <w:pStyle w:val="Normal"/>
        <w:spacing w:lineRule="auto" w:line="240"/>
        <w:ind w:firstLine="720" w:end="0"/>
        <w:rPr>
          <w:sz w:val="20"/>
        </w:rPr>
      </w:pPr>
      <w:r>
        <w:rPr>
          <w:sz w:val="20"/>
        </w:rPr>
        <w:t>Кого бы ни за что не взял с собой в плавание?</w:t>
      </w:r>
    </w:p>
    <w:p>
      <w:pPr>
        <w:pStyle w:val="Normal"/>
        <w:spacing w:lineRule="auto" w:line="240"/>
        <w:ind w:firstLine="720" w:end="0"/>
        <w:rPr>
          <w:sz w:val="20"/>
        </w:rPr>
      </w:pPr>
      <w:r>
        <w:rPr>
          <w:sz w:val="20"/>
        </w:rPr>
        <w:t>Кто еще остался на берегу?</w:t>
      </w:r>
    </w:p>
    <w:p>
      <w:pPr>
        <w:pStyle w:val="BodyTextIndent"/>
        <w:spacing w:lineRule="auto" w:line="240"/>
        <w:rPr>
          <w:sz w:val="20"/>
        </w:rPr>
      </w:pPr>
      <w:r>
        <w:rPr>
          <w:sz w:val="20"/>
        </w:rPr>
      </w:r>
    </w:p>
    <w:p>
      <w:pPr>
        <w:pStyle w:val="BodyTextIndent"/>
        <w:spacing w:lineRule="auto" w:line="240"/>
        <w:rPr/>
      </w:pPr>
      <w:r>
        <w:rPr/>
        <w:t>Кроме того, можно использовать методику вербальных выборов. Старшие дошкольники (5—7 лет) уже могут достаточно осознанно ответить, кого из сверстников они предпочитают, а кто не вызыва</w:t>
        <w:softHyphen/>
        <w:t>ет у них особой симпатии. В индивидуальной беседе можно задать ребенку вопросы о его отношении к сверстникам: с кем бы он хотел дружить, а с кем дружить никогда не станет; кого позвал бы к себе на день рождения, а кого ни за что не позовет; с кем бы он хотел сидеть за одним столом, а с кем — нет. Как правило, такие вопросы не вызывают у детей особых затруднений. Они уверенно называют 2—3 имени сверстников, с которыми они предпочли бы «жить в одном доме» или «плыть на одном корабле». Еще более уверенно они называют тех детей, от которых предпочли бы быть подальше. Вот эти дети, которых избегают и отвергают сверстники, и должны стать предметом пристального внимания и практической работы психолога.</w:t>
      </w:r>
    </w:p>
    <w:p>
      <w:pPr>
        <w:pStyle w:val="Normal"/>
        <w:spacing w:lineRule="auto" w:line="240"/>
        <w:ind w:firstLine="720" w:end="0"/>
        <w:rPr>
          <w:sz w:val="24"/>
        </w:rPr>
      </w:pPr>
      <w:r>
        <w:rPr>
          <w:sz w:val="24"/>
        </w:rPr>
        <w:t>Интересно, что воспитатели детских садов далеко не всегда могут правильно оценить степень популярности ребенка среди сверстников. Педагоги ориентируются в основном на дисциплини</w:t>
        <w:softHyphen/>
        <w:t>рованность, успешность, воспитанность дошкольников, в то время как для самих детей эти качества вовсе не определяют привлека</w:t>
        <w:softHyphen/>
        <w:t>тельности их товарищей. Бывают случаи, когда наиболее авторитет</w:t>
        <w:softHyphen/>
        <w:t>ные и привлекательные с точки зрения воспитателей дошкольники не только не являются популярными, но и получают максимальное число отрицательных выборов. Чем же определяется популярность ребенка среди сверстников и почему одни дети становятся привле</w:t>
        <w:softHyphen/>
        <w:t>кательными для большинства детей группы, а другие, наоборот, вы</w:t>
        <w:softHyphen/>
        <w:t>зывают неприязнь и отталкивание?</w:t>
      </w:r>
    </w:p>
    <w:p>
      <w:pPr>
        <w:pStyle w:val="Normal"/>
        <w:spacing w:lineRule="auto" w:line="240"/>
        <w:ind w:firstLine="720" w:end="0"/>
        <w:rPr>
          <w:sz w:val="24"/>
        </w:rPr>
      </w:pPr>
      <w:r>
        <w:rPr>
          <w:sz w:val="24"/>
        </w:rPr>
        <w:t>Психологические исследования показали, что наиболее важны</w:t>
        <w:softHyphen/>
        <w:t>ми качествами, отличающими популярных детей от непопулярных, являются не интеллект, не творческие способности, не общитель</w:t>
        <w:softHyphen/>
        <w:t>ность и даже не организаторские способности, а те качества, кото</w:t>
        <w:softHyphen/>
        <w:t>рые обычно называют нравственными: доброта, отзывчивость, спо</w:t>
        <w:softHyphen/>
        <w:t>собность помочь и уступить, доброжелательность и пр. В основе всех этих качеств лежит особое отношение к сверстнику, которое можно охарактеризовать как причастность к другому. Этот другой является не средством самоутверждения и не конкурентом, а пря</w:t>
        <w:softHyphen/>
        <w:t>мым продолжением собственного «я» ребенка, которое открыто для других и внутренне связано с ним. Поэтому дети легко уступают и помогают сверстникам, делятся с ними и не воспринимают чужие успехи как свое поражение. Результаты исследований показывают, что такое отношение к сверстникам складывается у некоторых детей уже к концу дошкольного возраста и именно оно делает ре</w:t>
        <w:softHyphen/>
        <w:t>бенка популярным и предпочитаемым сверстниками, успешными в сфере общения.</w:t>
      </w:r>
    </w:p>
    <w:p>
      <w:pPr>
        <w:pStyle w:val="Normal"/>
        <w:spacing w:lineRule="auto" w:line="240"/>
        <w:ind w:firstLine="720" w:end="0"/>
        <w:rPr>
          <w:sz w:val="24"/>
        </w:rPr>
      </w:pPr>
      <w:r>
        <w:rPr>
          <w:sz w:val="24"/>
        </w:rPr>
        <w:t>В отличие от этого у детей, которые отвергаются сверстниками, преобладает отчужденное отношение к другим детям. Их главная задача в общении с другими заключается в доказательстве своего превосходства или в защите своего «я». Такая защита может прини</w:t>
        <w:softHyphen/>
        <w:t>мать самые разные поведенческие формы и вызывает самые разные трудности в общении: от яркой агрессивности и враждебности до полного ухода в себя, который выражается в замкнутости и застен</w:t>
        <w:softHyphen/>
        <w:t>чивости. Одни дети стремятся продемонстрировать свои преиму</w:t>
        <w:softHyphen/>
        <w:t>щества в физической силе, в хвастовстве, в обладании разными предметами. Поэтому они часто дерутся, отнимают игрушки у дру</w:t>
        <w:softHyphen/>
        <w:t>гих, пытаются командовать и руководить сверстниками. Другие, на</w:t>
        <w:softHyphen/>
        <w:t>против, не участвуют в общих играх, боятся проявить себя, избега</w:t>
        <w:softHyphen/>
        <w:t>ют общения со сверстниками. Но во всех случаях эти дети сосредо</w:t>
        <w:softHyphen/>
        <w:t>точены на своем «я», которое замкнуто на своих преимуществах (или недостатках) и обособлено от других. Доминирование такого отчужденного отношения к сверстникам вызывает естественную тревогу, поскольку оно не только затрудняет общение дошкольника со сверстниками, но и в дальнейшем может принести массу про</w:t>
        <w:softHyphen/>
        <w:t>блем — как самому ребенку, так и окружающим. В связи с этим перед практическим психологом, работающим в детском саду, возникает важная и ответственная задача: помочь ребенку преодолеть эти опасные тенденции, которые порождают различные трудности в общении, — либо демонстративность и агрессивность, либо замкну</w:t>
        <w:softHyphen/>
        <w:t>тость и полную пассивность.</w:t>
      </w:r>
    </w:p>
    <w:p>
      <w:pPr>
        <w:pStyle w:val="Normal"/>
        <w:spacing w:lineRule="auto" w:line="240"/>
        <w:ind w:firstLine="720" w:end="0"/>
        <w:rPr>
          <w:sz w:val="24"/>
        </w:rPr>
      </w:pPr>
      <w:r>
        <w:rPr>
          <w:sz w:val="24"/>
        </w:rPr>
        <w:t>Однако во всех случаях главная цель работы психолога заключа</w:t>
        <w:softHyphen/>
        <w:t>ется в том, чтобы помочь ребенку преодолеть отчужденное отноше</w:t>
        <w:softHyphen/>
        <w:t>ние к сверстникам, увидеть в них не противников и конкурентов, не объекты самоутверждения, а близких людей.</w:t>
      </w:r>
    </w:p>
    <w:p>
      <w:pPr>
        <w:pStyle w:val="Normal"/>
        <w:spacing w:lineRule="auto" w:line="240"/>
        <w:ind w:firstLine="720" w:end="0"/>
        <w:rPr>
          <w:sz w:val="24"/>
        </w:rPr>
      </w:pPr>
      <w:r>
        <w:rPr>
          <w:sz w:val="24"/>
        </w:rPr>
        <w:t>Сложность решения этой задачи в том, что традиционные педа</w:t>
        <w:softHyphen/>
        <w:t>гогические методы (объяснение, демонстрация положительных примеров, а тем более поощрение и наказание) здесь бессильны. Такая задача может решаться не в лабораторных условиях и не через интерпретацию художественных произведений или проек</w:t>
        <w:softHyphen/>
        <w:t>тивных ситуаций, а в реальной практике детских отношений, в кон</w:t>
        <w:softHyphen/>
        <w:t>кретной группе детского сада.</w:t>
      </w:r>
    </w:p>
    <w:p>
      <w:pPr>
        <w:pStyle w:val="Normal"/>
        <w:spacing w:lineRule="auto" w:line="240"/>
        <w:ind w:firstLine="720" w:end="0"/>
        <w:rPr>
          <w:sz w:val="24"/>
        </w:rPr>
      </w:pPr>
      <w:r>
        <w:rPr>
          <w:sz w:val="24"/>
        </w:rPr>
        <w:t>Для решения этой задачи была разработана специальная про</w:t>
        <w:softHyphen/>
        <w:t>грамма коррекционных игр и занятий, включающая ряд этапов. Ос</w:t>
        <w:softHyphen/>
        <w:t>тановимся подробнее на ее описании.</w:t>
      </w:r>
    </w:p>
    <w:p>
      <w:pPr>
        <w:pStyle w:val="Normal"/>
        <w:spacing w:lineRule="auto" w:line="240"/>
        <w:ind w:firstLine="720" w:end="0"/>
        <w:rPr>
          <w:sz w:val="24"/>
        </w:rPr>
      </w:pPr>
      <w:r>
        <w:rPr>
          <w:sz w:val="24"/>
        </w:rPr>
        <w:t>Задачей первого этапа является преодоление отчужденной пози</w:t>
        <w:softHyphen/>
        <w:t>ции в отношении к сверстникам, разрушение защитных барьеров, отгораживающих ребенка от других. Страх, что тебя недооценива</w:t>
        <w:softHyphen/>
        <w:t>ют, отвергают, порождает либо стремление утвердиться любым способом через агрессивную демонстрацию своей силы, либо уход в себя и полное игнорирование окружающих. Подчеркнутое внима</w:t>
        <w:softHyphen/>
        <w:t>ние и доброжелательность сверстников может снять этот страх. С этой целью следует проводить игры, в которых дети должны гово</w:t>
        <w:softHyphen/>
        <w:t>рить друг другу приятные слова, давать ласковые имена, видеть и подчеркивать в другом только хорошее, стараться сделать что-ни</w:t>
        <w:softHyphen/>
        <w:t>будь приятное для товарищей. Приведем несколько примеров по</w:t>
        <w:softHyphen/>
        <w:t>добных игр.</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Добрые волшебники</w:t>
      </w:r>
    </w:p>
    <w:p>
      <w:pPr>
        <w:pStyle w:val="Normal"/>
        <w:spacing w:lineRule="auto" w:line="240"/>
        <w:ind w:firstLine="720" w:end="0"/>
        <w:rPr>
          <w:sz w:val="20"/>
        </w:rPr>
      </w:pPr>
      <w:r>
        <w:rPr>
          <w:sz w:val="20"/>
        </w:rPr>
        <w:t>Игра начинается с того, что дети садятся в круг, а взрослый рассказыва</w:t>
        <w:softHyphen/>
        <w:t>ет им сказку: «В одной стране жил злой волшебник-грубиян. Он мог закол</w:t>
        <w:softHyphen/>
        <w:t>довать любого ребенка, назвав его нехорошим словом. И все, кого он назы</w:t>
        <w:softHyphen/>
        <w:t>вал грубыми словами, переставали смеяться и не могли быть добрыми. Рас</w:t>
        <w:softHyphen/>
        <w:t>колдовать такого несчастного ребенка можно было только добрыми, ласко</w:t>
        <w:softHyphen/>
        <w:t>выми именами. Давайте посмотрим, есть у нас такие заколдованные дети?»</w:t>
      </w:r>
    </w:p>
    <w:p>
      <w:pPr>
        <w:pStyle w:val="Normal"/>
        <w:spacing w:lineRule="auto" w:line="240"/>
        <w:ind w:firstLine="720" w:end="0"/>
        <w:rPr>
          <w:sz w:val="20"/>
        </w:rPr>
      </w:pPr>
      <w:r>
        <w:rPr>
          <w:sz w:val="20"/>
        </w:rPr>
        <w:t>Многие дошкольники охотно берут на себя роли «заколдованных». Взрослый выбирает из них непопулярных, агрессивных детей и просит других помочь им: «А кто сможет стать добрым волшебником и расколдо</w:t>
        <w:softHyphen/>
        <w:t>вать их, называя ласковым именем?»</w:t>
      </w:r>
    </w:p>
    <w:p>
      <w:pPr>
        <w:pStyle w:val="Normal"/>
        <w:spacing w:lineRule="auto" w:line="240"/>
        <w:ind w:firstLine="720" w:end="0"/>
        <w:rPr>
          <w:sz w:val="20"/>
        </w:rPr>
      </w:pPr>
      <w:r>
        <w:rPr>
          <w:sz w:val="20"/>
        </w:rPr>
        <w:t>Как правило, дети с удовольствием берут на себя роль добрых волшеб</w:t>
        <w:softHyphen/>
        <w:t>ников. По очереди они подходят к агрессивным детям и стараются назвать их ласковым именем.</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Волшебные очки</w:t>
      </w:r>
    </w:p>
    <w:p>
      <w:pPr>
        <w:pStyle w:val="Normal"/>
        <w:spacing w:lineRule="auto" w:line="240"/>
        <w:ind w:firstLine="720" w:end="0"/>
        <w:rPr>
          <w:sz w:val="20"/>
        </w:rPr>
      </w:pPr>
      <w:r>
        <w:rPr>
          <w:sz w:val="20"/>
        </w:rPr>
        <w:t>Взрослый приносит в группу коробочку с сюрпризом и торжественно объявляет: «Я хочу показать вам волшебные очки. Тот, кто их наденет, уви</w:t>
        <w:softHyphen/>
        <w:t>дит только хорошее в других, и даже то хорошее, что человек иногда пря</w:t>
        <w:softHyphen/>
        <w:t>чет от всех. Вот я сейчас примерю эти очки... Ой, какие вы все красивые, веселые, умные!» Подходя к каждому ребенку, взрослый называет какое-либо его достоинство (кто-то хорошо рисует, кто-то умеет строить из куби</w:t>
        <w:softHyphen/>
        <w:t>ков, у кого-то красивое платье и пр.). «А теперь мне хочется, чтобы каждый из вас примерил эти очки и хорошенько рассмотрел своего соседа. Может они помогут рассмотреть то, что вы раньше не замечали». Дети по очереди надевают волшебные очки и называют достоинства своих товарищей. В случае, если кто-то затрудняется, можно помочь и подсказать. Повторения одних и тех же достоинств здесь не страшны, хотя желательно расши</w:t>
        <w:softHyphen/>
        <w:t>рять круг хороших качеств.</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Комплименты</w:t>
      </w:r>
    </w:p>
    <w:p>
      <w:pPr>
        <w:pStyle w:val="Normal"/>
        <w:spacing w:lineRule="auto" w:line="240"/>
        <w:ind w:firstLine="720" w:end="0"/>
        <w:rPr>
          <w:sz w:val="20"/>
        </w:rPr>
      </w:pPr>
      <w:r>
        <w:rPr>
          <w:sz w:val="20"/>
        </w:rPr>
        <w:t>Дети становятся в круг. Глядя в глаза соседу, надо сказать ему несколько добрых слов, за что-то похвалить, пообещать или пожелать что-то хоро</w:t>
        <w:softHyphen/>
        <w:t>шее. Упражнение проводится по кругу.</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Царевна-Несмеяна</w:t>
      </w:r>
    </w:p>
    <w:p>
      <w:pPr>
        <w:pStyle w:val="Normal"/>
        <w:spacing w:lineRule="auto" w:line="240"/>
        <w:ind w:firstLine="720" w:end="0"/>
        <w:rPr>
          <w:sz w:val="20"/>
        </w:rPr>
      </w:pPr>
      <w:r>
        <w:rPr>
          <w:sz w:val="20"/>
        </w:rPr>
        <w:t>Взрослый рассказывает сказку про Царевну-Несмеяну и предлагает детям поиграть в такую же игру. Кто-то из детей будет царевной, которая все время грустит и плачет, а остальные будут по очереди подходить к ней и стараться ее рассмешить. Царевна же изо всех сил старается не засмеять</w:t>
        <w:softHyphen/>
        <w:t>ся. Выигрывает тот, кто сумеет все-таки вызвать у нее улыбку или смех.</w:t>
      </w:r>
    </w:p>
    <w:p>
      <w:pPr>
        <w:pStyle w:val="Normal"/>
        <w:spacing w:lineRule="auto" w:line="240"/>
        <w:ind w:firstLine="720" w:end="0"/>
        <w:rPr>
          <w:sz w:val="20"/>
        </w:rPr>
      </w:pPr>
      <w:r>
        <w:rPr>
          <w:sz w:val="20"/>
        </w:rPr>
        <w:t>В качестве Царевны-Несмеяны выбирается отвергаемый, необщитель</w:t>
        <w:softHyphen/>
        <w:t>ный ребенок (лучше девочка), а остальные стараются ее рассмешить всеми силами.</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Подарки</w:t>
      </w:r>
    </w:p>
    <w:p>
      <w:pPr>
        <w:pStyle w:val="Normal"/>
        <w:spacing w:lineRule="auto" w:line="240"/>
        <w:ind w:firstLine="720" w:end="0"/>
        <w:rPr>
          <w:sz w:val="20"/>
        </w:rPr>
      </w:pPr>
      <w:r>
        <w:rPr>
          <w:sz w:val="20"/>
        </w:rPr>
        <w:t>Перед игрой взрослый готовит различные привлекательные для детей мелочи: маленькие игрушки, ленточки, значки, коробочки, косынки, мишу</w:t>
        <w:softHyphen/>
        <w:t>ру и пр., которые детям приятно было бы получить в подарок. Все это зара</w:t>
        <w:softHyphen/>
        <w:t>нее раскладывается на специальном столе и закрывается тканью, чтобы дети раньше времени не обнаружили это «богатство».</w:t>
      </w:r>
    </w:p>
    <w:p>
      <w:pPr>
        <w:pStyle w:val="Normal"/>
        <w:spacing w:lineRule="auto" w:line="240"/>
        <w:ind w:firstLine="720" w:end="0"/>
        <w:rPr>
          <w:sz w:val="20"/>
        </w:rPr>
      </w:pPr>
      <w:r>
        <w:rPr>
          <w:sz w:val="20"/>
        </w:rPr>
        <w:t>В группе объявляется праздник, а на праздник всегда дарят подарки. «Давайте сделаем так: пусть каждый выберет из вещей то, что ему понра</w:t>
        <w:softHyphen/>
        <w:t>вится, положит в коробку, а потом подарит, кому захочет. Посмотрите, какие красивые подарки приготовлены для вас!» — говорит педагог. Он от</w:t>
        <w:softHyphen/>
        <w:t>крывает приготовленные украшения и дает детям полюбоваться ими. Потом дети усаживаются на стульчики, которые стоят спиной к столу с подарками. Взрослый спрашивает одного из них, кому он хочет сделать подарок, дает ему коробку, с которой тот отправляется к столу. «Интерес</w:t>
        <w:softHyphen/>
        <w:t>но, что выберет Петя (Саша, Оля и пр.) и кому он подарит свой пода</w:t>
        <w:softHyphen/>
        <w:t>рок?» — говорит взрослый, обращаясь к остальным. И тут же объясняет важное правило игры: не подглядывать, что выбирает Петя и не выпраши</w:t>
        <w:softHyphen/>
        <w:t>вать для себе подарки.</w:t>
      </w:r>
    </w:p>
    <w:p>
      <w:pPr>
        <w:pStyle w:val="BodyTextIndent"/>
        <w:spacing w:lineRule="auto" w:line="240"/>
        <w:rPr>
          <w:sz w:val="20"/>
        </w:rPr>
      </w:pPr>
      <w:r>
        <w:rPr>
          <w:sz w:val="20"/>
        </w:rPr>
        <w:t>Потом ребенок вместе с подарком в коробке подходит к тому, для кого этот подарок выбран. Торжественная передача подарка происходит при активном участии взрослого, который показывает всем детям подарок, если нужно, помогает приладить украшение и подсказывает, что за подарок обязательно следует поблагодарить.</w:t>
      </w:r>
    </w:p>
    <w:p>
      <w:pPr>
        <w:pStyle w:val="Normal"/>
        <w:spacing w:lineRule="auto" w:line="240"/>
        <w:ind w:firstLine="720" w:end="0"/>
        <w:rPr>
          <w:sz w:val="20"/>
        </w:rPr>
      </w:pPr>
      <w:r>
        <w:rPr>
          <w:sz w:val="20"/>
        </w:rPr>
        <w:t>Так по очереди все дети выбирают и дарят подарки друг другу.</w:t>
      </w:r>
    </w:p>
    <w:p>
      <w:pPr>
        <w:pStyle w:val="BodyTextIndent"/>
        <w:spacing w:lineRule="auto" w:line="240"/>
        <w:rPr>
          <w:sz w:val="20"/>
        </w:rPr>
      </w:pPr>
      <w:r>
        <w:rPr>
          <w:sz w:val="20"/>
        </w:rPr>
      </w:r>
    </w:p>
    <w:p>
      <w:pPr>
        <w:pStyle w:val="BodyTextIndent"/>
        <w:spacing w:lineRule="auto" w:line="240"/>
        <w:rPr/>
      </w:pPr>
      <w:r>
        <w:rPr/>
        <w:t>Как уже отмечалось, главная задача этих и подобных игр — пока</w:t>
        <w:softHyphen/>
        <w:t>зать «трудным» детям, что все остальные к ним нормально относят</w:t>
        <w:softHyphen/>
        <w:t>ся и готовы сказать и сделать им что-то приятное. Однако далеко не все агрессивные или замкнутые дети сами готовы хвалить других, говорить им приятные слова или делать подарки.</w:t>
      </w:r>
    </w:p>
    <w:p>
      <w:pPr>
        <w:pStyle w:val="Normal"/>
        <w:spacing w:lineRule="auto" w:line="240"/>
        <w:ind w:firstLine="720" w:end="0"/>
        <w:rPr/>
      </w:pPr>
      <w:r>
        <w:rPr>
          <w:sz w:val="24"/>
        </w:rPr>
        <w:t>Ни в коем случае нельзя заставлять</w:t>
      </w:r>
      <w:r>
        <w:rPr>
          <w:b/>
          <w:sz w:val="24"/>
        </w:rPr>
        <w:t xml:space="preserve"> </w:t>
      </w:r>
      <w:r>
        <w:rPr>
          <w:sz w:val="24"/>
        </w:rPr>
        <w:t>их делать все</w:t>
      </w:r>
      <w:r>
        <w:rPr>
          <w:b/>
          <w:sz w:val="24"/>
        </w:rPr>
        <w:t xml:space="preserve"> </w:t>
      </w:r>
      <w:r>
        <w:rPr>
          <w:sz w:val="24"/>
        </w:rPr>
        <w:t>это или ругать за несоблюдение правил! Все игры должны быть основаны только на добровольном участии. Пусть они сначала наблюдают со сторо</w:t>
        <w:softHyphen/>
        <w:t>ны, шутят или просто молчат. Опыт показывает, что когда такие дети слышат приятные слова в свой адрес, когда другие хвалят их и дарят им подарки, они перестают баловаться и шутить и получают нескрываемое удовольствие. Поэтому лучше сначала делать цент</w:t>
        <w:softHyphen/>
        <w:t>ром внимания непопулярных детей и всячески подчеркивать их до</w:t>
        <w:softHyphen/>
        <w:t>стоинства. Такое внимание и признание со стороны сверстников рано или поздно вызывает ответную реакцию: они станут полноцен</w:t>
        <w:softHyphen/>
        <w:t>ными участниками этих игр и начнут говорить приятные слова дру</w:t>
        <w:softHyphen/>
        <w:t>гим и делать им подарки. Таким переходным этапом может служить игра «Конкурс хвастунов», где ребенок может получить приз за то, что он замечает достоинства своего сверстника.</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Конкурс хвастунов</w:t>
      </w:r>
    </w:p>
    <w:p>
      <w:pPr>
        <w:pStyle w:val="Normal"/>
        <w:spacing w:lineRule="auto" w:line="240"/>
        <w:ind w:firstLine="720" w:end="0"/>
        <w:rPr>
          <w:sz w:val="20"/>
        </w:rPr>
      </w:pPr>
      <w:r>
        <w:rPr>
          <w:sz w:val="20"/>
        </w:rPr>
        <w:t>Дети садятся в круг в случайном порядке, а взрослый объявляет: «Сегод</w:t>
        <w:softHyphen/>
        <w:t>ня мы проведем с вами конкурс хвастунов. Выиграет тот, кто лучше похвас</w:t>
        <w:softHyphen/>
        <w:t>тается. Но хвастаться мы будем не собой, а своим соседом. Ведь это так приятно и почетно иметь самого лучшего соседа! Посмотрите внимательно на того, кто сидит справа от вас. Подумайте, какой он, что в нем хорошего, что он умеет, какие хорошие поступки он совершил, чем он может понра</w:t>
        <w:softHyphen/>
        <w:t>виться. Не забывайте, что это конкурс. Выиграет тот, кто лучше похвалит</w:t>
        <w:softHyphen/>
        <w:t>ся, кто найдет в своем соседе больше достоинств».</w:t>
      </w:r>
    </w:p>
    <w:p>
      <w:pPr>
        <w:pStyle w:val="Normal"/>
        <w:spacing w:lineRule="auto" w:line="240"/>
        <w:ind w:firstLine="720" w:end="0"/>
        <w:rPr>
          <w:sz w:val="20"/>
        </w:rPr>
      </w:pPr>
      <w:r>
        <w:rPr>
          <w:sz w:val="20"/>
        </w:rPr>
        <w:t>После такого вступления дети по кругу называют преимущества своего соседа и хвастаются его достоинствами. Здесь совершенно не важна объек</w:t>
        <w:softHyphen/>
        <w:t>тивность оценки — реальные эти достоинства или придуманные. Не важен также «масштаб» этих достоинств — это могут быть новые тапочки, или громкий голос, или аккуратная прическа. Главное, чтобы дети заметили все эти особенности сверстников и смогли не только похвалить других детей, но и похвалиться ими перед остальными. Победителя выбирают сами дети, но в случае необходимости взрослый может высказать свое мне</w:t>
        <w:softHyphen/>
        <w:t>ние. Выигрывает тот, кто лучше похвалится своим соседом. Чтобы победа стала более значимой и желанной, можно наградить победителя каким-ни</w:t>
        <w:softHyphen/>
        <w:t>будь маленьким призом (картинка, бумажная медаль, значок и пр.). Такая организация игры вызывает даже у замкнутого или враждебно настроенно</w:t>
        <w:softHyphen/>
        <w:t>го ребенка пристальный интерес к сверстнику и явное желание найти у него как можно больше достоинств.</w:t>
      </w:r>
    </w:p>
    <w:p>
      <w:pPr>
        <w:pStyle w:val="Normal"/>
        <w:spacing w:lineRule="auto" w:line="240"/>
        <w:ind w:firstLine="720" w:end="0"/>
        <w:rPr>
          <w:sz w:val="24"/>
          <w:lang w:val="en-US"/>
        </w:rPr>
      </w:pPr>
      <w:r>
        <w:rPr>
          <w:sz w:val="24"/>
          <w:lang w:val="en-US"/>
        </w:rPr>
      </w:r>
    </w:p>
    <w:p>
      <w:pPr>
        <w:pStyle w:val="Normal"/>
        <w:spacing w:lineRule="auto" w:line="240"/>
        <w:ind w:firstLine="720" w:end="0"/>
        <w:rPr/>
      </w:pPr>
      <w:r>
        <w:rPr>
          <w:sz w:val="24"/>
        </w:rPr>
        <w:t>Следующая линия коррекционной работы направлена на то, чтобы научить детей правильно воспринимать сверстников —</w:t>
      </w:r>
      <w:r>
        <w:rPr>
          <w:b/>
          <w:sz w:val="24"/>
        </w:rPr>
        <w:t xml:space="preserve"> </w:t>
      </w:r>
      <w:r>
        <w:rPr>
          <w:sz w:val="24"/>
        </w:rPr>
        <w:t>их движения, действия, слова. Как ни странно, дошкольники часто не замечают этого. Если ребенок сосредоточен на себе, он обращает внимание на других детей только тогда, когда они мешают или угро</w:t>
        <w:softHyphen/>
        <w:t>жают ему или когда в их руках он видит привлекательные для себя игрушки. Задача психолога в этих случаях состоит в том, чтобы при</w:t>
        <w:softHyphen/>
        <w:t>влечь их внимание к другим детям, научить прислушиваться и присматриваться к ним. Наилучшим способом для этого является воспроизведение чужих слов или действий. Способность к такому «уподоблению» — важный шаг к становлению чувства общности и причастности к другому. На формирование этой способности на</w:t>
        <w:softHyphen/>
        <w:t>правлены многие детские игры. Вот некоторые из них.</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Испорченный телефон</w:t>
      </w:r>
    </w:p>
    <w:p>
      <w:pPr>
        <w:pStyle w:val="Normal"/>
        <w:spacing w:lineRule="auto" w:line="240"/>
        <w:ind w:firstLine="720" w:end="0"/>
        <w:rPr/>
      </w:pPr>
      <w:r>
        <w:rPr>
          <w:sz w:val="20"/>
        </w:rPr>
        <w:t>Игра для 5—6 человек. Дети садятся в одну линию. Ведущий шепотом спрашивает первого ребенка, как он провел выходные дни, а после этого громко говорит всем детям: «Как интересно рассказал мне Саша про свои выходные дни! Хотите узнать, что он делал и что он мне рассказал? Тогда Саша шепотом, на ушко расскажет об этом своему соседу, а сосед тоже шепотом, чтобы никто другой не услышал, расскажет то же самое своему соседу. И так по цепочке мы все узнаем о том, что делал Саша». Взрослый советует детям, как лучше понять и передать, что говорит сверстник:</w:t>
      </w:r>
      <w:r>
        <w:rPr>
          <w:sz w:val="20"/>
          <w:lang w:val="en-US"/>
        </w:rPr>
        <w:t xml:space="preserve"> </w:t>
      </w:r>
      <w:r>
        <w:rPr>
          <w:sz w:val="20"/>
        </w:rPr>
        <w:t>нужно сесть поближе, смотреть ему в глаза и не отвлекаться на посторон</w:t>
        <w:softHyphen/>
        <w:t>ние звуки (можно даже зажать другое ухо рукой). Когда все дети передадут свои сообщения соседям, последний громко объявляет, что ему сказали и как он понял, что Саша делал в выходные. Все дети сравнивают, насколько изменился смысл передаваемой информации.</w:t>
      </w:r>
    </w:p>
    <w:p>
      <w:pPr>
        <w:pStyle w:val="Normal"/>
        <w:spacing w:lineRule="auto" w:line="240"/>
        <w:ind w:firstLine="720" w:end="0"/>
        <w:rPr>
          <w:sz w:val="20"/>
        </w:rPr>
      </w:pPr>
      <w:r>
        <w:rPr>
          <w:sz w:val="20"/>
        </w:rPr>
        <w:t>Если первому ребенку трудно сформулировать четкое сообщение, «за</w:t>
        <w:softHyphen/>
        <w:t>пустить цепочку» может взрослый. Начинать игру можно с любой фразы, лучше, если она будет необычная и смешная. Например: «У собаки длин</w:t>
        <w:softHyphen/>
        <w:t>ный нос, а у кошки длинный хвост» или «Когда птички зевают, они рот не открывают».</w:t>
      </w:r>
    </w:p>
    <w:p>
      <w:pPr>
        <w:pStyle w:val="Normal"/>
        <w:spacing w:lineRule="auto" w:line="240"/>
        <w:ind w:firstLine="720" w:end="0"/>
        <w:rPr>
          <w:sz w:val="20"/>
        </w:rPr>
      </w:pPr>
      <w:r>
        <w:rPr>
          <w:sz w:val="20"/>
        </w:rPr>
        <w:t>Иногда дети специально, ради шутки, искажают содержание полученной информации, и тогда можно констатировать, что телефон совершенно ис</w:t>
        <w:softHyphen/>
        <w:t>порченный и нуждается в починке. Нужно выбрать мастера, который най</w:t>
        <w:softHyphen/>
        <w:t>дет «поломку и сможет ее устранить». Мастер понарошку «чинит» телефон, и после следующего круга все оценивают, стал ли телефон работать лучше.</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Зеркало</w:t>
      </w:r>
    </w:p>
    <w:p>
      <w:pPr>
        <w:pStyle w:val="Normal"/>
        <w:spacing w:lineRule="auto" w:line="240"/>
        <w:ind w:firstLine="720" w:end="0"/>
        <w:rPr/>
      </w:pPr>
      <w:r>
        <w:rPr>
          <w:sz w:val="20"/>
        </w:rPr>
        <w:t>Перед началом игры проводится «разминка». Взрослый становится перед детьми и просит как можно точнее повторять его движения. Он де</w:t>
        <w:softHyphen/>
        <w:t>монстрирует легкие физические упражнения, а дети воспроизводят</w:t>
      </w:r>
      <w:r>
        <w:rPr>
          <w:b/>
          <w:sz w:val="20"/>
        </w:rPr>
        <w:t xml:space="preserve"> </w:t>
      </w:r>
      <w:r>
        <w:rPr>
          <w:sz w:val="20"/>
        </w:rPr>
        <w:t>его</w:t>
      </w:r>
      <w:r>
        <w:rPr>
          <w:b/>
          <w:sz w:val="20"/>
        </w:rPr>
        <w:t xml:space="preserve"> </w:t>
      </w:r>
      <w:r>
        <w:rPr>
          <w:sz w:val="20"/>
        </w:rPr>
        <w:t>движения. После этого дети разбиваются на пары и каждая пара по очере</w:t>
        <w:softHyphen/>
        <w:t>ди «выступает» перед остальными. В каждой паре один совершает какое-либо действие (например, хлопает в ладоши, или поднимает руки, или делает наклон в сторону), а другой пытается как можно точнее воспроизвести его движение, как в зеркале. Каждая пара сама решает, кто будет показы</w:t>
        <w:softHyphen/>
        <w:t>вать, а кто воспроизводить движения. Все остальные оценивают, насколь</w:t>
        <w:softHyphen/>
        <w:t>ко хорошо работает зеркало. Показателями «правильности» зеркала явля</w:t>
        <w:softHyphen/>
        <w:t>ется точность и одновременность движений.</w:t>
      </w:r>
    </w:p>
    <w:p>
      <w:pPr>
        <w:pStyle w:val="Normal"/>
        <w:spacing w:lineRule="auto" w:line="240"/>
        <w:ind w:firstLine="720" w:end="0"/>
        <w:rPr/>
      </w:pPr>
      <w:r>
        <w:rPr>
          <w:sz w:val="20"/>
        </w:rPr>
        <w:t>Если зеркало искажает или опаздывает, оно испорченное (или кривое). Паре детей предлагается потренироваться и «починить» испорченное зер</w:t>
        <w:softHyphen/>
        <w:t>кало. Показав 2-3 движения, пара детей садится на</w:t>
      </w:r>
      <w:r>
        <w:rPr>
          <w:b/>
          <w:sz w:val="20"/>
        </w:rPr>
        <w:t xml:space="preserve"> </w:t>
      </w:r>
      <w:r>
        <w:rPr>
          <w:sz w:val="20"/>
        </w:rPr>
        <w:t>место, а следующая де</w:t>
        <w:softHyphen/>
        <w:t>монстрирует свою «зеркальность».</w:t>
      </w:r>
    </w:p>
    <w:p>
      <w:pPr>
        <w:pStyle w:val="Normal"/>
        <w:spacing w:lineRule="auto" w:line="240"/>
        <w:ind w:firstLine="720" w:end="0"/>
        <w:rPr>
          <w:b/>
          <w:sz w:val="24"/>
        </w:rPr>
      </w:pPr>
      <w:r>
        <w:rPr>
          <w:b/>
          <w:sz w:val="24"/>
        </w:rPr>
      </w:r>
    </w:p>
    <w:p>
      <w:pPr>
        <w:pStyle w:val="Heading7"/>
        <w:keepNext w:val="false"/>
        <w:rPr/>
      </w:pPr>
      <w:r>
        <w:rPr/>
        <w:t xml:space="preserve">Где мы были, мы не скажем, </w:t>
      </w:r>
    </w:p>
    <w:p>
      <w:pPr>
        <w:pStyle w:val="Heading7"/>
        <w:keepNext w:val="false"/>
        <w:rPr/>
      </w:pPr>
      <w:r>
        <w:rPr/>
        <w:t>а что делали, покажем</w:t>
      </w:r>
    </w:p>
    <w:p>
      <w:pPr>
        <w:pStyle w:val="BodyTextIndent"/>
        <w:spacing w:lineRule="auto" w:line="240"/>
        <w:rPr>
          <w:sz w:val="20"/>
        </w:rPr>
      </w:pPr>
      <w:r>
        <w:rPr>
          <w:sz w:val="20"/>
        </w:rPr>
        <w:t>Дети разбиваются на небольшие группы (по 4—5 человек) и каждая группа с помощью взрослого продумывает инсценировку какого-либо действия (например, умывание, или рисование, или собирание ягод и пр.). Дети должны сами выбрать какой-либо сюжет и договориться, как они будут его показывать.</w:t>
      </w:r>
    </w:p>
    <w:p>
      <w:pPr>
        <w:pStyle w:val="Normal"/>
        <w:spacing w:lineRule="auto" w:line="240"/>
        <w:ind w:firstLine="720" w:end="0"/>
        <w:rPr>
          <w:sz w:val="20"/>
        </w:rPr>
      </w:pPr>
      <w:r>
        <w:rPr>
          <w:sz w:val="20"/>
        </w:rPr>
        <w:t xml:space="preserve">После такой подготовки каждая группа молча показывает свое действие. </w:t>
      </w:r>
    </w:p>
    <w:p>
      <w:pPr>
        <w:pStyle w:val="Normal"/>
        <w:spacing w:lineRule="auto" w:line="240"/>
        <w:ind w:firstLine="720" w:end="0"/>
        <w:rPr>
          <w:sz w:val="20"/>
        </w:rPr>
      </w:pPr>
      <w:r>
        <w:rPr>
          <w:sz w:val="20"/>
        </w:rPr>
        <w:t>Каждый показ предваряется известной фразой: «Где мы были, мы не скажем, а что делали, покажем». «Зрители» внимательно наблюдают за то</w:t>
        <w:softHyphen/>
        <w:t>варищами и отгадывают, что они делают и где они находятся. После пра</w:t>
        <w:softHyphen/>
        <w:t>вильного угадывания актеры становятся зрителями и на сцену выходит сле</w:t>
        <w:softHyphen/>
        <w:t>дующая группа.</w:t>
      </w:r>
    </w:p>
    <w:p>
      <w:pPr>
        <w:pStyle w:val="Normal"/>
        <w:spacing w:lineRule="auto" w:line="240"/>
        <w:ind w:firstLine="720" w:end="0"/>
        <w:rPr/>
      </w:pPr>
      <w:r>
        <w:rPr>
          <w:sz w:val="20"/>
        </w:rPr>
        <w:t>Более сложным вариантом этой игры является индивидуальное воспро</w:t>
        <w:softHyphen/>
        <w:t>изведение аналогичных действий. Организация такой игры примерно та же, что в «Испорченном телефоне». Все участники закрывают глаза, кроме двух первых, один из которых показывает другому какое-либо действие (по</w:t>
        <w:softHyphen/>
        <w:t>ливает цветы, или рубит дрова, или играет в мячик и пр.). Потом этот ребе</w:t>
        <w:softHyphen/>
        <w:t>нок показывает то же действие третьему, сидящему в ряду, третий — четвер</w:t>
        <w:softHyphen/>
        <w:t>тому и т.д. Так по очереди дети открывают глаза и передают друг другу одно и то же действие. Последний в ряду ребенок должен это действие угадать.</w:t>
      </w:r>
    </w:p>
    <w:p>
      <w:pPr>
        <w:pStyle w:val="Normal"/>
        <w:spacing w:lineRule="auto" w:line="240"/>
        <w:ind w:firstLine="720" w:end="0"/>
        <w:rPr>
          <w:b/>
          <w:sz w:val="24"/>
        </w:rPr>
      </w:pPr>
      <w:r>
        <w:rPr>
          <w:b/>
          <w:sz w:val="24"/>
        </w:rPr>
      </w:r>
    </w:p>
    <w:p>
      <w:pPr>
        <w:pStyle w:val="Heading7"/>
        <w:keepNext w:val="false"/>
        <w:rPr/>
      </w:pPr>
      <w:r>
        <w:rPr/>
        <w:t>Эхо</w:t>
      </w:r>
    </w:p>
    <w:p>
      <w:pPr>
        <w:pStyle w:val="Normal"/>
        <w:spacing w:lineRule="auto" w:line="240"/>
        <w:ind w:firstLine="720" w:end="0"/>
        <w:rPr/>
      </w:pPr>
      <w:r>
        <w:rPr>
          <w:sz w:val="20"/>
        </w:rPr>
        <w:t>Взрослый рассказывает детям про</w:t>
      </w:r>
      <w:r>
        <w:rPr>
          <w:b/>
          <w:sz w:val="20"/>
        </w:rPr>
        <w:t xml:space="preserve"> </w:t>
      </w:r>
      <w:r>
        <w:rPr>
          <w:sz w:val="20"/>
        </w:rPr>
        <w:t>Эхо, которое живет в горах или в большом пустом помещении, увидеть его нельзя, а услышать можно: оно повторяет все даже самые странные звуки.</w:t>
      </w:r>
    </w:p>
    <w:p>
      <w:pPr>
        <w:pStyle w:val="BodyTextIndent"/>
        <w:spacing w:lineRule="auto" w:line="240"/>
        <w:rPr>
          <w:sz w:val="20"/>
        </w:rPr>
      </w:pPr>
      <w:r>
        <w:rPr>
          <w:sz w:val="20"/>
        </w:rPr>
        <w:t>После этого дети разбиваются на две группы, одна из которых изобража</w:t>
        <w:softHyphen/>
        <w:t>ет путников в горах, а другая — Эхо. Первая группа детей гуськом (по цепоч</w:t>
        <w:softHyphen/>
        <w:t>ке) «путешествует по комнате» и по очереди издает разные звуки (не слова, а звукосочетания), например: «Ау-у-у-» или «Тр-р-р-п» и т.п. Между звуками должны быть большие паузы, которые лучше регулировать ведущему. Он же может следить за очередностью произносимых звуков, т.е. показывать, кому из детей и когда следует издавать свой звук. Дети второй группы прячутся в разные места комнаты, внимательно прислушиваются и стараются как можно точнее воспроизвести все, что услышали. Если Эхо работает «несинхронно», т.е. воспроизводит звуки не одновременно, это не страшно. Важно, чтобы оно не искажало звуки и в точности воспроизводило их.</w:t>
      </w:r>
    </w:p>
    <w:p>
      <w:pPr>
        <w:pStyle w:val="Normal"/>
        <w:spacing w:lineRule="auto" w:line="240"/>
        <w:ind w:firstLine="720" w:end="0"/>
        <w:rPr>
          <w:sz w:val="20"/>
        </w:rPr>
      </w:pPr>
      <w:r>
        <w:rPr>
          <w:sz w:val="20"/>
        </w:rPr>
        <w:t>Эту же игру можно проводить парами, по тому же сценарию, что и «Зеркало», которое может одновременно отражать не только движения, но и звуки другого.</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Бабушка Маланья</w:t>
      </w:r>
    </w:p>
    <w:p>
      <w:pPr>
        <w:pStyle w:val="Normal"/>
        <w:spacing w:lineRule="auto" w:line="240"/>
        <w:ind w:firstLine="720" w:end="0"/>
        <w:rPr/>
      </w:pPr>
      <w:r>
        <w:rPr>
          <w:sz w:val="20"/>
        </w:rPr>
        <w:t>Это очень веселая хороводная игра, в которой один из детей (водящий) должен придумать какое-нибудь оригинальное движение, а все остальные</w:t>
      </w:r>
      <w:r>
        <w:rPr>
          <w:sz w:val="20"/>
          <w:lang w:val="en-US"/>
        </w:rPr>
        <w:t xml:space="preserve"> –</w:t>
      </w:r>
      <w:r>
        <w:rPr>
          <w:sz w:val="20"/>
        </w:rPr>
        <w:t xml:space="preserve"> его повторить. В игре достигается не только согласованность движений, но и единство в создании образа и настроения.</w:t>
      </w:r>
    </w:p>
    <w:p>
      <w:pPr>
        <w:pStyle w:val="Normal"/>
        <w:spacing w:lineRule="auto" w:line="240"/>
        <w:ind w:firstLine="720" w:end="0"/>
        <w:rPr>
          <w:sz w:val="20"/>
          <w:lang w:val="en-US"/>
        </w:rPr>
      </w:pPr>
      <w:r>
        <w:rPr>
          <w:sz w:val="20"/>
        </w:rPr>
        <w:t>Дети вместе со взрослым становятся в круг, в середине которого нахо</w:t>
        <w:softHyphen/>
        <w:t>дится ребенок, изображающий Бабушку Маланью (на него можно надеть платочек или фартучек). Дети в кругу вместе со взрослым начинают петь смешную песенку, сопровождая</w:t>
      </w:r>
      <w:r>
        <w:rPr>
          <w:b/>
          <w:sz w:val="20"/>
        </w:rPr>
        <w:t xml:space="preserve"> </w:t>
      </w:r>
      <w:r>
        <w:rPr>
          <w:sz w:val="20"/>
        </w:rPr>
        <w:t>ее выразительными движениями.</w:t>
      </w:r>
    </w:p>
    <w:p>
      <w:pPr>
        <w:pStyle w:val="Normal"/>
        <w:spacing w:lineRule="auto" w:line="240"/>
        <w:ind w:firstLine="720" w:end="0"/>
        <w:rPr>
          <w:sz w:val="20"/>
          <w:lang w:val="en-US"/>
        </w:rPr>
      </w:pPr>
      <w:r>
        <w:rPr>
          <w:sz w:val="20"/>
          <w:lang w:val="en-US"/>
        </w:rPr>
      </w:r>
    </w:p>
    <w:p>
      <w:pPr>
        <w:pStyle w:val="BodyTextIndent"/>
        <w:spacing w:lineRule="auto" w:line="240"/>
        <w:ind w:start="720" w:end="0"/>
        <w:rPr>
          <w:sz w:val="20"/>
        </w:rPr>
      </w:pPr>
      <w:r>
        <w:rPr>
          <w:sz w:val="20"/>
        </w:rPr>
        <w:t xml:space="preserve">Слова </w:t>
        <w:tab/>
        <w:tab/>
        <w:tab/>
        <w:tab/>
        <w:tab/>
        <w:tab/>
        <w:tab/>
        <w:tab/>
        <w:t xml:space="preserve">Движения </w:t>
      </w:r>
    </w:p>
    <w:p>
      <w:pPr>
        <w:pStyle w:val="BodyTextIndent"/>
        <w:spacing w:lineRule="auto" w:line="240"/>
        <w:rPr>
          <w:sz w:val="20"/>
        </w:rPr>
      </w:pPr>
      <w:r>
        <w:rPr>
          <w:sz w:val="20"/>
        </w:rPr>
        <w:t xml:space="preserve">У Маланьи, у старушки, </w:t>
        <w:tab/>
        <w:tab/>
        <w:tab/>
        <w:tab/>
        <w:t xml:space="preserve">Дети движутся по кругу, держась за </w:t>
      </w:r>
    </w:p>
    <w:p>
      <w:pPr>
        <w:pStyle w:val="BodyTextIndent"/>
        <w:spacing w:lineRule="auto" w:line="240"/>
        <w:rPr>
          <w:sz w:val="20"/>
        </w:rPr>
      </w:pPr>
      <w:r>
        <w:rPr>
          <w:sz w:val="20"/>
        </w:rPr>
        <w:t xml:space="preserve">Жили в маленькой избушке        </w:t>
        <w:tab/>
        <w:tab/>
        <w:tab/>
        <w:t xml:space="preserve">руки. </w:t>
      </w:r>
    </w:p>
    <w:p>
      <w:pPr>
        <w:pStyle w:val="BodyTextIndent"/>
        <w:spacing w:lineRule="auto" w:line="240"/>
        <w:rPr>
          <w:sz w:val="20"/>
        </w:rPr>
      </w:pPr>
      <w:r>
        <w:rPr>
          <w:sz w:val="20"/>
        </w:rPr>
        <w:t xml:space="preserve">Семь сыновей.                  </w:t>
        <w:tab/>
        <w:tab/>
        <w:tab/>
        <w:tab/>
        <w:t>Останавливаются и с помощью жес-</w:t>
      </w:r>
    </w:p>
    <w:p>
      <w:pPr>
        <w:pStyle w:val="BodyTextIndent"/>
        <w:spacing w:lineRule="auto" w:line="240"/>
        <w:rPr>
          <w:sz w:val="20"/>
        </w:rPr>
      </w:pPr>
      <w:r>
        <w:rPr>
          <w:sz w:val="20"/>
        </w:rPr>
        <w:t xml:space="preserve">Все без бровей, </w:t>
        <w:tab/>
        <w:tab/>
        <w:tab/>
        <w:tab/>
        <w:tab/>
        <w:t xml:space="preserve">тов и мимики изображают то, о чем </w:t>
      </w:r>
    </w:p>
    <w:p>
      <w:pPr>
        <w:pStyle w:val="BodyTextIndent"/>
        <w:spacing w:lineRule="auto" w:line="240"/>
        <w:rPr>
          <w:sz w:val="20"/>
        </w:rPr>
      </w:pPr>
      <w:r>
        <w:rPr>
          <w:sz w:val="20"/>
        </w:rPr>
        <w:t xml:space="preserve">Вот с такими ушами,              </w:t>
        <w:tab/>
        <w:tab/>
        <w:tab/>
        <w:t xml:space="preserve">говорится в тексте: закрывают руками </w:t>
      </w:r>
    </w:p>
    <w:p>
      <w:pPr>
        <w:pStyle w:val="BodyTextIndent"/>
        <w:spacing w:lineRule="auto" w:line="240"/>
        <w:rPr>
          <w:sz w:val="20"/>
        </w:rPr>
      </w:pPr>
      <w:r>
        <w:rPr>
          <w:sz w:val="20"/>
        </w:rPr>
        <w:t xml:space="preserve">Вот с такими носами,            </w:t>
        <w:tab/>
        <w:tab/>
        <w:tab/>
        <w:t>брови, делают «круглые» глаза, «боль-</w:t>
      </w:r>
    </w:p>
    <w:p>
      <w:pPr>
        <w:pStyle w:val="BodyTextIndent"/>
        <w:spacing w:lineRule="auto" w:line="240"/>
        <w:rPr>
          <w:sz w:val="20"/>
        </w:rPr>
      </w:pPr>
      <w:r>
        <w:rPr>
          <w:sz w:val="20"/>
        </w:rPr>
        <w:t xml:space="preserve">Вот с такими усами,              </w:t>
        <w:tab/>
        <w:tab/>
        <w:tab/>
        <w:t xml:space="preserve">шой» нос и уши, показывают усы и пр. </w:t>
      </w:r>
    </w:p>
    <w:p>
      <w:pPr>
        <w:pStyle w:val="BodyTextIndent"/>
        <w:spacing w:lineRule="auto" w:line="240"/>
        <w:rPr>
          <w:sz w:val="20"/>
        </w:rPr>
      </w:pPr>
      <w:r>
        <w:rPr>
          <w:sz w:val="20"/>
        </w:rPr>
        <w:t xml:space="preserve">С такой головой.                 </w:t>
        <w:tab/>
        <w:tab/>
        <w:tab/>
        <w:tab/>
        <w:t xml:space="preserve">Присаживаются на корточки. </w:t>
      </w:r>
    </w:p>
    <w:p>
      <w:pPr>
        <w:pStyle w:val="BodyTextIndent"/>
        <w:spacing w:lineRule="auto" w:line="240"/>
        <w:rPr>
          <w:sz w:val="20"/>
        </w:rPr>
      </w:pPr>
      <w:r>
        <w:rPr>
          <w:sz w:val="20"/>
        </w:rPr>
        <w:t xml:space="preserve">С такой бородой,                </w:t>
        <w:tab/>
        <w:tab/>
        <w:tab/>
        <w:tab/>
        <w:t>Повторяют за ведущим любое смеш-</w:t>
      </w:r>
    </w:p>
    <w:p>
      <w:pPr>
        <w:pStyle w:val="BodyTextIndent"/>
        <w:spacing w:lineRule="auto" w:line="240"/>
        <w:rPr/>
      </w:pPr>
      <w:r>
        <w:rPr>
          <w:sz w:val="20"/>
        </w:rPr>
        <w:t>Ничего</w:t>
      </w:r>
      <w:r>
        <w:rPr>
          <w:sz w:val="20"/>
          <w:lang w:val="en-US"/>
        </w:rPr>
        <w:t xml:space="preserve"> </w:t>
      </w:r>
      <w:r>
        <w:rPr>
          <w:sz w:val="20"/>
        </w:rPr>
        <w:t xml:space="preserve">не ели,                  </w:t>
        <w:tab/>
        <w:tab/>
        <w:tab/>
        <w:tab/>
        <w:t xml:space="preserve">ное движение. </w:t>
      </w:r>
    </w:p>
    <w:p>
      <w:pPr>
        <w:pStyle w:val="BodyTextIndent"/>
        <w:spacing w:lineRule="auto" w:line="240"/>
        <w:rPr>
          <w:sz w:val="20"/>
        </w:rPr>
      </w:pPr>
      <w:r>
        <w:rPr>
          <w:sz w:val="20"/>
        </w:rPr>
        <w:t xml:space="preserve">Целый день сидели, </w:t>
      </w:r>
    </w:p>
    <w:p>
      <w:pPr>
        <w:pStyle w:val="BodyTextIndent"/>
        <w:spacing w:lineRule="auto" w:line="240"/>
        <w:rPr>
          <w:sz w:val="20"/>
        </w:rPr>
      </w:pPr>
      <w:r>
        <w:rPr>
          <w:sz w:val="20"/>
        </w:rPr>
        <w:t xml:space="preserve">На нее глядели, </w:t>
      </w:r>
    </w:p>
    <w:p>
      <w:pPr>
        <w:pStyle w:val="BodyTextIndent"/>
        <w:spacing w:lineRule="auto" w:line="240"/>
        <w:rPr>
          <w:sz w:val="20"/>
        </w:rPr>
      </w:pPr>
      <w:r>
        <w:rPr>
          <w:sz w:val="20"/>
        </w:rPr>
        <w:t>Делали вот так....</w:t>
      </w:r>
    </w:p>
    <w:p>
      <w:pPr>
        <w:pStyle w:val="Normal"/>
        <w:spacing w:lineRule="auto" w:line="240"/>
        <w:ind w:firstLine="720" w:end="0"/>
        <w:rPr>
          <w:sz w:val="20"/>
          <w:lang w:val="en-US"/>
        </w:rPr>
      </w:pPr>
      <w:r>
        <w:rPr>
          <w:sz w:val="20"/>
          <w:lang w:val="en-US"/>
        </w:rPr>
      </w:r>
    </w:p>
    <w:p>
      <w:pPr>
        <w:pStyle w:val="Normal"/>
        <w:spacing w:lineRule="auto" w:line="240"/>
        <w:ind w:firstLine="720" w:end="0"/>
        <w:rPr>
          <w:sz w:val="20"/>
        </w:rPr>
      </w:pPr>
      <w:r>
        <w:rPr>
          <w:sz w:val="20"/>
        </w:rPr>
        <w:t>Движения могут быть самые разнообразные: можно сделать рожки, по</w:t>
        <w:softHyphen/>
        <w:t>прыгать и поплясать, сделать руками длинный нос, погрозить пальцем или в шутку заплакать. Они могут сопровождаться звуками и возгласами, пере</w:t>
        <w:softHyphen/>
        <w:t>дающими настроение. Движение необходимо повторить несколько раз, чтобы ребята могли войти в образ и получить удовольствие от игры.</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Волны</w:t>
      </w:r>
    </w:p>
    <w:p>
      <w:pPr>
        <w:pStyle w:val="Normal"/>
        <w:spacing w:lineRule="auto" w:line="240"/>
        <w:ind w:firstLine="720" w:end="0"/>
        <w:rPr>
          <w:sz w:val="20"/>
        </w:rPr>
      </w:pPr>
      <w:r>
        <w:rPr>
          <w:sz w:val="20"/>
        </w:rPr>
        <w:t>Дети садятся в круг, а взрослый предлагает им вспомнить лето, когда они купались в речке, в пруду... «Но лучше всего купаться в море, — говорит он, — потому что в море волны и так приятно, когда они ласково гладят и омывают тебя. Волны такие веселые, добрые! И все очень похожи друг на друга. Давайте попробуем искупать друг друга в таких волнах! Давайте вста</w:t>
        <w:softHyphen/>
        <w:t>нем, улыбнемся и попробуем изобразить волны руками». Дети изображают волны вслед за ведущим, который следит за тем, чтобы все волны были ласковые и веселые.</w:t>
      </w:r>
    </w:p>
    <w:p>
      <w:pPr>
        <w:pStyle w:val="Normal"/>
        <w:spacing w:lineRule="auto" w:line="240"/>
        <w:ind w:firstLine="720" w:end="0"/>
        <w:rPr/>
      </w:pPr>
      <w:r>
        <w:rPr>
          <w:sz w:val="20"/>
        </w:rPr>
        <w:t>После такой «тренировки» взрослый предлагает</w:t>
      </w:r>
      <w:r>
        <w:rPr>
          <w:b/>
          <w:sz w:val="20"/>
        </w:rPr>
        <w:t xml:space="preserve"> </w:t>
      </w:r>
      <w:r>
        <w:rPr>
          <w:sz w:val="20"/>
        </w:rPr>
        <w:t>всем детям по очереди «искупаться в море». «Купающийся» становится в центре, а «волны» по одной подбегают к нему и ласково поглаживают его, совершая одинаковые движения. Когда все волны «погладят купальщика», он превращается в  волну, а в море «ныряет» следующий.</w:t>
      </w:r>
    </w:p>
    <w:p>
      <w:pPr>
        <w:pStyle w:val="Normal"/>
        <w:spacing w:lineRule="auto" w:line="240"/>
        <w:ind w:firstLine="720" w:end="0"/>
        <w:rPr>
          <w:sz w:val="20"/>
        </w:rPr>
      </w:pPr>
      <w:r>
        <w:rPr>
          <w:sz w:val="20"/>
        </w:rPr>
        <w:t xml:space="preserve"> </w:t>
      </w:r>
    </w:p>
    <w:p>
      <w:pPr>
        <w:pStyle w:val="Normal"/>
        <w:spacing w:lineRule="auto" w:line="240"/>
        <w:ind w:firstLine="720" w:end="0"/>
        <w:rPr>
          <w:sz w:val="24"/>
        </w:rPr>
      </w:pPr>
      <w:r>
        <w:rPr>
          <w:sz w:val="24"/>
        </w:rPr>
        <w:t>Во многих играх, приведенных выше, детей объединяют не только одинаковые движения, но и общее настроение, общий игровой образ. Такая общность чувств позволяет ощутить единство с другими, их близость и даже родственность. Все это разрушает от</w:t>
        <w:softHyphen/>
        <w:t>чуждение, делает ненужными защитные барьеры и создает чувство причастности. В следующей игре такая общность переживания создается особенно остро, потому что это чувство опасности.</w:t>
      </w:r>
    </w:p>
    <w:p>
      <w:pPr>
        <w:pStyle w:val="Normal"/>
        <w:spacing w:lineRule="auto" w:line="240"/>
        <w:ind w:firstLine="720" w:end="0"/>
        <w:rPr>
          <w:b/>
          <w:sz w:val="24"/>
        </w:rPr>
      </w:pPr>
      <w:r>
        <w:rPr>
          <w:b/>
          <w:sz w:val="24"/>
        </w:rPr>
      </w:r>
    </w:p>
    <w:p>
      <w:pPr>
        <w:pStyle w:val="Heading7"/>
        <w:keepNext w:val="false"/>
        <w:rPr/>
      </w:pPr>
      <w:r>
        <w:rPr/>
        <w:t>Утка с утятами</w:t>
      </w:r>
    </w:p>
    <w:p>
      <w:pPr>
        <w:pStyle w:val="BodyTextIndent"/>
        <w:spacing w:lineRule="auto" w:line="240"/>
        <w:rPr>
          <w:sz w:val="20"/>
        </w:rPr>
      </w:pPr>
      <w:r>
        <w:rPr>
          <w:sz w:val="20"/>
        </w:rPr>
        <w:t>В игре участвуют мама-утка (лучше сначала на эту роль выбрать попу</w:t>
        <w:softHyphen/>
        <w:t>лярного ребенка), маленькие утята (4—5 детей) и хищный коршун, который за ними охотится (эту роль выполняет взрослый — ведущий). Сначала мама-утка с утятами греются на солнышке, купаются в пруду, ищут червячков на полянке и пр. Вдруг налетает хищная птица и пытается выкрасть утят. Мама-утка должна укрыть, спрятать своих детей, собрать их вместе и защи</w:t>
        <w:softHyphen/>
        <w:t>тить от опасности. Можно использовать покрывало или любую большую чистую ткань, чтобы дети могли спрятаться под ней. Спрятанного утенка коршун украсть не сможет. Когда все утята спрятаны, коршун еще некото</w:t>
        <w:softHyphen/>
        <w:t>рое время угрожающе кружится над ними, а потом улетает. Мама-утка выпускает своих детей из укрытия и они вновь резвятся на полянке.</w:t>
      </w:r>
    </w:p>
    <w:p>
      <w:pPr>
        <w:pStyle w:val="Normal"/>
        <w:spacing w:lineRule="auto" w:line="240"/>
        <w:ind w:firstLine="720" w:end="0"/>
        <w:rPr>
          <w:sz w:val="24"/>
        </w:rPr>
      </w:pPr>
      <w:r>
        <w:rPr>
          <w:sz w:val="20"/>
        </w:rPr>
        <w:t>В этой игре важно создать яркую воображаемую ситуацию, чтобы дети смогли вжиться в свои роли и почувствовать угрожающую опасность. В пос</w:t>
        <w:softHyphen/>
        <w:t>ледующих играх роль мамы-утки можно поручать непопулярному ребенку, чтобы он получил возможность заботиться о других.</w:t>
      </w:r>
    </w:p>
    <w:p>
      <w:pPr>
        <w:pStyle w:val="Normal"/>
        <w:spacing w:lineRule="auto" w:line="240"/>
        <w:ind w:firstLine="720" w:end="0"/>
        <w:rPr>
          <w:sz w:val="24"/>
          <w:lang w:val="en-US"/>
        </w:rPr>
      </w:pPr>
      <w:r>
        <w:rPr>
          <w:sz w:val="24"/>
          <w:lang w:val="en-US"/>
        </w:rPr>
      </w:r>
    </w:p>
    <w:p>
      <w:pPr>
        <w:pStyle w:val="Normal"/>
        <w:spacing w:lineRule="auto" w:line="240"/>
        <w:ind w:firstLine="720" w:end="0"/>
        <w:rPr/>
      </w:pPr>
      <w:r>
        <w:rPr>
          <w:sz w:val="24"/>
        </w:rPr>
        <w:t>Следующая задача коррекционной работы заключается в том, чтобы дать непопулярному, обособленному ребенку возможность самому выразить поддержку другим, помочь им в затруднительных игровых обстоятельствах. Такая поддержка и помощь другим, даже если она стимулируется всего лишь правилами игры, позволяет ре</w:t>
        <w:softHyphen/>
        <w:t>бенку получить удовлетворение от своего доброго поступка, от того, что он может принести радость своим сверстникам. Взаимная забота и участие в нуждах своих партнеров объединяют детей и со</w:t>
        <w:softHyphen/>
        <w:t>здают чувство причастности. Эта забота не требует от ребенка осо</w:t>
        <w:softHyphen/>
        <w:t>бых жертв, поскольку заключается в несложных игровых действи</w:t>
        <w:softHyphen/>
        <w:t>ях: спасти от «салочки», помочь беспомощной «кукле», «старенькой бабушке» или уступить дорогу на узком мостике. Но</w:t>
      </w:r>
      <w:r>
        <w:rPr>
          <w:b/>
          <w:sz w:val="24"/>
        </w:rPr>
        <w:t xml:space="preserve"> </w:t>
      </w:r>
      <w:r>
        <w:rPr>
          <w:sz w:val="24"/>
        </w:rPr>
        <w:t>все эти действия дети совершают сами, без инструкций и призывов взрослого. Приведем несколько примеров таких игр, которые стимулируют взаимопомощь и заботу о других.</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Салочки-выручалочки</w:t>
      </w:r>
    </w:p>
    <w:p>
      <w:pPr>
        <w:pStyle w:val="Normal"/>
        <w:spacing w:lineRule="auto" w:line="240"/>
        <w:ind w:firstLine="720" w:end="0"/>
        <w:rPr>
          <w:sz w:val="20"/>
        </w:rPr>
      </w:pPr>
      <w:r>
        <w:rPr>
          <w:sz w:val="20"/>
        </w:rPr>
        <w:t>В игру можно играть либо на улице, либо в большом просторном поме</w:t>
        <w:softHyphen/>
        <w:t>щении. Предварительно нужно очертить пространство игры (большую площадку — 30—40 шагов в длину и в ширину) и объяснить детям, что играть можно только внутри площадки и забегать за черту нельзя. Если кто-то убежит, значит он не хочет играть и выбывает из игры. После этого можно приступить к объяснению игры: «Я буду «салочкой», а вы будете от меня убегать. До кого я дотронусь, должен остановиться, бегать ему уже нельзя, пока кто-нибудь из ребят его не выручит. Чтобы выручить товарища, нужно дотронуться до его плеча. Как только до него дотронулись, он может снова бегать».</w:t>
      </w:r>
    </w:p>
    <w:p>
      <w:pPr>
        <w:pStyle w:val="Normal"/>
        <w:spacing w:lineRule="auto" w:line="240"/>
        <w:ind w:firstLine="720" w:end="0"/>
        <w:rPr>
          <w:sz w:val="20"/>
        </w:rPr>
      </w:pPr>
      <w:r>
        <w:rPr>
          <w:sz w:val="20"/>
        </w:rPr>
        <w:t>Игра начинается со слов, которые взрослый произносит вместе с детьми:</w:t>
      </w:r>
    </w:p>
    <w:p>
      <w:pPr>
        <w:pStyle w:val="Normal"/>
        <w:spacing w:lineRule="auto" w:line="240"/>
        <w:ind w:firstLine="720" w:end="0"/>
        <w:rPr>
          <w:sz w:val="20"/>
          <w:lang w:val="en-US"/>
        </w:rPr>
      </w:pPr>
      <w:r>
        <w:rPr>
          <w:sz w:val="20"/>
          <w:lang w:val="en-US"/>
        </w:rPr>
      </w:r>
    </w:p>
    <w:p>
      <w:pPr>
        <w:pStyle w:val="Normal"/>
        <w:spacing w:lineRule="auto" w:line="240"/>
        <w:ind w:firstLine="720" w:end="0"/>
        <w:rPr>
          <w:sz w:val="20"/>
          <w:lang w:val="en-US"/>
        </w:rPr>
      </w:pPr>
      <w:r>
        <w:rPr>
          <w:sz w:val="20"/>
        </w:rPr>
        <w:t xml:space="preserve">«Салочка» нас не догонит, </w:t>
      </w:r>
    </w:p>
    <w:p>
      <w:pPr>
        <w:pStyle w:val="Normal"/>
        <w:spacing w:lineRule="auto" w:line="240"/>
        <w:ind w:firstLine="720" w:end="0"/>
        <w:rPr>
          <w:sz w:val="20"/>
          <w:lang w:val="en-US"/>
        </w:rPr>
      </w:pPr>
      <w:r>
        <w:rPr>
          <w:sz w:val="20"/>
        </w:rPr>
        <w:t xml:space="preserve">«Салочке» нас не поймать, </w:t>
      </w:r>
    </w:p>
    <w:p>
      <w:pPr>
        <w:pStyle w:val="Normal"/>
        <w:spacing w:lineRule="auto" w:line="240"/>
        <w:ind w:firstLine="720" w:end="0"/>
        <w:rPr>
          <w:sz w:val="20"/>
          <w:lang w:val="en-US"/>
        </w:rPr>
      </w:pPr>
      <w:r>
        <w:rPr>
          <w:sz w:val="20"/>
        </w:rPr>
        <w:t xml:space="preserve">Мы умеем быстро бегать </w:t>
      </w:r>
    </w:p>
    <w:p>
      <w:pPr>
        <w:pStyle w:val="Normal"/>
        <w:spacing w:lineRule="auto" w:line="240"/>
        <w:ind w:firstLine="720" w:end="0"/>
        <w:rPr>
          <w:sz w:val="20"/>
        </w:rPr>
      </w:pPr>
      <w:r>
        <w:rPr>
          <w:sz w:val="20"/>
        </w:rPr>
        <w:t>И друг друга выручать!</w:t>
      </w:r>
    </w:p>
    <w:p>
      <w:pPr>
        <w:pStyle w:val="Normal"/>
        <w:spacing w:lineRule="auto" w:line="240"/>
        <w:ind w:firstLine="720" w:end="0"/>
        <w:rPr>
          <w:sz w:val="20"/>
          <w:lang w:val="en-US"/>
        </w:rPr>
      </w:pPr>
      <w:r>
        <w:rPr>
          <w:sz w:val="20"/>
          <w:lang w:val="en-US"/>
        </w:rPr>
      </w:r>
    </w:p>
    <w:p>
      <w:pPr>
        <w:pStyle w:val="Normal"/>
        <w:spacing w:lineRule="auto" w:line="240"/>
        <w:ind w:firstLine="720" w:end="0"/>
        <w:rPr>
          <w:sz w:val="20"/>
        </w:rPr>
      </w:pPr>
      <w:r>
        <w:rPr>
          <w:sz w:val="20"/>
        </w:rPr>
        <w:t>С последними словами дети разбегаются в разных направлениях, а во</w:t>
        <w:softHyphen/>
        <w:t>дящий начинает ловить их.</w:t>
      </w:r>
    </w:p>
    <w:p>
      <w:pPr>
        <w:pStyle w:val="Normal"/>
        <w:spacing w:lineRule="auto" w:line="240"/>
        <w:ind w:firstLine="720" w:end="0"/>
        <w:rPr/>
      </w:pPr>
      <w:r>
        <w:rPr>
          <w:sz w:val="20"/>
        </w:rPr>
        <w:t>После первой игры роль «салочки»</w:t>
      </w:r>
      <w:r>
        <w:rPr>
          <w:b/>
          <w:sz w:val="20"/>
        </w:rPr>
        <w:t xml:space="preserve"> </w:t>
      </w:r>
      <w:r>
        <w:rPr>
          <w:sz w:val="20"/>
        </w:rPr>
        <w:t>можно поручить кому-нибудь из</w:t>
      </w:r>
      <w:r>
        <w:rPr>
          <w:sz w:val="20"/>
          <w:lang w:val="en-US"/>
        </w:rPr>
        <w:t xml:space="preserve"> </w:t>
      </w:r>
      <w:r>
        <w:rPr>
          <w:sz w:val="20"/>
        </w:rPr>
        <w:t>детей. Важно, чтобы дети замечали, кто</w:t>
      </w:r>
      <w:r>
        <w:rPr>
          <w:b/>
          <w:sz w:val="20"/>
        </w:rPr>
        <w:t xml:space="preserve"> </w:t>
      </w:r>
      <w:r>
        <w:rPr>
          <w:sz w:val="20"/>
        </w:rPr>
        <w:t>их «спас» и кому они сами смогли помочь. После игры можно спросить</w:t>
      </w:r>
      <w:r>
        <w:rPr>
          <w:b/>
          <w:sz w:val="20"/>
        </w:rPr>
        <w:t xml:space="preserve"> </w:t>
      </w:r>
      <w:r>
        <w:rPr>
          <w:sz w:val="20"/>
        </w:rPr>
        <w:t>их об этом и отметить, кто из детей чаще всего помогал другим.</w:t>
      </w:r>
    </w:p>
    <w:p>
      <w:pPr>
        <w:pStyle w:val="Normal"/>
        <w:spacing w:lineRule="auto" w:line="240"/>
        <w:ind w:firstLine="720" w:end="0"/>
        <w:rPr>
          <w:b/>
          <w:sz w:val="24"/>
        </w:rPr>
      </w:pPr>
      <w:r>
        <w:rPr>
          <w:b/>
          <w:sz w:val="24"/>
        </w:rPr>
      </w:r>
    </w:p>
    <w:p>
      <w:pPr>
        <w:pStyle w:val="Heading7"/>
        <w:keepNext w:val="false"/>
        <w:rPr/>
      </w:pPr>
      <w:r>
        <w:rPr/>
        <w:t>Живые куклы</w:t>
      </w:r>
    </w:p>
    <w:p>
      <w:pPr>
        <w:pStyle w:val="BodyTextIndent"/>
        <w:spacing w:lineRule="auto" w:line="240"/>
        <w:rPr>
          <w:sz w:val="20"/>
        </w:rPr>
      </w:pPr>
      <w:r>
        <w:rPr>
          <w:sz w:val="20"/>
        </w:rPr>
        <w:t>Дети разбиваются на пары несколько необычным способом: им предла</w:t>
        <w:softHyphen/>
        <w:t>гается заглянуть в глаза друг другу и найти себе партнера с тем же цветом глаз, как и у него самого. Если это вызовет затруднения, можно попросить помощь и совет у других. После того как пары образованы, можно объяс</w:t>
        <w:softHyphen/>
        <w:t>нить содержание игры: «Помните, когда вы были маленькие, многие из вас верили, что ваши куклы (зайчики, мишки) живые, что они умеют говорить, просить, бегать и пр. Давайте представим, что один из вас превратится в маленького ребенка, а другой — в его куклу: куклу-девочку или куклу-мальчи</w:t>
        <w:softHyphen/>
        <w:t>ка. Кукла будет что-то просить, а ее хозяин выполнять ее просьбы и забо</w:t>
        <w:softHyphen/>
        <w:t>титься о ней». Взрослый предлагает понарошку помыть кукле ручки, покор</w:t>
        <w:softHyphen/>
        <w:t>мить, погулять и пр. Но предупреждает, что хозяин должен выполнять все капризы куклы и не заставлять ее делать то, чего она не хочет. Когда дети примут игровую ситуацию и увлекутся, пусть продолжают играть самостоя</w:t>
        <w:softHyphen/>
        <w:t>тельно.</w:t>
      </w:r>
    </w:p>
    <w:p>
      <w:pPr>
        <w:pStyle w:val="Normal"/>
        <w:spacing w:lineRule="auto" w:line="240"/>
        <w:ind w:firstLine="720" w:end="0"/>
        <w:rPr>
          <w:sz w:val="20"/>
        </w:rPr>
      </w:pPr>
      <w:r>
        <w:rPr>
          <w:sz w:val="20"/>
        </w:rPr>
        <w:t>В следующий раз каждая пара может поменяться ролями.</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 xml:space="preserve">Гномики                   </w:t>
      </w:r>
    </w:p>
    <w:p>
      <w:pPr>
        <w:pStyle w:val="Normal"/>
        <w:spacing w:lineRule="auto" w:line="240"/>
        <w:ind w:firstLine="720" w:end="0"/>
        <w:rPr/>
      </w:pPr>
      <w:r>
        <w:rPr>
          <w:sz w:val="20"/>
        </w:rPr>
        <w:t>Для игры нужны колокольчики по числу участников (5—6).</w:t>
      </w:r>
      <w:r>
        <w:rPr>
          <w:b/>
          <w:sz w:val="20"/>
        </w:rPr>
        <w:t xml:space="preserve"> </w:t>
      </w:r>
      <w:r>
        <w:rPr>
          <w:sz w:val="20"/>
        </w:rPr>
        <w:t>Один колокольчик должен быть испорченный (не звенеть).</w:t>
      </w:r>
    </w:p>
    <w:p>
      <w:pPr>
        <w:pStyle w:val="Normal"/>
        <w:spacing w:lineRule="auto" w:line="240"/>
        <w:ind w:firstLine="720" w:end="0"/>
        <w:rPr>
          <w:sz w:val="20"/>
        </w:rPr>
      </w:pPr>
      <w:r>
        <w:rPr>
          <w:sz w:val="20"/>
        </w:rPr>
        <w:t>Взрослый предлагает детям поиграть в гномиков. У каждого гномика есть волшебный колокольчик, и когда он звенит, гномик приобретает вол</w:t>
        <w:softHyphen/>
        <w:t>шебную силу — он может загадать любое желание и оно когда-нибудь испол</w:t>
        <w:softHyphen/>
        <w:t>нится. Дети получают колокольчики (одному из них достается «испорчен</w:t>
        <w:softHyphen/>
        <w:t>ный»). «Давайте послушаем, как звенят ваши колокольчики! Каждый из вас по очереди будет звенеть и загадывать свое желание, а мы будем слушать». Дети по кругу звенят своими колокольчиками, но вдруг оказывается, что один из них молчит. «Что же делать? У Коли не звенит его колокольчик! Это такое несчастье для гномика! Он теперь не сможет загадать желание... Может мы его развеселим? Или подарим что-нибудь вместо колокольчика? Или попробуем выполнить его желание? (дети предлагают свои решения). А может кто-нибудь уступит на время свой колокольчик, чтобы Коля мог позвенеть им и загадать свое желание?»</w:t>
      </w:r>
    </w:p>
    <w:p>
      <w:pPr>
        <w:pStyle w:val="Normal"/>
        <w:spacing w:lineRule="auto" w:line="240"/>
        <w:ind w:firstLine="720" w:end="0"/>
        <w:rPr>
          <w:sz w:val="20"/>
        </w:rPr>
      </w:pPr>
      <w:r>
        <w:rPr>
          <w:sz w:val="20"/>
        </w:rPr>
        <w:t>Обычно кто-нибудь из детей предлагает свой колокольчик, за то, есте</w:t>
        <w:softHyphen/>
        <w:t>ственно, получает благодарность товарища и одобрение взрослого. В этой игре важно привлечь внимание детей к «обделенному» сверстнику, вызвать их сочувствие и желание помочь.</w:t>
      </w:r>
    </w:p>
    <w:p>
      <w:pPr>
        <w:pStyle w:val="Normal"/>
        <w:spacing w:lineRule="auto" w:line="240"/>
        <w:ind w:firstLine="720" w:end="0"/>
        <w:rPr>
          <w:b/>
          <w:sz w:val="24"/>
        </w:rPr>
      </w:pPr>
      <w:r>
        <w:rPr>
          <w:b/>
          <w:sz w:val="24"/>
        </w:rPr>
      </w:r>
    </w:p>
    <w:p>
      <w:pPr>
        <w:pStyle w:val="Normal"/>
        <w:spacing w:lineRule="auto" w:line="240"/>
        <w:ind w:firstLine="720" w:end="0"/>
        <w:rPr>
          <w:sz w:val="24"/>
        </w:rPr>
      </w:pPr>
      <w:r>
        <w:rPr>
          <w:b/>
          <w:sz w:val="24"/>
        </w:rPr>
        <w:t>На мостике</w:t>
      </w:r>
    </w:p>
    <w:p>
      <w:pPr>
        <w:pStyle w:val="Normal"/>
        <w:spacing w:lineRule="auto" w:line="240"/>
        <w:ind w:firstLine="720" w:end="0"/>
        <w:rPr/>
      </w:pPr>
      <w:r>
        <w:rPr>
          <w:sz w:val="20"/>
        </w:rPr>
        <w:t>Перед началом игры создается воображаемая ситуация. Взрослый раз</w:t>
        <w:softHyphen/>
        <w:t>деляет всех детей на две группы, разводит их в разные стороны и предлага</w:t>
        <w:softHyphen/>
        <w:t>ет представить, что они находятся по разные стороны горного ущелья,</w:t>
      </w:r>
      <w:r>
        <w:rPr>
          <w:b/>
          <w:sz w:val="20"/>
        </w:rPr>
        <w:t xml:space="preserve"> </w:t>
      </w:r>
      <w:r>
        <w:rPr>
          <w:sz w:val="20"/>
        </w:rPr>
        <w:t>но</w:t>
      </w:r>
      <w:r>
        <w:rPr>
          <w:b/>
          <w:sz w:val="20"/>
        </w:rPr>
        <w:t xml:space="preserve"> </w:t>
      </w:r>
      <w:r>
        <w:rPr>
          <w:sz w:val="20"/>
        </w:rPr>
        <w:t>им нужно обязательно перейти на другую сторону. Через ущелье перекинут тонкий мостик (на полу чертится полоска — 30—40 см, символизирующая мостик). По мостику могут идти только два человека с разных сторон (иначе мостик перевернется). Задача заключается в том, чтобы пойти одновременно навстречу друг другу и перейти на противоположную сторо</w:t>
        <w:softHyphen/>
        <w:t>ну, не заступив за черту (иначе «упадешь в пропасть»). Участники разбива</w:t>
        <w:softHyphen/>
        <w:t>ются на пары и осторожно проходят по мостику навстречу друг другу. Ос</w:t>
        <w:softHyphen/>
        <w:t>тальные следят за их движением и «болеют». Тот, кто наступит за черту, выбывает из игры («падает в пропасть»).</w:t>
      </w:r>
    </w:p>
    <w:p>
      <w:pPr>
        <w:pStyle w:val="Normal"/>
        <w:spacing w:lineRule="auto" w:line="240"/>
        <w:ind w:firstLine="720" w:end="0"/>
        <w:rPr>
          <w:sz w:val="20"/>
        </w:rPr>
      </w:pPr>
      <w:r>
        <w:rPr>
          <w:sz w:val="20"/>
        </w:rPr>
        <w:t>Успешное выполнение этой задачи возможно только в том случае, если кто-нибудь из пары уступит дорогу своему партнеру и пропустит его вперед.</w:t>
      </w:r>
    </w:p>
    <w:p>
      <w:pPr>
        <w:pStyle w:val="Normal"/>
        <w:spacing w:lineRule="auto" w:line="240"/>
        <w:ind w:firstLine="720" w:end="0"/>
        <w:rPr>
          <w:b/>
          <w:sz w:val="24"/>
        </w:rPr>
      </w:pPr>
      <w:r>
        <w:rPr>
          <w:b/>
          <w:sz w:val="24"/>
        </w:rPr>
      </w:r>
    </w:p>
    <w:p>
      <w:pPr>
        <w:pStyle w:val="Heading7"/>
        <w:keepNext w:val="false"/>
        <w:rPr/>
      </w:pPr>
      <w:r>
        <w:rPr/>
        <w:t>Старенькая бабушка</w:t>
      </w:r>
    </w:p>
    <w:p>
      <w:pPr>
        <w:pStyle w:val="Normal"/>
        <w:spacing w:lineRule="auto" w:line="240"/>
        <w:ind w:firstLine="720" w:end="0"/>
        <w:rPr>
          <w:sz w:val="20"/>
        </w:rPr>
      </w:pPr>
      <w:r>
        <w:rPr>
          <w:sz w:val="20"/>
        </w:rPr>
        <w:t>Перед игрой несколько детей (8 или 10) делятся на пары, в которых один берет на себя роль бабушки (дедушки), а другой — внука (внучки). Ба</w:t>
        <w:softHyphen/>
        <w:t>бушки и дедушки очень старенькие, они ничего не видят и не слышат (можно завязать им глаза). Но их обязательно нужно привести к врачу, а для этого требуется перевести их через улицу с очень оживленным движе</w:t>
        <w:softHyphen/>
        <w:t>нием. Внуки и внучки должны перевести бабушек (дедушек) через дорогу так, чтобы их не сбила машина.</w:t>
      </w:r>
    </w:p>
    <w:p>
      <w:pPr>
        <w:pStyle w:val="Normal"/>
        <w:spacing w:lineRule="auto" w:line="240"/>
        <w:ind w:firstLine="720" w:end="0"/>
        <w:rPr>
          <w:sz w:val="20"/>
        </w:rPr>
      </w:pPr>
      <w:r>
        <w:rPr>
          <w:sz w:val="20"/>
        </w:rPr>
        <w:t>«Улицу» рисуют на полу мелом. Несколько детей играют роль машин и бегают туда-сюда. «Поводырям» нужно уберечь «старичков» от машин, про</w:t>
        <w:softHyphen/>
        <w:t>вести через опасную дорогу, показать доктору (роль которого играет один из детей), купить лекарство и привести обратно по той же дороге домой.</w:t>
      </w:r>
    </w:p>
    <w:p>
      <w:pPr>
        <w:pStyle w:val="Normal"/>
        <w:spacing w:lineRule="auto" w:line="240"/>
        <w:ind w:firstLine="720" w:end="0"/>
        <w:rPr>
          <w:sz w:val="24"/>
        </w:rPr>
      </w:pPr>
      <w:r>
        <w:rPr>
          <w:sz w:val="24"/>
        </w:rPr>
      </w:r>
    </w:p>
    <w:p>
      <w:pPr>
        <w:pStyle w:val="BodyTextIndent"/>
        <w:spacing w:lineRule="auto" w:line="240"/>
        <w:rPr/>
      </w:pPr>
      <w:r>
        <w:rPr/>
        <w:t>На последнем этапе коррекционной работы становится возмож</w:t>
        <w:softHyphen/>
        <w:t>ной организация совместной продуктивной деятельности детей, где им нужно согласовывать свои действия и договариваться с другими. Нередко формирование межличностных отношений детей предла</w:t>
        <w:softHyphen/>
        <w:t>гается начинать с их совместной деятельности. Однако при враж</w:t>
        <w:softHyphen/>
        <w:t>дебном, отчужденном отношении к другому, когда ребенок не видит сверстника, пытается продемонстрировать свои преимущества, не хочет учитывать его интересы, деятельность детей не может стать по-настоящему совместной и не может объединить детей. Как пока</w:t>
        <w:softHyphen/>
        <w:t>зывает опыт, общая продуктивная деятельность возможна только при сложившихся межличностных отношениях детей.</w:t>
      </w:r>
    </w:p>
    <w:p>
      <w:pPr>
        <w:pStyle w:val="Normal"/>
        <w:spacing w:lineRule="auto" w:line="240"/>
        <w:ind w:firstLine="720" w:end="0"/>
        <w:rPr/>
      </w:pPr>
      <w:r>
        <w:rPr>
          <w:sz w:val="24"/>
        </w:rPr>
        <w:t>Дети с трудностями в общении, сосредоточенные на</w:t>
      </w:r>
      <w:r>
        <w:rPr>
          <w:b/>
          <w:sz w:val="24"/>
        </w:rPr>
        <w:t xml:space="preserve"> </w:t>
      </w:r>
      <w:r>
        <w:rPr>
          <w:sz w:val="24"/>
        </w:rPr>
        <w:t>себе (как агрессивные, так и замкнутые), не готовы к объединению вокруг общего продукта. Однако приведенные выше игры способствуют налаживанию нормальных отношений со сверстниками и готовят «трудных» детей к сотрудничеству, в котором дети делают одно общее дело.</w:t>
      </w:r>
    </w:p>
    <w:p>
      <w:pPr>
        <w:pStyle w:val="BodyTextIndent"/>
        <w:spacing w:lineRule="auto" w:line="240"/>
        <w:rPr/>
      </w:pPr>
      <w:r>
        <w:rPr/>
        <w:t>Совместную деятельность лучше сначала организовывать в парах, где непопулярный ребенок имеет возможность работать вместе с популярным. Каждая пара должна создавать свое произве</w:t>
        <w:softHyphen/>
        <w:t>дение самостоятельно, «по секрету» от остальных. Такая организа</w:t>
        <w:softHyphen/>
        <w:t>ция способствует объединению, побуждает их договариваться и со</w:t>
        <w:softHyphen/>
        <w:t>гласовывать свои усилия. Причем деятельность должна быть не со</w:t>
        <w:softHyphen/>
        <w:t>ревновательного, а продуктивного характера. Приведем несколько примеров возможных занятий.</w:t>
      </w:r>
    </w:p>
    <w:p>
      <w:pPr>
        <w:pStyle w:val="Heading7"/>
        <w:keepNext w:val="false"/>
        <w:rPr/>
      </w:pPr>
      <w:r>
        <w:rPr/>
      </w:r>
    </w:p>
    <w:p>
      <w:pPr>
        <w:pStyle w:val="Heading7"/>
        <w:keepNext w:val="false"/>
        <w:rPr/>
      </w:pPr>
      <w:r>
        <w:rPr/>
        <w:t>Мозаика в парах</w:t>
      </w:r>
    </w:p>
    <w:p>
      <w:pPr>
        <w:pStyle w:val="Normal"/>
        <w:spacing w:lineRule="auto" w:line="240"/>
        <w:ind w:firstLine="720" w:end="0"/>
        <w:rPr>
          <w:sz w:val="20"/>
        </w:rPr>
      </w:pPr>
      <w:r>
        <w:rPr>
          <w:sz w:val="20"/>
        </w:rPr>
        <w:t>Каждая пара детей получает мозаику, детали которой делятся между ними поровну. Задача заключается в том, чтобы сложить общую картину. Для этого нужно задумать сюжет, распределить усилия, учитывать и про</w:t>
        <w:softHyphen/>
        <w:t>должать действия партнера и пр.</w:t>
      </w:r>
    </w:p>
    <w:p>
      <w:pPr>
        <w:pStyle w:val="Normal"/>
        <w:spacing w:lineRule="auto" w:line="240"/>
        <w:ind w:firstLine="720" w:end="0"/>
        <w:rPr>
          <w:sz w:val="20"/>
        </w:rPr>
      </w:pPr>
      <w:r>
        <w:rPr>
          <w:sz w:val="20"/>
        </w:rPr>
        <w:t>По завершении работы каждое «произведение» показывается всем ос</w:t>
        <w:softHyphen/>
        <w:t>тальным, которые пытаются догадаться, что изобразили авторы.</w:t>
      </w:r>
    </w:p>
    <w:p>
      <w:pPr>
        <w:pStyle w:val="Normal"/>
        <w:spacing w:lineRule="auto" w:line="240"/>
        <w:ind w:firstLine="720" w:end="0"/>
        <w:rPr>
          <w:b/>
          <w:sz w:val="24"/>
        </w:rPr>
      </w:pPr>
      <w:r>
        <w:rPr>
          <w:b/>
          <w:sz w:val="24"/>
        </w:rPr>
      </w:r>
    </w:p>
    <w:p>
      <w:pPr>
        <w:pStyle w:val="Heading7"/>
        <w:keepNext w:val="false"/>
        <w:rPr/>
      </w:pPr>
      <w:r>
        <w:rPr/>
        <w:t>Рукавички</w:t>
      </w:r>
    </w:p>
    <w:p>
      <w:pPr>
        <w:pStyle w:val="Normal"/>
        <w:spacing w:lineRule="auto" w:line="240"/>
        <w:ind w:firstLine="720" w:end="0"/>
        <w:rPr>
          <w:sz w:val="20"/>
        </w:rPr>
      </w:pPr>
      <w:r>
        <w:rPr>
          <w:sz w:val="20"/>
        </w:rPr>
        <w:t>Для занятия нужны вырезанные из бумаги рукавички с различным неза</w:t>
        <w:softHyphen/>
        <w:t>крашенным узором. Количество их пар должно соответствовать количест</w:t>
        <w:softHyphen/>
        <w:t>ву пар участников. Каждому ребенку дается одна вырезанная из бумаги рукавичка, и детям предлагается найти свою пару, т.е. рукавичку с точно таким же узором. Когда пара одинаковых рукавичек встретится, дети долж</w:t>
        <w:softHyphen/>
        <w:t>ны как можно быстрее и (главное!) одинаково раскрасить рукавички. Каж</w:t>
        <w:softHyphen/>
        <w:t>дой паре дается только три карандаша разного цвета.</w:t>
      </w:r>
    </w:p>
    <w:p>
      <w:pPr>
        <w:pStyle w:val="Heading7"/>
        <w:keepNext w:val="false"/>
        <w:rPr>
          <w:sz w:val="20"/>
        </w:rPr>
      </w:pPr>
      <w:r>
        <w:rPr>
          <w:sz w:val="20"/>
        </w:rPr>
      </w:r>
    </w:p>
    <w:p>
      <w:pPr>
        <w:pStyle w:val="Heading7"/>
        <w:keepNext w:val="false"/>
        <w:rPr/>
      </w:pPr>
      <w:r>
        <w:rPr/>
        <w:t>Рисуем домики</w:t>
      </w:r>
    </w:p>
    <w:p>
      <w:pPr>
        <w:pStyle w:val="Normal"/>
        <w:spacing w:lineRule="auto" w:line="240"/>
        <w:ind w:firstLine="720" w:end="0"/>
        <w:rPr>
          <w:sz w:val="20"/>
        </w:rPr>
      </w:pPr>
      <w:r>
        <w:rPr>
          <w:sz w:val="20"/>
        </w:rPr>
        <w:t>Двое детей должны нарисовать на одном листе бумаги общий домик и рассказать, кто в нем живет.</w:t>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Здесь приведены лишь несколько сюжетов детских игр, стимули</w:t>
        <w:softHyphen/>
        <w:t>рующих взаимопомощь и заботу о другом. Естественно, каждая игра может быть дополнена или изменена в зависимости от вашей фанта</w:t>
        <w:softHyphen/>
        <w:t>зии и конкретных условий. Важно только сохранить главную цель данных игр — побуждать к заботливому и внимательному отноше</w:t>
        <w:softHyphen/>
        <w:t>нию к сверстникам. Побуждать не призывами и нотациями, а созда</w:t>
        <w:softHyphen/>
        <w:t>вая конкретные житейские или игровые ситуации, в которых вни</w:t>
        <w:softHyphen/>
        <w:t>мание к другому является необходимым и естественным условием совместной игры. Очень важно также, что данные игры исключают всякое сравнение детей, их конкуренцию и соревновательность. Каждый делает все по-своему, как считает нужным. Нельзя осуждать детей за эгоизм или невнимательность. Нельзя слишком хвалить одних и ставить их в пример остальным. Такое оценивание и приве</w:t>
        <w:softHyphen/>
        <w:t>дение положительных образцов, разделение детей на «хороших» и «плохих» может только разъединить детей и вызвать отчуждение. Наиболее эффективным способом воспитания нравственных ка</w:t>
        <w:softHyphen/>
        <w:t>честв и преодоления трудностей в общении является не поощрение и порицание взрослого и не приобретение коммуникативных навы</w:t>
        <w:softHyphen/>
        <w:t>ков, а формирование чувства общности с другими, своей внутрен</w:t>
        <w:softHyphen/>
        <w:t>ней причастности к ним. Как показывает опыт, систематическое проведение подобных игр и занятий способствует достижению этой цели.</w:t>
      </w:r>
    </w:p>
    <w:p>
      <w:pPr>
        <w:pStyle w:val="Normal"/>
        <w:spacing w:lineRule="auto" w:line="240"/>
        <w:ind w:firstLine="720" w:end="0"/>
        <w:rPr>
          <w:i/>
          <w:i/>
          <w:sz w:val="24"/>
        </w:rPr>
      </w:pPr>
      <w:r>
        <w:rPr>
          <w:i/>
          <w:sz w:val="24"/>
        </w:rPr>
      </w:r>
    </w:p>
    <w:p>
      <w:pPr>
        <w:pStyle w:val="Heading2"/>
        <w:keepNext w:val="false"/>
        <w:rPr/>
      </w:pPr>
      <w:bookmarkStart w:id="41" w:name="__RefHeading___Toc511554743"/>
      <w:bookmarkEnd w:id="41"/>
      <w:r>
        <w:rPr>
          <w:i/>
        </w:rPr>
        <w:t xml:space="preserve">• </w:t>
      </w:r>
      <w:r>
        <w:rPr/>
        <w:t>Вопросы и задания</w:t>
      </w:r>
    </w:p>
    <w:p>
      <w:pPr>
        <w:pStyle w:val="Normal"/>
        <w:spacing w:lineRule="auto" w:line="240"/>
        <w:ind w:hanging="0" w:start="709" w:end="0"/>
        <w:rPr/>
      </w:pPr>
      <w:r>
        <w:rPr>
          <w:sz w:val="24"/>
        </w:rPr>
        <w:t>1. С помощью каких методов можно выявить положение</w:t>
      </w:r>
      <w:r>
        <w:rPr>
          <w:b/>
          <w:sz w:val="24"/>
        </w:rPr>
        <w:t xml:space="preserve"> </w:t>
      </w:r>
      <w:r>
        <w:rPr>
          <w:sz w:val="24"/>
        </w:rPr>
        <w:t>ребенка в</w:t>
      </w:r>
      <w:r>
        <w:rPr>
          <w:b/>
          <w:sz w:val="24"/>
        </w:rPr>
        <w:t xml:space="preserve"> </w:t>
      </w:r>
      <w:r>
        <w:rPr>
          <w:sz w:val="24"/>
        </w:rPr>
        <w:t>группе сверстников?</w:t>
      </w:r>
    </w:p>
    <w:p>
      <w:pPr>
        <w:pStyle w:val="BodyTextIndent"/>
        <w:spacing w:lineRule="auto" w:line="240"/>
        <w:ind w:hanging="0" w:start="709" w:end="0"/>
        <w:rPr/>
      </w:pPr>
      <w:r>
        <w:rPr/>
        <w:t>2. Каковы основные этапы коррекционной работы с детьми, имею</w:t>
        <w:softHyphen/>
        <w:t>щими трудности в общении?</w:t>
      </w:r>
    </w:p>
    <w:p>
      <w:pPr>
        <w:pStyle w:val="Normal"/>
        <w:spacing w:lineRule="auto" w:line="240"/>
        <w:ind w:hanging="0" w:start="709" w:end="0"/>
        <w:rPr>
          <w:sz w:val="24"/>
        </w:rPr>
      </w:pPr>
      <w:r>
        <w:rPr>
          <w:sz w:val="24"/>
        </w:rPr>
        <w:t>3. Почему такую работу нельзя начинать в совместной деятельности?</w:t>
      </w:r>
    </w:p>
    <w:p>
      <w:pPr>
        <w:pStyle w:val="Normal"/>
        <w:spacing w:lineRule="auto" w:line="240"/>
        <w:ind w:hanging="0" w:start="709" w:end="0"/>
        <w:rPr>
          <w:sz w:val="24"/>
        </w:rPr>
      </w:pPr>
      <w:r>
        <w:rPr>
          <w:sz w:val="24"/>
        </w:rPr>
      </w:r>
    </w:p>
    <w:p>
      <w:pPr>
        <w:pStyle w:val="Heading1"/>
        <w:keepNext w:val="false"/>
        <w:ind w:hanging="0" w:start="709" w:end="0"/>
        <w:rPr/>
      </w:pPr>
      <w:bookmarkStart w:id="42" w:name="__RefHeading___Toc511554744"/>
      <w:bookmarkEnd w:id="42"/>
      <w:r>
        <w:rPr/>
        <w:t>ЛИТЕРАТУРА</w:t>
      </w:r>
    </w:p>
    <w:p>
      <w:pPr>
        <w:pStyle w:val="Heading7"/>
        <w:keepNext w:val="false"/>
        <w:ind w:hanging="0" w:start="709" w:end="0"/>
        <w:rPr/>
      </w:pPr>
      <w:r>
        <w:rPr/>
        <w:t>К главе 1</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1. </w:t>
      </w:r>
      <w:r>
        <w:rPr>
          <w:i/>
          <w:sz w:val="24"/>
        </w:rPr>
        <w:t>Басов М.Я.</w:t>
      </w:r>
      <w:r>
        <w:rPr>
          <w:sz w:val="24"/>
        </w:rPr>
        <w:t xml:space="preserve"> Избранные психологические произведения. М., 1975.</w:t>
      </w:r>
    </w:p>
    <w:p>
      <w:pPr>
        <w:pStyle w:val="Normal"/>
        <w:spacing w:lineRule="auto" w:line="240"/>
        <w:ind w:hanging="0" w:start="709" w:end="0"/>
        <w:rPr/>
      </w:pPr>
      <w:r>
        <w:rPr>
          <w:sz w:val="24"/>
        </w:rPr>
        <w:t xml:space="preserve">2. </w:t>
      </w:r>
      <w:r>
        <w:rPr>
          <w:i/>
          <w:sz w:val="24"/>
        </w:rPr>
        <w:t>Бехтерев В.М.</w:t>
      </w:r>
      <w:r>
        <w:rPr>
          <w:sz w:val="24"/>
        </w:rPr>
        <w:t xml:space="preserve"> Объективное изучение личности.</w:t>
      </w:r>
      <w:r>
        <w:rPr>
          <w:b/>
          <w:sz w:val="24"/>
        </w:rPr>
        <w:t xml:space="preserve"> </w:t>
      </w:r>
      <w:r>
        <w:rPr>
          <w:sz w:val="24"/>
        </w:rPr>
        <w:t>Пг., 1923.</w:t>
      </w:r>
    </w:p>
    <w:p>
      <w:pPr>
        <w:pStyle w:val="Normal"/>
        <w:spacing w:lineRule="auto" w:line="240"/>
        <w:ind w:hanging="0" w:start="709" w:end="0"/>
        <w:rPr/>
      </w:pPr>
      <w:r>
        <w:rPr>
          <w:sz w:val="24"/>
        </w:rPr>
        <w:t xml:space="preserve">3. </w:t>
      </w:r>
      <w:r>
        <w:rPr>
          <w:i/>
          <w:sz w:val="24"/>
        </w:rPr>
        <w:t>Блонкий П.П.</w:t>
      </w:r>
      <w:r>
        <w:rPr>
          <w:sz w:val="24"/>
        </w:rPr>
        <w:t xml:space="preserve"> Избранные педагогические</w:t>
      </w:r>
      <w:r>
        <w:rPr>
          <w:b/>
          <w:sz w:val="24"/>
        </w:rPr>
        <w:t xml:space="preserve"> </w:t>
      </w:r>
      <w:r>
        <w:rPr>
          <w:sz w:val="24"/>
        </w:rPr>
        <w:t>и психологические произведе</w:t>
        <w:softHyphen/>
        <w:t>ния. М., 1979. Т. 1, 2.</w:t>
      </w:r>
    </w:p>
    <w:p>
      <w:pPr>
        <w:pStyle w:val="Normal"/>
        <w:spacing w:lineRule="auto" w:line="240"/>
        <w:ind w:hanging="0" w:start="709" w:end="0"/>
        <w:rPr/>
      </w:pPr>
      <w:r>
        <w:rPr>
          <w:sz w:val="24"/>
        </w:rPr>
        <w:t xml:space="preserve">4. </w:t>
      </w:r>
      <w:r>
        <w:rPr>
          <w:i/>
          <w:sz w:val="24"/>
        </w:rPr>
        <w:t>Выготский Л.С.</w:t>
      </w:r>
      <w:r>
        <w:rPr>
          <w:sz w:val="24"/>
        </w:rPr>
        <w:t xml:space="preserve"> Собр. соч.: В 6 т.</w:t>
      </w:r>
      <w:r>
        <w:rPr>
          <w:b/>
          <w:sz w:val="24"/>
        </w:rPr>
        <w:t xml:space="preserve"> </w:t>
      </w:r>
      <w:r>
        <w:rPr>
          <w:sz w:val="24"/>
        </w:rPr>
        <w:t>М., 1982-1983.</w:t>
      </w:r>
    </w:p>
    <w:p>
      <w:pPr>
        <w:pStyle w:val="Normal"/>
        <w:spacing w:lineRule="auto" w:line="240"/>
        <w:ind w:hanging="0" w:start="709" w:end="0"/>
        <w:rPr/>
      </w:pPr>
      <w:r>
        <w:rPr>
          <w:sz w:val="24"/>
        </w:rPr>
        <w:t xml:space="preserve">5. </w:t>
      </w:r>
      <w:r>
        <w:rPr>
          <w:i/>
          <w:sz w:val="24"/>
        </w:rPr>
        <w:t>Ждан А.Н.</w:t>
      </w:r>
      <w:r>
        <w:rPr>
          <w:sz w:val="24"/>
        </w:rPr>
        <w:t xml:space="preserve"> История психологии: от античности до наших дней,</w:t>
      </w:r>
      <w:r>
        <w:rPr>
          <w:b/>
          <w:sz w:val="24"/>
        </w:rPr>
        <w:t xml:space="preserve"> </w:t>
      </w:r>
      <w:r>
        <w:rPr>
          <w:sz w:val="24"/>
        </w:rPr>
        <w:t>М., 1990.</w:t>
      </w:r>
    </w:p>
    <w:p>
      <w:pPr>
        <w:pStyle w:val="Normal"/>
        <w:spacing w:lineRule="auto" w:line="240"/>
        <w:ind w:hanging="0" w:start="709" w:end="0"/>
        <w:rPr/>
      </w:pPr>
      <w:r>
        <w:rPr>
          <w:sz w:val="24"/>
        </w:rPr>
        <w:t xml:space="preserve">6. </w:t>
      </w:r>
      <w:r>
        <w:rPr>
          <w:i/>
          <w:sz w:val="24"/>
        </w:rPr>
        <w:t>История</w:t>
      </w:r>
      <w:r>
        <w:rPr>
          <w:sz w:val="24"/>
        </w:rPr>
        <w:t xml:space="preserve"> зарубежной психологии. Тексты. М., 1986.</w:t>
      </w:r>
    </w:p>
    <w:p>
      <w:pPr>
        <w:pStyle w:val="Normal"/>
        <w:spacing w:lineRule="auto" w:line="240"/>
        <w:ind w:hanging="0" w:start="709" w:end="0"/>
        <w:rPr/>
      </w:pPr>
      <w:r>
        <w:rPr>
          <w:sz w:val="24"/>
        </w:rPr>
        <w:t xml:space="preserve">7. </w:t>
      </w:r>
      <w:r>
        <w:rPr>
          <w:i/>
          <w:sz w:val="24"/>
        </w:rPr>
        <w:t>История</w:t>
      </w:r>
      <w:r>
        <w:rPr>
          <w:sz w:val="24"/>
        </w:rPr>
        <w:t xml:space="preserve"> становления и развития экспериментально-психологических ис</w:t>
        <w:softHyphen/>
        <w:t>следований в России. М.,1990.</w:t>
      </w:r>
    </w:p>
    <w:p>
      <w:pPr>
        <w:pStyle w:val="Normal"/>
        <w:spacing w:lineRule="auto" w:line="240"/>
        <w:ind w:hanging="0" w:start="709" w:end="0"/>
        <w:rPr/>
      </w:pPr>
      <w:r>
        <w:rPr>
          <w:sz w:val="24"/>
        </w:rPr>
        <w:t xml:space="preserve">8. </w:t>
      </w:r>
      <w:r>
        <w:rPr>
          <w:i/>
          <w:sz w:val="24"/>
        </w:rPr>
        <w:t>Лазурский А. Ф.</w:t>
      </w:r>
      <w:r>
        <w:rPr>
          <w:sz w:val="24"/>
        </w:rPr>
        <w:t xml:space="preserve"> Общая и экспериментальная</w:t>
      </w:r>
      <w:r>
        <w:rPr>
          <w:b/>
          <w:sz w:val="24"/>
        </w:rPr>
        <w:t xml:space="preserve"> </w:t>
      </w:r>
      <w:r>
        <w:rPr>
          <w:sz w:val="24"/>
        </w:rPr>
        <w:t>психология. СПб., 1912.</w:t>
      </w:r>
    </w:p>
    <w:p>
      <w:pPr>
        <w:pStyle w:val="Normal"/>
        <w:spacing w:lineRule="auto" w:line="240"/>
        <w:ind w:hanging="0" w:start="709" w:end="0"/>
        <w:rPr/>
      </w:pPr>
      <w:r>
        <w:rPr>
          <w:sz w:val="24"/>
        </w:rPr>
        <w:t xml:space="preserve">9. </w:t>
      </w:r>
      <w:r>
        <w:rPr>
          <w:i/>
          <w:sz w:val="24"/>
        </w:rPr>
        <w:t>Марцинковская Т.Д., Ярошевский М.Г.</w:t>
      </w:r>
      <w:r>
        <w:rPr>
          <w:sz w:val="24"/>
        </w:rPr>
        <w:t xml:space="preserve"> 100</w:t>
      </w:r>
      <w:r>
        <w:rPr>
          <w:b/>
          <w:sz w:val="24"/>
        </w:rPr>
        <w:t xml:space="preserve"> </w:t>
      </w:r>
      <w:r>
        <w:rPr>
          <w:sz w:val="24"/>
        </w:rPr>
        <w:t>выдающихся психологов мира.</w:t>
      </w:r>
      <w:r>
        <w:rPr>
          <w:b/>
          <w:sz w:val="24"/>
        </w:rPr>
        <w:t xml:space="preserve"> </w:t>
      </w:r>
      <w:r>
        <w:rPr>
          <w:sz w:val="24"/>
        </w:rPr>
        <w:t>М.,1996.</w:t>
      </w:r>
    </w:p>
    <w:p>
      <w:pPr>
        <w:pStyle w:val="Normal"/>
        <w:spacing w:lineRule="auto" w:line="240"/>
        <w:ind w:hanging="0" w:start="709" w:end="0"/>
        <w:rPr/>
      </w:pPr>
      <w:r>
        <w:rPr>
          <w:sz w:val="24"/>
        </w:rPr>
        <w:t xml:space="preserve">10. </w:t>
      </w:r>
      <w:r>
        <w:rPr>
          <w:i/>
          <w:sz w:val="24"/>
        </w:rPr>
        <w:t>Хрестоматия</w:t>
      </w:r>
      <w:r>
        <w:rPr>
          <w:sz w:val="24"/>
        </w:rPr>
        <w:t xml:space="preserve"> по истории психологии. М., 1980.</w:t>
      </w:r>
    </w:p>
    <w:p>
      <w:pPr>
        <w:pStyle w:val="Normal"/>
        <w:spacing w:lineRule="auto" w:line="240"/>
        <w:ind w:hanging="0" w:start="709" w:end="0"/>
        <w:rPr/>
      </w:pPr>
      <w:r>
        <w:rPr>
          <w:sz w:val="24"/>
        </w:rPr>
        <w:t xml:space="preserve">11. </w:t>
      </w:r>
      <w:r>
        <w:rPr>
          <w:i/>
          <w:sz w:val="24"/>
        </w:rPr>
        <w:t xml:space="preserve">Хрестоматия </w:t>
      </w:r>
      <w:r>
        <w:rPr>
          <w:sz w:val="24"/>
        </w:rPr>
        <w:t>по психологии. М., 1987.</w:t>
      </w:r>
    </w:p>
    <w:p>
      <w:pPr>
        <w:pStyle w:val="Normal"/>
        <w:spacing w:lineRule="auto" w:line="240"/>
        <w:ind w:hanging="0" w:start="709" w:end="0"/>
        <w:rPr/>
      </w:pPr>
      <w:r>
        <w:rPr>
          <w:sz w:val="24"/>
        </w:rPr>
        <w:t xml:space="preserve">12. </w:t>
      </w:r>
      <w:r>
        <w:rPr>
          <w:i/>
          <w:sz w:val="24"/>
        </w:rPr>
        <w:t>Ярошевский М.Г.</w:t>
      </w:r>
      <w:r>
        <w:rPr>
          <w:sz w:val="24"/>
        </w:rPr>
        <w:t xml:space="preserve"> История психологии. М., 1996.</w:t>
      </w:r>
    </w:p>
    <w:p>
      <w:pPr>
        <w:pStyle w:val="Normal"/>
        <w:spacing w:lineRule="auto" w:line="240"/>
        <w:ind w:hanging="0" w:start="709" w:end="0"/>
        <w:rPr>
          <w:sz w:val="24"/>
        </w:rPr>
      </w:pPr>
      <w:r>
        <w:rPr>
          <w:sz w:val="24"/>
        </w:rPr>
      </w:r>
    </w:p>
    <w:p>
      <w:pPr>
        <w:pStyle w:val="Heading7"/>
        <w:keepNext w:val="false"/>
        <w:ind w:hanging="0" w:start="709" w:end="0"/>
        <w:rPr/>
      </w:pPr>
      <w:r>
        <w:rPr/>
        <w:t>К главе 2</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13. </w:t>
      </w:r>
      <w:r>
        <w:rPr>
          <w:i/>
          <w:sz w:val="24"/>
        </w:rPr>
        <w:t>Дубровина И.В.</w:t>
      </w:r>
      <w:r>
        <w:rPr>
          <w:b/>
          <w:sz w:val="24"/>
        </w:rPr>
        <w:t xml:space="preserve"> </w:t>
      </w:r>
      <w:r>
        <w:rPr>
          <w:sz w:val="24"/>
        </w:rPr>
        <w:t>Школьная психологическая служба:</w:t>
      </w:r>
      <w:r>
        <w:rPr>
          <w:b/>
          <w:sz w:val="24"/>
        </w:rPr>
        <w:t xml:space="preserve"> </w:t>
      </w:r>
      <w:r>
        <w:rPr>
          <w:sz w:val="24"/>
        </w:rPr>
        <w:t>вопросы теории и практики. М.,1991.</w:t>
      </w:r>
    </w:p>
    <w:p>
      <w:pPr>
        <w:pStyle w:val="Normal"/>
        <w:spacing w:lineRule="auto" w:line="240"/>
        <w:ind w:hanging="0" w:start="709" w:end="0"/>
        <w:rPr/>
      </w:pPr>
      <w:r>
        <w:rPr>
          <w:sz w:val="24"/>
        </w:rPr>
        <w:t xml:space="preserve">14. </w:t>
      </w:r>
      <w:r>
        <w:rPr>
          <w:i/>
          <w:spacing w:val="-4"/>
          <w:sz w:val="24"/>
        </w:rPr>
        <w:t>Задачи</w:t>
      </w:r>
      <w:r>
        <w:rPr>
          <w:spacing w:val="-4"/>
          <w:sz w:val="24"/>
        </w:rPr>
        <w:t xml:space="preserve"> и функции психолога в дошкольном учреждении. Руководство для практического психолога / Под ред. Л.А. Венгера. М., 1993.</w:t>
      </w:r>
    </w:p>
    <w:p>
      <w:pPr>
        <w:pStyle w:val="Normal"/>
        <w:spacing w:lineRule="auto" w:line="240"/>
        <w:ind w:hanging="0" w:start="709" w:end="0"/>
        <w:rPr/>
      </w:pPr>
      <w:r>
        <w:rPr>
          <w:sz w:val="24"/>
        </w:rPr>
        <w:t xml:space="preserve">15. </w:t>
      </w:r>
      <w:r>
        <w:rPr>
          <w:i/>
          <w:sz w:val="24"/>
        </w:rPr>
        <w:t>Закон</w:t>
      </w:r>
      <w:r>
        <w:rPr>
          <w:sz w:val="24"/>
        </w:rPr>
        <w:t xml:space="preserve"> Российской Федерации «Об образовании». М., 1992.</w:t>
      </w:r>
    </w:p>
    <w:p>
      <w:pPr>
        <w:pStyle w:val="Normal"/>
        <w:spacing w:lineRule="auto" w:line="240"/>
        <w:ind w:hanging="0" w:start="709" w:end="0"/>
        <w:rPr/>
      </w:pPr>
      <w:r>
        <w:rPr>
          <w:sz w:val="24"/>
        </w:rPr>
        <w:t>16.</w:t>
      </w:r>
      <w:r>
        <w:rPr>
          <w:sz w:val="24"/>
          <w:lang w:val="en-US"/>
        </w:rPr>
        <w:t xml:space="preserve"> </w:t>
      </w:r>
      <w:r>
        <w:rPr>
          <w:i/>
          <w:sz w:val="24"/>
          <w:lang w:val="en-US"/>
        </w:rPr>
        <w:t>Kлимов</w:t>
      </w:r>
      <w:r>
        <w:rPr>
          <w:i/>
          <w:sz w:val="24"/>
        </w:rPr>
        <w:t xml:space="preserve"> Е.А.</w:t>
      </w:r>
      <w:r>
        <w:rPr>
          <w:sz w:val="24"/>
        </w:rPr>
        <w:t xml:space="preserve"> Введение в психологию труда. М., 1988.</w:t>
      </w:r>
    </w:p>
    <w:p>
      <w:pPr>
        <w:pStyle w:val="Normal"/>
        <w:spacing w:lineRule="auto" w:line="240"/>
        <w:ind w:hanging="0" w:start="709" w:end="0"/>
        <w:rPr/>
      </w:pPr>
      <w:r>
        <w:rPr>
          <w:sz w:val="24"/>
        </w:rPr>
        <w:t xml:space="preserve">17. </w:t>
      </w:r>
      <w:r>
        <w:rPr>
          <w:i/>
          <w:sz w:val="24"/>
        </w:rPr>
        <w:t>Материалы</w:t>
      </w:r>
      <w:r>
        <w:rPr>
          <w:sz w:val="24"/>
        </w:rPr>
        <w:t xml:space="preserve"> I съезда</w:t>
      </w:r>
      <w:r>
        <w:rPr>
          <w:b/>
          <w:sz w:val="24"/>
        </w:rPr>
        <w:t xml:space="preserve"> </w:t>
      </w:r>
      <w:r>
        <w:rPr>
          <w:sz w:val="24"/>
        </w:rPr>
        <w:t>практических психологов образования Российской</w:t>
      </w:r>
    </w:p>
    <w:p>
      <w:pPr>
        <w:pStyle w:val="BodyTextIndent"/>
        <w:spacing w:lineRule="auto" w:line="240"/>
        <w:ind w:hanging="0" w:start="709" w:end="0"/>
        <w:rPr/>
      </w:pPr>
      <w:r>
        <w:rPr/>
        <w:t>Федерации. М.,1994.</w:t>
      </w:r>
    </w:p>
    <w:p>
      <w:pPr>
        <w:pStyle w:val="Normal"/>
        <w:spacing w:lineRule="auto" w:line="240"/>
        <w:ind w:hanging="0" w:start="709" w:end="0"/>
        <w:rPr/>
      </w:pPr>
      <w:r>
        <w:rPr>
          <w:sz w:val="24"/>
        </w:rPr>
        <w:t xml:space="preserve">18. </w:t>
      </w:r>
      <w:r>
        <w:rPr>
          <w:i/>
          <w:sz w:val="24"/>
        </w:rPr>
        <w:t>Материалы</w:t>
      </w:r>
      <w:r>
        <w:rPr>
          <w:sz w:val="24"/>
        </w:rPr>
        <w:t xml:space="preserve"> II съезда практических психологов образования Российской Федерации. Пермь,1995.</w:t>
      </w:r>
    </w:p>
    <w:p>
      <w:pPr>
        <w:pStyle w:val="Normal"/>
        <w:spacing w:lineRule="auto" w:line="240"/>
        <w:ind w:hanging="0" w:start="709" w:end="0"/>
        <w:rPr/>
      </w:pPr>
      <w:r>
        <w:rPr>
          <w:sz w:val="24"/>
        </w:rPr>
        <w:t xml:space="preserve">19. </w:t>
      </w:r>
      <w:r>
        <w:rPr>
          <w:i/>
          <w:sz w:val="24"/>
        </w:rPr>
        <w:t>Материалы</w:t>
      </w:r>
      <w:r>
        <w:rPr>
          <w:sz w:val="24"/>
        </w:rPr>
        <w:t xml:space="preserve"> Коллегии «О состоянии и перспективах развития службы</w:t>
      </w:r>
    </w:p>
    <w:p>
      <w:pPr>
        <w:pStyle w:val="Normal"/>
        <w:spacing w:lineRule="auto" w:line="240"/>
        <w:ind w:hanging="0" w:start="709" w:end="0"/>
        <w:rPr>
          <w:sz w:val="24"/>
        </w:rPr>
      </w:pPr>
      <w:r>
        <w:rPr>
          <w:sz w:val="24"/>
        </w:rPr>
        <w:t>практической психологии образования в РФ» // Вестник образования.  1995. №7.</w:t>
      </w:r>
    </w:p>
    <w:p>
      <w:pPr>
        <w:pStyle w:val="Normal"/>
        <w:spacing w:lineRule="auto" w:line="240"/>
        <w:ind w:hanging="0" w:start="709" w:end="0"/>
        <w:rPr/>
      </w:pPr>
      <w:r>
        <w:rPr>
          <w:sz w:val="24"/>
        </w:rPr>
        <w:t xml:space="preserve">20. </w:t>
      </w:r>
      <w:r>
        <w:rPr>
          <w:i/>
          <w:sz w:val="24"/>
        </w:rPr>
        <w:t>Положение</w:t>
      </w:r>
      <w:r>
        <w:rPr>
          <w:b/>
          <w:i/>
          <w:sz w:val="24"/>
        </w:rPr>
        <w:t xml:space="preserve"> </w:t>
      </w:r>
      <w:r>
        <w:rPr>
          <w:sz w:val="24"/>
        </w:rPr>
        <w:t>о службе практической психологии образования</w:t>
      </w:r>
      <w:r>
        <w:rPr>
          <w:b/>
          <w:sz w:val="24"/>
        </w:rPr>
        <w:t xml:space="preserve"> </w:t>
      </w:r>
      <w:r>
        <w:rPr>
          <w:sz w:val="24"/>
        </w:rPr>
        <w:t xml:space="preserve">в Российской Федерации // Вестник образования. 1995. № 7. </w:t>
      </w:r>
    </w:p>
    <w:p>
      <w:pPr>
        <w:pStyle w:val="Normal"/>
        <w:spacing w:lineRule="auto" w:line="240"/>
        <w:ind w:hanging="0" w:start="709" w:end="0"/>
        <w:rPr/>
      </w:pPr>
      <w:r>
        <w:rPr>
          <w:sz w:val="24"/>
        </w:rPr>
        <w:t xml:space="preserve">21. </w:t>
      </w:r>
      <w:r>
        <w:rPr>
          <w:i/>
          <w:sz w:val="24"/>
        </w:rPr>
        <w:t>Права</w:t>
      </w:r>
      <w:r>
        <w:rPr>
          <w:sz w:val="24"/>
        </w:rPr>
        <w:t xml:space="preserve"> ребенка. Основные международные документы.</w:t>
      </w:r>
      <w:r>
        <w:rPr>
          <w:b/>
          <w:sz w:val="24"/>
        </w:rPr>
        <w:t xml:space="preserve"> </w:t>
      </w:r>
      <w:r>
        <w:rPr>
          <w:sz w:val="24"/>
        </w:rPr>
        <w:t>М., 1992.</w:t>
      </w:r>
    </w:p>
    <w:p>
      <w:pPr>
        <w:pStyle w:val="Normal"/>
        <w:spacing w:lineRule="auto" w:line="240"/>
        <w:ind w:hanging="0" w:start="709" w:end="0"/>
        <w:rPr/>
      </w:pPr>
      <w:r>
        <w:rPr>
          <w:sz w:val="24"/>
        </w:rPr>
        <w:t xml:space="preserve">22. </w:t>
      </w:r>
      <w:r>
        <w:rPr>
          <w:i/>
          <w:spacing w:val="6"/>
          <w:sz w:val="24"/>
        </w:rPr>
        <w:t>Психическое</w:t>
      </w:r>
      <w:r>
        <w:rPr>
          <w:spacing w:val="6"/>
          <w:sz w:val="24"/>
        </w:rPr>
        <w:t xml:space="preserve"> здоровье детей и подростков в контексте психологической службы. Руководство практического психолога / Под ред. И.В. Дубровиной. М., 1995</w:t>
      </w:r>
      <w:r>
        <w:rPr>
          <w:sz w:val="24"/>
        </w:rPr>
        <w:t>.</w:t>
      </w:r>
    </w:p>
    <w:p>
      <w:pPr>
        <w:pStyle w:val="Normal"/>
        <w:spacing w:lineRule="auto" w:line="240"/>
        <w:ind w:hanging="0" w:start="709" w:end="0"/>
        <w:rPr/>
      </w:pPr>
      <w:r>
        <w:rPr>
          <w:sz w:val="24"/>
        </w:rPr>
        <w:t xml:space="preserve">23. </w:t>
      </w:r>
      <w:r>
        <w:rPr>
          <w:i/>
          <w:sz w:val="24"/>
        </w:rPr>
        <w:t>Психологическая</w:t>
      </w:r>
      <w:r>
        <w:rPr>
          <w:b/>
          <w:sz w:val="24"/>
        </w:rPr>
        <w:t xml:space="preserve"> </w:t>
      </w:r>
      <w:r>
        <w:rPr>
          <w:sz w:val="24"/>
        </w:rPr>
        <w:t>служба: детский сад, школа, вуз / Под ред. И.Б. Котовой.</w:t>
      </w:r>
      <w:r>
        <w:rPr>
          <w:b/>
          <w:sz w:val="24"/>
        </w:rPr>
        <w:t xml:space="preserve"> </w:t>
      </w:r>
      <w:r>
        <w:rPr>
          <w:sz w:val="24"/>
        </w:rPr>
        <w:t>Ростов н/Д, 1991.</w:t>
      </w:r>
    </w:p>
    <w:p>
      <w:pPr>
        <w:pStyle w:val="Normal"/>
        <w:spacing w:lineRule="auto" w:line="240"/>
        <w:ind w:hanging="0" w:start="709" w:end="0"/>
        <w:rPr/>
      </w:pPr>
      <w:r>
        <w:rPr>
          <w:sz w:val="24"/>
        </w:rPr>
        <w:t xml:space="preserve">24. </w:t>
      </w:r>
      <w:r>
        <w:rPr>
          <w:i/>
          <w:sz w:val="24"/>
        </w:rPr>
        <w:t>Рабочая</w:t>
      </w:r>
      <w:r>
        <w:rPr>
          <w:sz w:val="24"/>
        </w:rPr>
        <w:t xml:space="preserve"> книга практического психолога: технология эффективной профессиональной деятельности / Под ред. А.А. Дергача. М., 1996. </w:t>
      </w:r>
    </w:p>
    <w:p>
      <w:pPr>
        <w:pStyle w:val="Normal"/>
        <w:spacing w:lineRule="auto" w:line="240"/>
        <w:ind w:hanging="0" w:start="709" w:end="0"/>
        <w:rPr/>
      </w:pPr>
      <w:r>
        <w:rPr>
          <w:sz w:val="24"/>
        </w:rPr>
        <w:t xml:space="preserve">25. </w:t>
      </w:r>
      <w:r>
        <w:rPr>
          <w:i/>
          <w:sz w:val="24"/>
        </w:rPr>
        <w:t>Рабочая</w:t>
      </w:r>
      <w:r>
        <w:rPr>
          <w:sz w:val="24"/>
        </w:rPr>
        <w:t xml:space="preserve"> книга школьного психолога / Под ред. И.В. Дубровиной. М., 1991.</w:t>
      </w:r>
    </w:p>
    <w:p>
      <w:pPr>
        <w:pStyle w:val="Normal"/>
        <w:spacing w:lineRule="auto" w:line="240"/>
        <w:ind w:hanging="0" w:start="709" w:end="0"/>
        <w:rPr>
          <w:b/>
          <w:sz w:val="24"/>
        </w:rPr>
      </w:pPr>
      <w:r>
        <w:rPr>
          <w:b/>
          <w:sz w:val="24"/>
        </w:rPr>
      </w:r>
    </w:p>
    <w:p>
      <w:pPr>
        <w:pStyle w:val="Heading7"/>
        <w:keepNext w:val="false"/>
        <w:ind w:hanging="0" w:start="709" w:end="0"/>
        <w:rPr/>
      </w:pPr>
      <w:r>
        <w:rPr/>
        <w:t>К главе 3</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26. </w:t>
      </w:r>
      <w:r>
        <w:rPr>
          <w:i/>
          <w:sz w:val="24"/>
        </w:rPr>
        <w:t>Адлер А.</w:t>
      </w:r>
      <w:r>
        <w:rPr>
          <w:sz w:val="24"/>
        </w:rPr>
        <w:t xml:space="preserve"> Практика и теория индивидуальной психологии. М., 1995.</w:t>
      </w:r>
    </w:p>
    <w:p>
      <w:pPr>
        <w:pStyle w:val="Normal"/>
        <w:spacing w:lineRule="auto" w:line="240"/>
        <w:ind w:hanging="0" w:start="709" w:end="0"/>
        <w:rPr/>
      </w:pPr>
      <w:r>
        <w:rPr>
          <w:sz w:val="24"/>
        </w:rPr>
        <w:t xml:space="preserve">27. </w:t>
      </w:r>
      <w:r>
        <w:rPr>
          <w:i/>
          <w:sz w:val="24"/>
        </w:rPr>
        <w:t>Балашова</w:t>
      </w:r>
      <w:r>
        <w:rPr>
          <w:b/>
          <w:i/>
          <w:sz w:val="24"/>
        </w:rPr>
        <w:t xml:space="preserve"> </w:t>
      </w:r>
      <w:r>
        <w:rPr>
          <w:i/>
          <w:sz w:val="24"/>
        </w:rPr>
        <w:t>Е.Ю., Корсакова Н.К., Микадзе</w:t>
      </w:r>
      <w:r>
        <w:rPr>
          <w:b/>
          <w:i/>
          <w:sz w:val="24"/>
        </w:rPr>
        <w:t xml:space="preserve"> </w:t>
      </w:r>
      <w:r>
        <w:rPr>
          <w:i/>
          <w:sz w:val="24"/>
        </w:rPr>
        <w:t>Ю.В.</w:t>
      </w:r>
      <w:r>
        <w:rPr>
          <w:sz w:val="24"/>
        </w:rPr>
        <w:t xml:space="preserve"> Неуспевающие дети. М.,   1997.</w:t>
      </w:r>
    </w:p>
    <w:p>
      <w:pPr>
        <w:pStyle w:val="Normal"/>
        <w:spacing w:lineRule="auto" w:line="240"/>
        <w:ind w:hanging="0" w:start="709" w:end="0"/>
        <w:rPr/>
      </w:pPr>
      <w:r>
        <w:rPr>
          <w:sz w:val="24"/>
        </w:rPr>
        <w:t xml:space="preserve">28. </w:t>
      </w:r>
      <w:r>
        <w:rPr>
          <w:i/>
          <w:sz w:val="24"/>
        </w:rPr>
        <w:t>Божович Л.И.</w:t>
      </w:r>
      <w:r>
        <w:rPr>
          <w:sz w:val="24"/>
        </w:rPr>
        <w:t xml:space="preserve"> Избранные психологические труды: Проблемы формирования личности. М.; Воронеж, 1995.</w:t>
      </w:r>
    </w:p>
    <w:p>
      <w:pPr>
        <w:pStyle w:val="Normal"/>
        <w:spacing w:lineRule="auto" w:line="240"/>
        <w:ind w:hanging="0" w:start="709" w:end="0"/>
        <w:rPr/>
      </w:pPr>
      <w:r>
        <w:rPr>
          <w:sz w:val="24"/>
        </w:rPr>
        <w:t xml:space="preserve">29. </w:t>
      </w:r>
      <w:r>
        <w:rPr>
          <w:i/>
          <w:sz w:val="24"/>
        </w:rPr>
        <w:t>Бреслав Г.М.</w:t>
      </w:r>
      <w:r>
        <w:rPr>
          <w:sz w:val="24"/>
        </w:rPr>
        <w:t xml:space="preserve"> Эмоциональные особенности формирования личности в детстве. М., 1990.</w:t>
      </w:r>
    </w:p>
    <w:p>
      <w:pPr>
        <w:pStyle w:val="Normal"/>
        <w:spacing w:lineRule="auto" w:line="240"/>
        <w:ind w:hanging="0" w:start="709" w:end="0"/>
        <w:rPr/>
      </w:pPr>
      <w:r>
        <w:rPr>
          <w:sz w:val="24"/>
        </w:rPr>
        <w:t xml:space="preserve">30. </w:t>
      </w:r>
      <w:r>
        <w:rPr>
          <w:i/>
          <w:sz w:val="24"/>
        </w:rPr>
        <w:t>Брунер Дж.</w:t>
      </w:r>
      <w:r>
        <w:rPr>
          <w:sz w:val="24"/>
        </w:rPr>
        <w:t xml:space="preserve"> Психология познания. М., 1977. </w:t>
      </w:r>
    </w:p>
    <w:p>
      <w:pPr>
        <w:pStyle w:val="Normal"/>
        <w:spacing w:lineRule="auto" w:line="240"/>
        <w:ind w:hanging="0" w:start="709" w:end="0"/>
        <w:rPr/>
      </w:pPr>
      <w:r>
        <w:rPr>
          <w:sz w:val="24"/>
        </w:rPr>
        <w:t xml:space="preserve">31. </w:t>
      </w:r>
      <w:r>
        <w:rPr>
          <w:i/>
          <w:sz w:val="24"/>
        </w:rPr>
        <w:t>Бурменская Г.В., Лидерс А.Н., Карабанова О.В.</w:t>
      </w:r>
      <w:r>
        <w:rPr>
          <w:sz w:val="24"/>
        </w:rPr>
        <w:t xml:space="preserve"> Возрастно-психологическое    консультирование. М., 1990. </w:t>
      </w:r>
    </w:p>
    <w:p>
      <w:pPr>
        <w:pStyle w:val="Normal"/>
        <w:spacing w:lineRule="auto" w:line="240"/>
        <w:ind w:hanging="0" w:start="709" w:end="0"/>
        <w:rPr/>
      </w:pPr>
      <w:r>
        <w:rPr>
          <w:sz w:val="24"/>
        </w:rPr>
        <w:t xml:space="preserve">32. </w:t>
      </w:r>
      <w:r>
        <w:rPr>
          <w:i/>
          <w:sz w:val="24"/>
        </w:rPr>
        <w:t>Венгер Л.А.</w:t>
      </w:r>
      <w:r>
        <w:rPr>
          <w:sz w:val="24"/>
        </w:rPr>
        <w:t xml:space="preserve"> Генезис сенсорных способностей. М., 1976. </w:t>
      </w:r>
    </w:p>
    <w:p>
      <w:pPr>
        <w:pStyle w:val="Normal"/>
        <w:spacing w:lineRule="auto" w:line="240"/>
        <w:ind w:hanging="0" w:start="709" w:end="0"/>
        <w:rPr/>
      </w:pPr>
      <w:r>
        <w:rPr>
          <w:sz w:val="24"/>
        </w:rPr>
        <w:t xml:space="preserve">33. </w:t>
      </w:r>
      <w:r>
        <w:rPr>
          <w:i/>
          <w:sz w:val="24"/>
        </w:rPr>
        <w:t>Венгер Л.А.</w:t>
      </w:r>
      <w:r>
        <w:rPr>
          <w:sz w:val="24"/>
        </w:rPr>
        <w:t xml:space="preserve"> Развитие умственных способностей детей. М., 1991. </w:t>
      </w:r>
    </w:p>
    <w:p>
      <w:pPr>
        <w:pStyle w:val="Normal"/>
        <w:spacing w:lineRule="auto" w:line="240"/>
        <w:ind w:hanging="0" w:start="709" w:end="0"/>
        <w:rPr/>
      </w:pPr>
      <w:r>
        <w:rPr>
          <w:sz w:val="24"/>
        </w:rPr>
        <w:t xml:space="preserve">34. </w:t>
      </w:r>
      <w:r>
        <w:rPr>
          <w:i/>
          <w:sz w:val="24"/>
        </w:rPr>
        <w:t>Венгер Л.А., Венгер А.Л., Марцинковская Т.Д.</w:t>
      </w:r>
      <w:r>
        <w:rPr>
          <w:sz w:val="24"/>
        </w:rPr>
        <w:t xml:space="preserve"> Готов ли ваш ребенок к школе? М.,1994.</w:t>
      </w:r>
    </w:p>
    <w:p>
      <w:pPr>
        <w:pStyle w:val="Normal"/>
        <w:spacing w:lineRule="auto" w:line="240"/>
        <w:ind w:hanging="0" w:start="709" w:end="0"/>
        <w:rPr/>
      </w:pPr>
      <w:r>
        <w:rPr>
          <w:sz w:val="24"/>
        </w:rPr>
        <w:t xml:space="preserve">35. </w:t>
      </w:r>
      <w:r>
        <w:rPr>
          <w:i/>
          <w:sz w:val="24"/>
        </w:rPr>
        <w:t>Выготский Л.С.</w:t>
      </w:r>
      <w:r>
        <w:rPr>
          <w:sz w:val="24"/>
        </w:rPr>
        <w:t xml:space="preserve"> Собр. соч.: В 6 т. М., 1982-1983.</w:t>
      </w:r>
    </w:p>
    <w:p>
      <w:pPr>
        <w:pStyle w:val="Normal"/>
        <w:spacing w:lineRule="auto" w:line="240"/>
        <w:ind w:hanging="0" w:start="709" w:end="0"/>
        <w:rPr/>
      </w:pPr>
      <w:r>
        <w:rPr>
          <w:sz w:val="24"/>
        </w:rPr>
        <w:t xml:space="preserve">36. </w:t>
      </w:r>
      <w:r>
        <w:rPr>
          <w:i/>
          <w:sz w:val="24"/>
        </w:rPr>
        <w:t>Запорожец А.В.</w:t>
      </w:r>
      <w:r>
        <w:rPr>
          <w:sz w:val="24"/>
        </w:rPr>
        <w:t xml:space="preserve"> Избранное.</w:t>
      </w:r>
      <w:r>
        <w:rPr>
          <w:b/>
          <w:sz w:val="24"/>
        </w:rPr>
        <w:t xml:space="preserve"> </w:t>
      </w:r>
      <w:r>
        <w:rPr>
          <w:sz w:val="24"/>
        </w:rPr>
        <w:t>М., 1986.</w:t>
      </w:r>
    </w:p>
    <w:p>
      <w:pPr>
        <w:pStyle w:val="Normal"/>
        <w:spacing w:lineRule="auto" w:line="240"/>
        <w:ind w:hanging="0" w:start="709" w:end="0"/>
        <w:rPr/>
      </w:pPr>
      <w:r>
        <w:rPr>
          <w:sz w:val="24"/>
        </w:rPr>
        <w:t xml:space="preserve">37. </w:t>
      </w:r>
      <w:r>
        <w:rPr>
          <w:i/>
          <w:sz w:val="24"/>
        </w:rPr>
        <w:t>Лисина М.И.</w:t>
      </w:r>
      <w:r>
        <w:rPr>
          <w:sz w:val="24"/>
        </w:rPr>
        <w:t xml:space="preserve"> Проблемы онтогенеза общения. М.; Воронеж, 1996.</w:t>
      </w:r>
    </w:p>
    <w:p>
      <w:pPr>
        <w:pStyle w:val="Normal"/>
        <w:spacing w:lineRule="auto" w:line="240"/>
        <w:ind w:hanging="0" w:start="709" w:end="0"/>
        <w:rPr/>
      </w:pPr>
      <w:r>
        <w:rPr>
          <w:sz w:val="24"/>
        </w:rPr>
        <w:t xml:space="preserve">38. </w:t>
      </w:r>
      <w:r>
        <w:rPr>
          <w:i/>
          <w:sz w:val="24"/>
        </w:rPr>
        <w:t>Марцинковская Т.Д.</w:t>
      </w:r>
      <w:r>
        <w:rPr>
          <w:sz w:val="24"/>
        </w:rPr>
        <w:t xml:space="preserve"> Диагностика психического развития детей. М., 1997.</w:t>
      </w:r>
    </w:p>
    <w:p>
      <w:pPr>
        <w:pStyle w:val="Normal"/>
        <w:spacing w:lineRule="auto" w:line="240"/>
        <w:ind w:hanging="0" w:start="709" w:end="0"/>
        <w:rPr/>
      </w:pPr>
      <w:r>
        <w:rPr>
          <w:sz w:val="24"/>
        </w:rPr>
        <w:t xml:space="preserve">39. </w:t>
      </w:r>
      <w:r>
        <w:rPr>
          <w:i/>
          <w:sz w:val="24"/>
        </w:rPr>
        <w:t>Обухова Л.Ф.</w:t>
      </w:r>
      <w:r>
        <w:rPr>
          <w:sz w:val="24"/>
        </w:rPr>
        <w:t xml:space="preserve"> Детская психология: теории, факты, проблемы.</w:t>
      </w:r>
      <w:r>
        <w:rPr>
          <w:b/>
          <w:sz w:val="24"/>
        </w:rPr>
        <w:t xml:space="preserve"> </w:t>
      </w:r>
      <w:r>
        <w:rPr>
          <w:sz w:val="24"/>
        </w:rPr>
        <w:t>М., 1995.</w:t>
      </w:r>
    </w:p>
    <w:p>
      <w:pPr>
        <w:pStyle w:val="Normal"/>
        <w:spacing w:lineRule="auto" w:line="240"/>
        <w:ind w:hanging="0" w:start="709" w:end="0"/>
        <w:rPr/>
      </w:pPr>
      <w:r>
        <w:rPr>
          <w:sz w:val="24"/>
        </w:rPr>
        <w:t xml:space="preserve">40. </w:t>
      </w:r>
      <w:r>
        <w:rPr>
          <w:i/>
          <w:sz w:val="24"/>
        </w:rPr>
        <w:t>Пиаже Ж.</w:t>
      </w:r>
      <w:r>
        <w:rPr>
          <w:sz w:val="24"/>
        </w:rPr>
        <w:t xml:space="preserve"> Избранные труды. М., 1969.</w:t>
      </w:r>
    </w:p>
    <w:p>
      <w:pPr>
        <w:pStyle w:val="Normal"/>
        <w:spacing w:lineRule="auto" w:line="240"/>
        <w:ind w:hanging="0" w:start="709" w:end="0"/>
        <w:rPr/>
      </w:pPr>
      <w:r>
        <w:rPr>
          <w:sz w:val="24"/>
        </w:rPr>
        <w:t xml:space="preserve">41. </w:t>
      </w:r>
      <w:r>
        <w:rPr>
          <w:i/>
          <w:sz w:val="24"/>
        </w:rPr>
        <w:t>Пиаже Ж.</w:t>
      </w:r>
      <w:r>
        <w:rPr>
          <w:sz w:val="24"/>
        </w:rPr>
        <w:t xml:space="preserve"> Речь и мышление ребенка. М., 1994.</w:t>
      </w:r>
    </w:p>
    <w:p>
      <w:pPr>
        <w:pStyle w:val="Normal"/>
        <w:spacing w:lineRule="auto" w:line="240"/>
        <w:ind w:hanging="0" w:start="709" w:end="0"/>
        <w:rPr/>
      </w:pPr>
      <w:r>
        <w:rPr>
          <w:sz w:val="24"/>
        </w:rPr>
        <w:t xml:space="preserve">42. </w:t>
      </w:r>
      <w:r>
        <w:rPr>
          <w:i/>
          <w:sz w:val="24"/>
        </w:rPr>
        <w:t xml:space="preserve">Практическая </w:t>
      </w:r>
      <w:r>
        <w:rPr>
          <w:sz w:val="24"/>
        </w:rPr>
        <w:t>психология образования. М., 1997.</w:t>
      </w:r>
    </w:p>
    <w:p>
      <w:pPr>
        <w:pStyle w:val="Normal"/>
        <w:spacing w:lineRule="auto" w:line="240"/>
        <w:ind w:hanging="0" w:start="709" w:end="0"/>
        <w:rPr/>
      </w:pPr>
      <w:r>
        <w:rPr>
          <w:sz w:val="24"/>
        </w:rPr>
        <w:t xml:space="preserve">43. </w:t>
      </w:r>
      <w:r>
        <w:rPr>
          <w:i/>
          <w:sz w:val="24"/>
        </w:rPr>
        <w:t>Роль</w:t>
      </w:r>
      <w:r>
        <w:rPr>
          <w:sz w:val="24"/>
        </w:rPr>
        <w:t xml:space="preserve"> среды и наследственности в формировании индивидуальности че</w:t>
        <w:softHyphen/>
        <w:t>ловека. М., 1988.</w:t>
      </w:r>
    </w:p>
    <w:p>
      <w:pPr>
        <w:pStyle w:val="Normal"/>
        <w:spacing w:lineRule="auto" w:line="240"/>
        <w:ind w:hanging="0" w:start="709" w:end="0"/>
        <w:rPr/>
      </w:pPr>
      <w:r>
        <w:rPr>
          <w:sz w:val="24"/>
        </w:rPr>
        <w:t xml:space="preserve">44. </w:t>
      </w:r>
      <w:r>
        <w:rPr>
          <w:i/>
          <w:sz w:val="24"/>
        </w:rPr>
        <w:t>Смирнова Е. О.</w:t>
      </w:r>
      <w:r>
        <w:rPr>
          <w:sz w:val="24"/>
        </w:rPr>
        <w:t xml:space="preserve"> Психология ребенка. М., 1997.</w:t>
      </w:r>
    </w:p>
    <w:p>
      <w:pPr>
        <w:pStyle w:val="Normal"/>
        <w:spacing w:lineRule="auto" w:line="240"/>
        <w:ind w:hanging="0" w:start="709" w:end="0"/>
        <w:rPr/>
      </w:pPr>
      <w:r>
        <w:rPr>
          <w:sz w:val="24"/>
        </w:rPr>
        <w:t xml:space="preserve">45. </w:t>
      </w:r>
      <w:r>
        <w:rPr>
          <w:i/>
          <w:sz w:val="24"/>
        </w:rPr>
        <w:t>Смирнова Е.О.</w:t>
      </w:r>
      <w:r>
        <w:rPr>
          <w:sz w:val="24"/>
        </w:rPr>
        <w:t xml:space="preserve"> Развитие воли и</w:t>
      </w:r>
      <w:r>
        <w:rPr>
          <w:b/>
          <w:sz w:val="24"/>
        </w:rPr>
        <w:t xml:space="preserve"> </w:t>
      </w:r>
      <w:r>
        <w:rPr>
          <w:sz w:val="24"/>
        </w:rPr>
        <w:t>произвольности в раннем и дошкольном</w:t>
      </w:r>
      <w:r>
        <w:rPr>
          <w:b/>
          <w:sz w:val="24"/>
        </w:rPr>
        <w:t xml:space="preserve"> </w:t>
      </w:r>
      <w:r>
        <w:rPr>
          <w:sz w:val="24"/>
        </w:rPr>
        <w:t>возрастах. М.; Воронеж, 1998.</w:t>
      </w:r>
    </w:p>
    <w:p>
      <w:pPr>
        <w:pStyle w:val="Normal"/>
        <w:spacing w:lineRule="auto" w:line="240"/>
        <w:ind w:hanging="0" w:start="709" w:end="0"/>
        <w:rPr/>
      </w:pPr>
      <w:r>
        <w:rPr>
          <w:sz w:val="24"/>
        </w:rPr>
        <w:t xml:space="preserve">46. </w:t>
      </w:r>
      <w:r>
        <w:rPr>
          <w:i/>
          <w:sz w:val="24"/>
        </w:rPr>
        <w:t>Фрейд А.</w:t>
      </w:r>
      <w:r>
        <w:rPr>
          <w:sz w:val="24"/>
        </w:rPr>
        <w:t xml:space="preserve"> Психология «Я» и защитные механизмы личности. М., 1993.</w:t>
      </w:r>
    </w:p>
    <w:p>
      <w:pPr>
        <w:pStyle w:val="Normal"/>
        <w:spacing w:lineRule="auto" w:line="240"/>
        <w:ind w:hanging="0" w:start="709" w:end="0"/>
        <w:rPr/>
      </w:pPr>
      <w:r>
        <w:rPr>
          <w:sz w:val="24"/>
        </w:rPr>
        <w:t xml:space="preserve">47. </w:t>
      </w:r>
      <w:r>
        <w:rPr>
          <w:i/>
          <w:sz w:val="24"/>
        </w:rPr>
        <w:t>Элъконин Д.Б.</w:t>
      </w:r>
      <w:r>
        <w:rPr>
          <w:sz w:val="24"/>
        </w:rPr>
        <w:t xml:space="preserve"> Избранное. М., 1996.</w:t>
      </w:r>
    </w:p>
    <w:p>
      <w:pPr>
        <w:pStyle w:val="Normal"/>
        <w:spacing w:lineRule="auto" w:line="240"/>
        <w:ind w:hanging="0" w:start="709" w:end="0"/>
        <w:rPr/>
      </w:pPr>
      <w:r>
        <w:rPr>
          <w:sz w:val="24"/>
        </w:rPr>
        <w:t xml:space="preserve">48. </w:t>
      </w:r>
      <w:r>
        <w:rPr>
          <w:i/>
          <w:sz w:val="24"/>
        </w:rPr>
        <w:t>Эриксон Э.</w:t>
      </w:r>
      <w:r>
        <w:rPr>
          <w:sz w:val="24"/>
        </w:rPr>
        <w:t xml:space="preserve"> Идентичность: юность и кризис; М., 1996.</w:t>
      </w:r>
    </w:p>
    <w:p>
      <w:pPr>
        <w:pStyle w:val="Normal"/>
        <w:spacing w:lineRule="auto" w:line="240"/>
        <w:ind w:hanging="0" w:start="709" w:end="0"/>
        <w:rPr>
          <w:b/>
          <w:sz w:val="24"/>
        </w:rPr>
      </w:pPr>
      <w:r>
        <w:rPr>
          <w:b/>
          <w:sz w:val="24"/>
        </w:rPr>
      </w:r>
    </w:p>
    <w:p>
      <w:pPr>
        <w:pStyle w:val="Heading7"/>
        <w:keepNext w:val="false"/>
        <w:ind w:hanging="0" w:start="709" w:end="0"/>
        <w:rPr/>
      </w:pPr>
      <w:r>
        <w:rPr/>
        <w:t>К главе 4</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49. </w:t>
      </w:r>
      <w:r>
        <w:rPr>
          <w:i/>
          <w:sz w:val="24"/>
        </w:rPr>
        <w:t>Активные</w:t>
      </w:r>
      <w:r>
        <w:rPr>
          <w:sz w:val="24"/>
        </w:rPr>
        <w:t xml:space="preserve"> методы обучения педагогическому общению и его оптимиза</w:t>
        <w:softHyphen/>
        <w:t>ция / Под ред. А.А. Бодалева, Г.А. Ковалева. М., 1983.</w:t>
      </w:r>
    </w:p>
    <w:p>
      <w:pPr>
        <w:pStyle w:val="Normal"/>
        <w:spacing w:lineRule="auto" w:line="240"/>
        <w:ind w:hanging="0" w:start="709" w:end="0"/>
        <w:rPr/>
      </w:pPr>
      <w:r>
        <w:rPr>
          <w:sz w:val="24"/>
        </w:rPr>
        <w:t xml:space="preserve">50. </w:t>
      </w:r>
      <w:r>
        <w:rPr>
          <w:i/>
          <w:sz w:val="24"/>
        </w:rPr>
        <w:t>Актуальные</w:t>
      </w:r>
      <w:r>
        <w:rPr>
          <w:sz w:val="24"/>
        </w:rPr>
        <w:t xml:space="preserve"> проблемы диагностики задержки психического развития детей / Под ред. А.С. Лебединского. М., 1982.</w:t>
      </w:r>
    </w:p>
    <w:p>
      <w:pPr>
        <w:pStyle w:val="Normal"/>
        <w:spacing w:lineRule="auto" w:line="240"/>
        <w:ind w:hanging="0" w:start="709" w:end="0"/>
        <w:rPr/>
      </w:pPr>
      <w:r>
        <w:rPr>
          <w:sz w:val="24"/>
        </w:rPr>
        <w:t xml:space="preserve">51. </w:t>
      </w:r>
      <w:r>
        <w:rPr>
          <w:i/>
          <w:sz w:val="24"/>
        </w:rPr>
        <w:t>Альманах</w:t>
      </w:r>
      <w:r>
        <w:rPr>
          <w:sz w:val="24"/>
        </w:rPr>
        <w:t xml:space="preserve"> психологических тестов: рисуночные тесты.</w:t>
      </w:r>
      <w:r>
        <w:rPr>
          <w:b/>
          <w:sz w:val="24"/>
        </w:rPr>
        <w:t xml:space="preserve"> </w:t>
      </w:r>
      <w:r>
        <w:rPr>
          <w:sz w:val="24"/>
        </w:rPr>
        <w:t>М., 1997.</w:t>
      </w:r>
    </w:p>
    <w:p>
      <w:pPr>
        <w:pStyle w:val="Normal"/>
        <w:spacing w:lineRule="auto" w:line="240"/>
        <w:ind w:hanging="0" w:start="709" w:end="0"/>
        <w:rPr/>
      </w:pPr>
      <w:r>
        <w:rPr>
          <w:sz w:val="24"/>
        </w:rPr>
        <w:t xml:space="preserve">52. </w:t>
      </w:r>
      <w:r>
        <w:rPr>
          <w:i/>
          <w:sz w:val="24"/>
        </w:rPr>
        <w:t>Безруких</w:t>
      </w:r>
      <w:r>
        <w:rPr>
          <w:sz w:val="24"/>
          <w:lang w:val="en-US"/>
        </w:rPr>
        <w:t xml:space="preserve"> </w:t>
      </w:r>
      <w:r>
        <w:rPr>
          <w:i/>
          <w:sz w:val="24"/>
          <w:lang w:val="en-US"/>
        </w:rPr>
        <w:t>M.M</w:t>
      </w:r>
      <w:r>
        <w:rPr>
          <w:sz w:val="24"/>
          <w:lang w:val="en-US"/>
        </w:rPr>
        <w:t>.,</w:t>
      </w:r>
      <w:r>
        <w:rPr>
          <w:sz w:val="24"/>
        </w:rPr>
        <w:t xml:space="preserve"> </w:t>
      </w:r>
      <w:r>
        <w:rPr>
          <w:i/>
          <w:sz w:val="24"/>
        </w:rPr>
        <w:t>Ефимова С.П., Князева М.Г.</w:t>
      </w:r>
      <w:r>
        <w:rPr>
          <w:sz w:val="24"/>
        </w:rPr>
        <w:t xml:space="preserve"> Как подготовить</w:t>
      </w:r>
      <w:r>
        <w:rPr>
          <w:b/>
          <w:sz w:val="24"/>
        </w:rPr>
        <w:t xml:space="preserve"> </w:t>
      </w:r>
      <w:r>
        <w:rPr>
          <w:sz w:val="24"/>
        </w:rPr>
        <w:t>ребенка к</w:t>
      </w:r>
      <w:r>
        <w:rPr>
          <w:b/>
          <w:sz w:val="24"/>
        </w:rPr>
        <w:t xml:space="preserve"> </w:t>
      </w:r>
      <w:r>
        <w:rPr>
          <w:sz w:val="24"/>
        </w:rPr>
        <w:t>школе и по каким программам лучше учиться? М., 1993.</w:t>
      </w:r>
    </w:p>
    <w:p>
      <w:pPr>
        <w:pStyle w:val="Normal"/>
        <w:spacing w:lineRule="auto" w:line="240"/>
        <w:ind w:hanging="0" w:start="709" w:end="0"/>
        <w:rPr/>
      </w:pPr>
      <w:r>
        <w:rPr>
          <w:sz w:val="24"/>
        </w:rPr>
        <w:t xml:space="preserve">53. </w:t>
      </w:r>
      <w:r>
        <w:rPr>
          <w:i/>
          <w:sz w:val="24"/>
        </w:rPr>
        <w:t>Бугрименко Е.А., Венгер А.Л., Поливанова К.Н., Сушкова</w:t>
      </w:r>
      <w:r>
        <w:rPr>
          <w:b/>
          <w:i/>
          <w:sz w:val="24"/>
        </w:rPr>
        <w:t xml:space="preserve"> </w:t>
      </w:r>
      <w:r>
        <w:rPr>
          <w:i/>
          <w:sz w:val="24"/>
        </w:rPr>
        <w:t>Е.Ю.</w:t>
      </w:r>
      <w:r>
        <w:rPr>
          <w:sz w:val="24"/>
        </w:rPr>
        <w:t xml:space="preserve"> Готовность детей к школе. Диагностика психического развития и</w:t>
      </w:r>
      <w:r>
        <w:rPr>
          <w:b/>
          <w:sz w:val="24"/>
        </w:rPr>
        <w:t xml:space="preserve"> </w:t>
      </w:r>
      <w:r>
        <w:rPr>
          <w:sz w:val="24"/>
        </w:rPr>
        <w:t>коррекция его</w:t>
      </w:r>
      <w:r>
        <w:rPr>
          <w:b/>
          <w:sz w:val="24"/>
        </w:rPr>
        <w:t xml:space="preserve"> </w:t>
      </w:r>
      <w:r>
        <w:rPr>
          <w:sz w:val="24"/>
        </w:rPr>
        <w:t>неблагоприятных вариантов. М., 1989.</w:t>
      </w:r>
    </w:p>
    <w:p>
      <w:pPr>
        <w:pStyle w:val="Normal"/>
        <w:spacing w:lineRule="auto" w:line="240"/>
        <w:ind w:hanging="0" w:start="709" w:end="0"/>
        <w:rPr/>
      </w:pPr>
      <w:r>
        <w:rPr>
          <w:sz w:val="24"/>
        </w:rPr>
        <w:t xml:space="preserve">54. </w:t>
      </w:r>
      <w:r>
        <w:rPr>
          <w:i/>
          <w:sz w:val="24"/>
        </w:rPr>
        <w:t>Бурлачук Л.Ф., Морозов С.М.</w:t>
      </w:r>
      <w:r>
        <w:rPr>
          <w:sz w:val="24"/>
        </w:rPr>
        <w:t xml:space="preserve"> Словарь-справочник</w:t>
      </w:r>
      <w:r>
        <w:rPr>
          <w:b/>
          <w:sz w:val="24"/>
        </w:rPr>
        <w:t xml:space="preserve"> </w:t>
      </w:r>
      <w:r>
        <w:rPr>
          <w:sz w:val="24"/>
        </w:rPr>
        <w:t>по психологической диагностике. Киев, 1989.</w:t>
      </w:r>
    </w:p>
    <w:p>
      <w:pPr>
        <w:pStyle w:val="Normal"/>
        <w:spacing w:lineRule="auto" w:line="240"/>
        <w:ind w:hanging="0" w:start="709" w:end="0"/>
        <w:rPr/>
      </w:pPr>
      <w:r>
        <w:rPr>
          <w:sz w:val="24"/>
        </w:rPr>
        <w:t xml:space="preserve">55. </w:t>
      </w:r>
      <w:r>
        <w:rPr>
          <w:i/>
          <w:sz w:val="24"/>
        </w:rPr>
        <w:t>Бурменская Г.В., Карабанова</w:t>
      </w:r>
      <w:r>
        <w:rPr>
          <w:b/>
          <w:i/>
          <w:sz w:val="24"/>
        </w:rPr>
        <w:t xml:space="preserve"> </w:t>
      </w:r>
      <w:r>
        <w:rPr>
          <w:i/>
          <w:sz w:val="24"/>
        </w:rPr>
        <w:t>О.А., Лидерс</w:t>
      </w:r>
      <w:r>
        <w:rPr>
          <w:b/>
          <w:i/>
          <w:sz w:val="24"/>
        </w:rPr>
        <w:t xml:space="preserve"> </w:t>
      </w:r>
      <w:r>
        <w:rPr>
          <w:i/>
          <w:sz w:val="24"/>
        </w:rPr>
        <w:t>А.Г.</w:t>
      </w:r>
      <w:r>
        <w:rPr>
          <w:sz w:val="24"/>
        </w:rPr>
        <w:t xml:space="preserve"> Возрастно-психологическое</w:t>
      </w:r>
      <w:r>
        <w:rPr>
          <w:b/>
          <w:sz w:val="24"/>
        </w:rPr>
        <w:t xml:space="preserve"> </w:t>
      </w:r>
      <w:r>
        <w:rPr>
          <w:sz w:val="24"/>
        </w:rPr>
        <w:t>консультирование. М., 1990.</w:t>
      </w:r>
    </w:p>
    <w:p>
      <w:pPr>
        <w:pStyle w:val="Normal"/>
        <w:spacing w:lineRule="auto" w:line="240"/>
        <w:ind w:hanging="0" w:start="709" w:end="0"/>
        <w:rPr/>
      </w:pPr>
      <w:r>
        <w:rPr>
          <w:sz w:val="24"/>
        </w:rPr>
        <w:t xml:space="preserve">56. </w:t>
      </w:r>
      <w:r>
        <w:rPr>
          <w:i/>
          <w:sz w:val="24"/>
        </w:rPr>
        <w:t>Варга А.Я., Столин В.В.</w:t>
      </w:r>
      <w:r>
        <w:rPr>
          <w:sz w:val="24"/>
        </w:rPr>
        <w:t xml:space="preserve"> Практикум</w:t>
      </w:r>
      <w:r>
        <w:rPr>
          <w:b/>
          <w:sz w:val="24"/>
        </w:rPr>
        <w:t xml:space="preserve"> </w:t>
      </w:r>
      <w:r>
        <w:rPr>
          <w:sz w:val="24"/>
        </w:rPr>
        <w:t>по психодиагностике. Психодиагнос</w:t>
        <w:softHyphen/>
        <w:t>тические материалы. М., 1988.</w:t>
      </w:r>
    </w:p>
    <w:p>
      <w:pPr>
        <w:pStyle w:val="Normal"/>
        <w:spacing w:lineRule="auto" w:line="240"/>
        <w:ind w:hanging="0" w:start="709" w:end="0"/>
        <w:rPr/>
      </w:pPr>
      <w:r>
        <w:rPr>
          <w:sz w:val="24"/>
        </w:rPr>
        <w:t xml:space="preserve">57. </w:t>
      </w:r>
      <w:r>
        <w:rPr>
          <w:i/>
          <w:sz w:val="24"/>
        </w:rPr>
        <w:t>Венгер Л.А., Венгер А.Л.</w:t>
      </w:r>
      <w:r>
        <w:rPr>
          <w:sz w:val="24"/>
        </w:rPr>
        <w:t xml:space="preserve"> Домашняя школа мышления. М., 1985.</w:t>
      </w:r>
    </w:p>
    <w:p>
      <w:pPr>
        <w:pStyle w:val="Normal"/>
        <w:spacing w:lineRule="auto" w:line="240"/>
        <w:ind w:hanging="0" w:start="709" w:end="0"/>
        <w:rPr/>
      </w:pPr>
      <w:r>
        <w:rPr>
          <w:sz w:val="24"/>
        </w:rPr>
        <w:t xml:space="preserve">58. </w:t>
      </w:r>
      <w:r>
        <w:rPr>
          <w:i/>
          <w:sz w:val="24"/>
        </w:rPr>
        <w:t>Венгер А.Л., Гинзбург М.Р.</w:t>
      </w:r>
      <w:r>
        <w:rPr>
          <w:sz w:val="24"/>
        </w:rPr>
        <w:t xml:space="preserve"> Рекомендации по наблюдению за психическим развитием шестилетних детей / Под ред. Д.Б. Эльконина. М., 1983.</w:t>
      </w:r>
    </w:p>
    <w:p>
      <w:pPr>
        <w:pStyle w:val="Normal"/>
        <w:spacing w:lineRule="auto" w:line="240"/>
        <w:ind w:hanging="0" w:start="709" w:end="0"/>
        <w:rPr/>
      </w:pPr>
      <w:r>
        <w:rPr>
          <w:sz w:val="24"/>
        </w:rPr>
        <w:t xml:space="preserve">59. </w:t>
      </w:r>
      <w:r>
        <w:rPr>
          <w:i/>
          <w:sz w:val="24"/>
        </w:rPr>
        <w:t>Венгер Л.А., Пилюгина Э.Г., Венгер Н.Б.</w:t>
      </w:r>
      <w:r>
        <w:rPr>
          <w:sz w:val="24"/>
        </w:rPr>
        <w:t xml:space="preserve"> Воспитание сенсорной культуры ребенка. М.,1969.</w:t>
      </w:r>
    </w:p>
    <w:p>
      <w:pPr>
        <w:pStyle w:val="Normal"/>
        <w:spacing w:lineRule="auto" w:line="240"/>
        <w:ind w:hanging="0" w:start="709" w:end="0"/>
        <w:rPr/>
      </w:pPr>
      <w:r>
        <w:rPr>
          <w:sz w:val="24"/>
        </w:rPr>
        <w:t xml:space="preserve">60. </w:t>
      </w:r>
      <w:r>
        <w:rPr>
          <w:i/>
          <w:sz w:val="24"/>
        </w:rPr>
        <w:t>Веракса Н.Е., Дьяченко О.М.</w:t>
      </w:r>
      <w:r>
        <w:rPr>
          <w:sz w:val="24"/>
        </w:rPr>
        <w:t xml:space="preserve"> Еще не поздно. М., 1992.</w:t>
      </w:r>
    </w:p>
    <w:p>
      <w:pPr>
        <w:pStyle w:val="Normal"/>
        <w:spacing w:lineRule="auto" w:line="240"/>
        <w:ind w:hanging="0" w:start="709" w:end="0"/>
        <w:rPr/>
      </w:pPr>
      <w:r>
        <w:rPr>
          <w:sz w:val="24"/>
        </w:rPr>
        <w:t xml:space="preserve">61. </w:t>
      </w:r>
      <w:r>
        <w:rPr>
          <w:i/>
          <w:sz w:val="24"/>
        </w:rPr>
        <w:t>Гуревич К.Н.</w:t>
      </w:r>
      <w:r>
        <w:rPr>
          <w:sz w:val="24"/>
        </w:rPr>
        <w:t xml:space="preserve"> Что такое психологическая диагностика. М., 1985.</w:t>
      </w:r>
    </w:p>
    <w:p>
      <w:pPr>
        <w:pStyle w:val="Normal"/>
        <w:spacing w:lineRule="auto" w:line="240"/>
        <w:ind w:hanging="0" w:start="709" w:end="0"/>
        <w:rPr/>
      </w:pPr>
      <w:r>
        <w:rPr>
          <w:sz w:val="24"/>
        </w:rPr>
        <w:t xml:space="preserve">62. </w:t>
      </w:r>
      <w:r>
        <w:rPr>
          <w:i/>
          <w:sz w:val="24"/>
        </w:rPr>
        <w:t>Гуткина Н.И.</w:t>
      </w:r>
      <w:r>
        <w:rPr>
          <w:sz w:val="24"/>
        </w:rPr>
        <w:t xml:space="preserve"> Диагностическая программа по определению психологи</w:t>
        <w:softHyphen/>
        <w:t>ческой готовности детей 6—7 лет к школьному обучению.</w:t>
      </w:r>
      <w:r>
        <w:rPr>
          <w:b/>
          <w:sz w:val="24"/>
        </w:rPr>
        <w:t xml:space="preserve"> </w:t>
      </w:r>
      <w:r>
        <w:rPr>
          <w:sz w:val="24"/>
        </w:rPr>
        <w:t>М., 1993.</w:t>
      </w:r>
    </w:p>
    <w:p>
      <w:pPr>
        <w:pStyle w:val="Normal"/>
        <w:spacing w:lineRule="auto" w:line="240"/>
        <w:ind w:hanging="0" w:start="709" w:end="0"/>
        <w:rPr/>
      </w:pPr>
      <w:r>
        <w:rPr>
          <w:sz w:val="24"/>
        </w:rPr>
        <w:t xml:space="preserve">63. </w:t>
      </w:r>
      <w:r>
        <w:rPr>
          <w:i/>
          <w:sz w:val="24"/>
        </w:rPr>
        <w:t>Дети с</w:t>
      </w:r>
      <w:r>
        <w:rPr>
          <w:sz w:val="24"/>
        </w:rPr>
        <w:t xml:space="preserve"> задержкой психического развития / Под ред. Г.А. Власовой, В.И. Лубовского, Н.А. Цыпиной. М., 1984.</w:t>
      </w:r>
    </w:p>
    <w:p>
      <w:pPr>
        <w:pStyle w:val="Normal"/>
        <w:spacing w:lineRule="auto" w:line="240"/>
        <w:ind w:hanging="0" w:start="709" w:end="0"/>
        <w:rPr/>
      </w:pPr>
      <w:r>
        <w:rPr>
          <w:sz w:val="24"/>
        </w:rPr>
        <w:t xml:space="preserve">64. </w:t>
      </w:r>
      <w:r>
        <w:rPr>
          <w:i/>
          <w:sz w:val="24"/>
        </w:rPr>
        <w:t>Диагностика</w:t>
      </w:r>
      <w:r>
        <w:rPr>
          <w:sz w:val="24"/>
        </w:rPr>
        <w:t xml:space="preserve"> и профилактика ранних отклонений в состоянии</w:t>
      </w:r>
      <w:r>
        <w:rPr>
          <w:b/>
          <w:sz w:val="24"/>
        </w:rPr>
        <w:t xml:space="preserve"> </w:t>
      </w:r>
      <w:r>
        <w:rPr>
          <w:sz w:val="24"/>
        </w:rPr>
        <w:t>здоровья</w:t>
      </w:r>
      <w:r>
        <w:rPr>
          <w:b/>
          <w:sz w:val="24"/>
        </w:rPr>
        <w:t xml:space="preserve"> </w:t>
      </w:r>
      <w:r>
        <w:rPr>
          <w:sz w:val="24"/>
        </w:rPr>
        <w:t>детей / Под ред. В.А. Доскина, М.Н. Рахмановой. М., 1993.</w:t>
      </w:r>
    </w:p>
    <w:p>
      <w:pPr>
        <w:pStyle w:val="Normal"/>
        <w:spacing w:lineRule="auto" w:line="240"/>
        <w:ind w:hanging="0" w:start="709" w:end="0"/>
        <w:rPr/>
      </w:pPr>
      <w:r>
        <w:rPr>
          <w:sz w:val="24"/>
        </w:rPr>
        <w:t xml:space="preserve">65. </w:t>
      </w:r>
      <w:r>
        <w:rPr>
          <w:i/>
          <w:sz w:val="24"/>
        </w:rPr>
        <w:t xml:space="preserve">Диагностика </w:t>
      </w:r>
      <w:r>
        <w:rPr>
          <w:sz w:val="24"/>
        </w:rPr>
        <w:t>умственного развития дошкольников / Под ред. Л.А.</w:t>
      </w:r>
      <w:r>
        <w:rPr>
          <w:b/>
          <w:sz w:val="24"/>
        </w:rPr>
        <w:t xml:space="preserve"> </w:t>
      </w:r>
      <w:r>
        <w:rPr>
          <w:sz w:val="24"/>
        </w:rPr>
        <w:t>Венгера, В.В. Холмовской. М., 1978.</w:t>
      </w:r>
    </w:p>
    <w:p>
      <w:pPr>
        <w:pStyle w:val="Normal"/>
        <w:spacing w:lineRule="auto" w:line="240"/>
        <w:ind w:hanging="0" w:start="709" w:end="0"/>
        <w:rPr/>
      </w:pPr>
      <w:r>
        <w:rPr>
          <w:sz w:val="24"/>
        </w:rPr>
        <w:t xml:space="preserve">66. </w:t>
      </w:r>
      <w:r>
        <w:rPr>
          <w:i/>
          <w:sz w:val="24"/>
        </w:rPr>
        <w:t>Диагностика</w:t>
      </w:r>
      <w:r>
        <w:rPr>
          <w:sz w:val="24"/>
        </w:rPr>
        <w:t xml:space="preserve"> учебной деятельности и интеллектуального</w:t>
      </w:r>
      <w:r>
        <w:rPr>
          <w:b/>
          <w:sz w:val="24"/>
        </w:rPr>
        <w:t xml:space="preserve"> </w:t>
      </w:r>
      <w:r>
        <w:rPr>
          <w:sz w:val="24"/>
        </w:rPr>
        <w:t>развития ре</w:t>
        <w:softHyphen/>
        <w:t>бенка / Под ред. Д.Б. Эльконина, Л.А. Венгера.</w:t>
      </w:r>
      <w:r>
        <w:rPr>
          <w:b/>
          <w:sz w:val="24"/>
        </w:rPr>
        <w:t xml:space="preserve"> </w:t>
      </w:r>
      <w:r>
        <w:rPr>
          <w:sz w:val="24"/>
        </w:rPr>
        <w:t>М., 1981.</w:t>
      </w:r>
    </w:p>
    <w:p>
      <w:pPr>
        <w:pStyle w:val="Normal"/>
        <w:spacing w:lineRule="auto" w:line="240"/>
        <w:ind w:hanging="0" w:start="709" w:end="0"/>
        <w:rPr/>
      </w:pPr>
      <w:r>
        <w:rPr>
          <w:sz w:val="24"/>
        </w:rPr>
        <w:t xml:space="preserve">67. </w:t>
      </w:r>
      <w:r>
        <w:rPr>
          <w:i/>
          <w:sz w:val="24"/>
        </w:rPr>
        <w:t>Елфимова Н.В.</w:t>
      </w:r>
      <w:r>
        <w:rPr>
          <w:sz w:val="24"/>
        </w:rPr>
        <w:t xml:space="preserve"> Диагностика и коррекция мотивации учения у дошколь</w:t>
        <w:softHyphen/>
        <w:t>ников и младших школьников. М., 1991.</w:t>
      </w:r>
    </w:p>
    <w:p>
      <w:pPr>
        <w:pStyle w:val="Normal"/>
        <w:spacing w:lineRule="auto" w:line="240"/>
        <w:ind w:hanging="0" w:start="709" w:end="0"/>
        <w:rPr/>
      </w:pPr>
      <w:r>
        <w:rPr>
          <w:sz w:val="24"/>
        </w:rPr>
        <w:t xml:space="preserve">68. </w:t>
      </w:r>
      <w:r>
        <w:rPr>
          <w:i/>
          <w:sz w:val="24"/>
        </w:rPr>
        <w:t>Игры</w:t>
      </w:r>
      <w:r>
        <w:rPr>
          <w:sz w:val="24"/>
        </w:rPr>
        <w:t xml:space="preserve"> и упражнения по развитию умственных</w:t>
      </w:r>
      <w:r>
        <w:rPr>
          <w:b/>
          <w:sz w:val="24"/>
        </w:rPr>
        <w:t xml:space="preserve"> </w:t>
      </w:r>
      <w:r>
        <w:rPr>
          <w:sz w:val="24"/>
        </w:rPr>
        <w:t>способностей у детей до</w:t>
        <w:softHyphen/>
        <w:t>школьного возраста / Сост. Л.А. Венгер,</w:t>
      </w:r>
      <w:r>
        <w:rPr>
          <w:b/>
          <w:sz w:val="24"/>
        </w:rPr>
        <w:t xml:space="preserve"> </w:t>
      </w:r>
      <w:r>
        <w:rPr>
          <w:sz w:val="24"/>
        </w:rPr>
        <w:t>О.М. Дьяченко. М., 1990.</w:t>
      </w:r>
    </w:p>
    <w:p>
      <w:pPr>
        <w:pStyle w:val="Normal"/>
        <w:spacing w:lineRule="auto" w:line="240"/>
        <w:ind w:hanging="0" w:start="709" w:end="0"/>
        <w:rPr/>
      </w:pPr>
      <w:r>
        <w:rPr>
          <w:sz w:val="24"/>
        </w:rPr>
        <w:t xml:space="preserve">69. </w:t>
      </w:r>
      <w:r>
        <w:rPr>
          <w:i/>
          <w:sz w:val="24"/>
        </w:rPr>
        <w:t>Каган В.Е.</w:t>
      </w:r>
      <w:r>
        <w:rPr>
          <w:sz w:val="24"/>
        </w:rPr>
        <w:t xml:space="preserve"> Воспитателю о сексологии. М., 1991.</w:t>
      </w:r>
    </w:p>
    <w:p>
      <w:pPr>
        <w:pStyle w:val="Normal"/>
        <w:spacing w:lineRule="auto" w:line="240"/>
        <w:ind w:hanging="0" w:start="709" w:end="0"/>
        <w:rPr/>
      </w:pPr>
      <w:r>
        <w:rPr>
          <w:sz w:val="24"/>
        </w:rPr>
        <w:t xml:space="preserve">70. </w:t>
      </w:r>
      <w:r>
        <w:rPr>
          <w:i/>
          <w:sz w:val="24"/>
        </w:rPr>
        <w:t>Карабанова О.А.</w:t>
      </w:r>
      <w:r>
        <w:rPr>
          <w:sz w:val="24"/>
        </w:rPr>
        <w:t xml:space="preserve"> Игра в коррекции психического развития</w:t>
      </w:r>
      <w:r>
        <w:rPr>
          <w:b/>
          <w:sz w:val="24"/>
        </w:rPr>
        <w:t xml:space="preserve"> </w:t>
      </w:r>
      <w:r>
        <w:rPr>
          <w:sz w:val="24"/>
        </w:rPr>
        <w:t>ребенка. М.,</w:t>
      </w:r>
      <w:r>
        <w:rPr>
          <w:b/>
          <w:sz w:val="24"/>
        </w:rPr>
        <w:t xml:space="preserve"> </w:t>
      </w:r>
      <w:r>
        <w:rPr>
          <w:sz w:val="24"/>
        </w:rPr>
        <w:t>1997.</w:t>
      </w:r>
    </w:p>
    <w:p>
      <w:pPr>
        <w:pStyle w:val="Normal"/>
        <w:spacing w:lineRule="auto" w:line="240"/>
        <w:ind w:hanging="0" w:start="709" w:end="0"/>
        <w:rPr/>
      </w:pPr>
      <w:r>
        <w:rPr>
          <w:sz w:val="24"/>
        </w:rPr>
        <w:t xml:space="preserve">71. </w:t>
      </w:r>
      <w:r>
        <w:rPr>
          <w:i/>
          <w:sz w:val="24"/>
        </w:rPr>
        <w:t>Лебединский В. В.</w:t>
      </w:r>
      <w:r>
        <w:rPr>
          <w:sz w:val="24"/>
        </w:rPr>
        <w:t xml:space="preserve"> Нарушения психического развития у детей. М., 1985. </w:t>
      </w:r>
    </w:p>
    <w:p>
      <w:pPr>
        <w:pStyle w:val="Normal"/>
        <w:spacing w:lineRule="auto" w:line="240"/>
        <w:ind w:hanging="0" w:start="709" w:end="0"/>
        <w:rPr/>
      </w:pPr>
      <w:r>
        <w:rPr>
          <w:sz w:val="24"/>
          <w:lang w:val="en-US"/>
        </w:rPr>
        <w:t>72.</w:t>
      </w:r>
      <w:r>
        <w:rPr>
          <w:i/>
          <w:sz w:val="24"/>
        </w:rPr>
        <w:t xml:space="preserve"> Лешли Д.</w:t>
      </w:r>
      <w:r>
        <w:rPr>
          <w:sz w:val="24"/>
        </w:rPr>
        <w:t xml:space="preserve"> Работать с маленькими детьми. Поощрять их развитие</w:t>
      </w:r>
      <w:r>
        <w:rPr>
          <w:b/>
          <w:sz w:val="24"/>
        </w:rPr>
        <w:t xml:space="preserve"> </w:t>
      </w:r>
      <w:r>
        <w:rPr>
          <w:sz w:val="24"/>
        </w:rPr>
        <w:t>и решать их проблемы. М., 1991.</w:t>
      </w:r>
    </w:p>
    <w:p>
      <w:pPr>
        <w:pStyle w:val="Normal"/>
        <w:spacing w:lineRule="auto" w:line="240"/>
        <w:ind w:hanging="0" w:start="709" w:end="0"/>
        <w:rPr/>
      </w:pPr>
      <w:r>
        <w:rPr>
          <w:sz w:val="24"/>
        </w:rPr>
        <w:t xml:space="preserve">73. </w:t>
      </w:r>
      <w:r>
        <w:rPr>
          <w:i/>
          <w:sz w:val="24"/>
        </w:rPr>
        <w:t>Лубовский В.И.</w:t>
      </w:r>
      <w:r>
        <w:rPr>
          <w:sz w:val="24"/>
        </w:rPr>
        <w:t xml:space="preserve"> Психологические</w:t>
      </w:r>
      <w:r>
        <w:rPr>
          <w:b/>
          <w:sz w:val="24"/>
        </w:rPr>
        <w:t xml:space="preserve"> </w:t>
      </w:r>
      <w:r>
        <w:rPr>
          <w:sz w:val="24"/>
        </w:rPr>
        <w:t>проблемы диагностики</w:t>
      </w:r>
      <w:r>
        <w:rPr>
          <w:b/>
          <w:sz w:val="24"/>
        </w:rPr>
        <w:t xml:space="preserve"> </w:t>
      </w:r>
      <w:r>
        <w:rPr>
          <w:sz w:val="24"/>
        </w:rPr>
        <w:t>аномального</w:t>
      </w:r>
      <w:r>
        <w:rPr>
          <w:b/>
          <w:sz w:val="24"/>
        </w:rPr>
        <w:t xml:space="preserve"> </w:t>
      </w:r>
      <w:r>
        <w:rPr>
          <w:sz w:val="24"/>
        </w:rPr>
        <w:t>развития детей. М., 1989.</w:t>
      </w:r>
    </w:p>
    <w:p>
      <w:pPr>
        <w:pStyle w:val="Normal"/>
        <w:spacing w:lineRule="auto" w:line="240"/>
        <w:ind w:hanging="0" w:start="709" w:end="0"/>
        <w:rPr/>
      </w:pPr>
      <w:r>
        <w:rPr>
          <w:sz w:val="24"/>
        </w:rPr>
        <w:t xml:space="preserve">74. </w:t>
      </w:r>
      <w:r>
        <w:rPr>
          <w:i/>
          <w:sz w:val="24"/>
        </w:rPr>
        <w:t>Маркова А.К., Лидерс А.Г., Яковлева Е.Л.</w:t>
      </w:r>
      <w:r>
        <w:rPr>
          <w:sz w:val="24"/>
        </w:rPr>
        <w:t xml:space="preserve"> Диагностика и коррекция умственного развития в школьном и дошкольном возрасте. Петрозаводск, 1992.</w:t>
      </w:r>
    </w:p>
    <w:p>
      <w:pPr>
        <w:pStyle w:val="Normal"/>
        <w:spacing w:lineRule="auto" w:line="240"/>
        <w:ind w:hanging="0" w:start="709" w:end="0"/>
        <w:rPr/>
      </w:pPr>
      <w:r>
        <w:rPr>
          <w:sz w:val="24"/>
        </w:rPr>
        <w:t xml:space="preserve">75. </w:t>
      </w:r>
      <w:r>
        <w:rPr>
          <w:i/>
          <w:sz w:val="24"/>
        </w:rPr>
        <w:t>Марцинковская Т.Д.</w:t>
      </w:r>
      <w:r>
        <w:rPr>
          <w:sz w:val="24"/>
        </w:rPr>
        <w:t xml:space="preserve"> Диагностика психического развития детей.</w:t>
      </w:r>
      <w:r>
        <w:rPr>
          <w:b/>
          <w:sz w:val="24"/>
        </w:rPr>
        <w:t xml:space="preserve"> </w:t>
      </w:r>
      <w:r>
        <w:rPr>
          <w:sz w:val="24"/>
        </w:rPr>
        <w:t>М., 1997.</w:t>
      </w:r>
    </w:p>
    <w:p>
      <w:pPr>
        <w:pStyle w:val="Normal"/>
        <w:spacing w:lineRule="auto" w:line="240"/>
        <w:ind w:hanging="0" w:start="709" w:end="0"/>
        <w:rPr/>
      </w:pPr>
      <w:r>
        <w:rPr>
          <w:sz w:val="24"/>
        </w:rPr>
        <w:t xml:space="preserve">76. </w:t>
      </w:r>
      <w:r>
        <w:rPr>
          <w:i/>
          <w:sz w:val="24"/>
        </w:rPr>
        <w:t>Матейчек 3.</w:t>
      </w:r>
      <w:r>
        <w:rPr>
          <w:sz w:val="24"/>
        </w:rPr>
        <w:t xml:space="preserve"> Родители и дети. М., 1992.</w:t>
      </w:r>
    </w:p>
    <w:p>
      <w:pPr>
        <w:pStyle w:val="Normal"/>
        <w:spacing w:lineRule="auto" w:line="240"/>
        <w:ind w:hanging="0" w:start="709" w:end="0"/>
        <w:rPr/>
      </w:pPr>
      <w:r>
        <w:rPr>
          <w:sz w:val="24"/>
        </w:rPr>
        <w:t xml:space="preserve">77. </w:t>
      </w:r>
      <w:r>
        <w:rPr>
          <w:i/>
          <w:sz w:val="24"/>
        </w:rPr>
        <w:t>Матыцин В.П.</w:t>
      </w:r>
      <w:r>
        <w:rPr>
          <w:sz w:val="24"/>
        </w:rPr>
        <w:t xml:space="preserve"> Готовь руку к школе. Тверь, 1993.</w:t>
      </w:r>
    </w:p>
    <w:p>
      <w:pPr>
        <w:pStyle w:val="Normal"/>
        <w:spacing w:lineRule="auto" w:line="240"/>
        <w:ind w:hanging="0" w:start="709" w:end="0"/>
        <w:rPr/>
      </w:pPr>
      <w:r>
        <w:rPr>
          <w:sz w:val="24"/>
        </w:rPr>
        <w:t xml:space="preserve">78. </w:t>
      </w:r>
      <w:r>
        <w:rPr>
          <w:i/>
          <w:sz w:val="24"/>
        </w:rPr>
        <w:t>Михайлова З.А.</w:t>
      </w:r>
      <w:r>
        <w:rPr>
          <w:sz w:val="24"/>
        </w:rPr>
        <w:t xml:space="preserve"> Игровые занимательные задачи для дошкольников. М.,1990.</w:t>
      </w:r>
    </w:p>
    <w:p>
      <w:pPr>
        <w:pStyle w:val="Normal"/>
        <w:spacing w:lineRule="auto" w:line="240"/>
        <w:ind w:hanging="0" w:start="709" w:end="0"/>
        <w:rPr/>
      </w:pPr>
      <w:r>
        <w:rPr>
          <w:sz w:val="24"/>
        </w:rPr>
        <w:t xml:space="preserve">79. </w:t>
      </w:r>
      <w:r>
        <w:rPr>
          <w:i/>
          <w:sz w:val="24"/>
        </w:rPr>
        <w:t>Мы</w:t>
      </w:r>
      <w:r>
        <w:rPr>
          <w:sz w:val="24"/>
        </w:rPr>
        <w:t xml:space="preserve"> живем среди людей: кодекс поведения // Автор-сост. В.И. Дубровина. М.,1989.</w:t>
      </w:r>
    </w:p>
    <w:p>
      <w:pPr>
        <w:pStyle w:val="Normal"/>
        <w:spacing w:lineRule="auto" w:line="240"/>
        <w:ind w:hanging="0" w:start="709" w:end="0"/>
        <w:rPr/>
      </w:pPr>
      <w:r>
        <w:rPr>
          <w:sz w:val="24"/>
        </w:rPr>
        <w:t xml:space="preserve">80. </w:t>
      </w:r>
      <w:r>
        <w:rPr>
          <w:i/>
          <w:sz w:val="24"/>
        </w:rPr>
        <w:t>Пантюхина Г.В., Печора К.Л., Фрухт Э.Л.</w:t>
      </w:r>
      <w:r>
        <w:rPr>
          <w:sz w:val="24"/>
        </w:rPr>
        <w:t xml:space="preserve"> Диагностика</w:t>
      </w:r>
      <w:r>
        <w:rPr>
          <w:b/>
          <w:sz w:val="24"/>
        </w:rPr>
        <w:t xml:space="preserve"> </w:t>
      </w:r>
      <w:r>
        <w:rPr>
          <w:sz w:val="24"/>
        </w:rPr>
        <w:t xml:space="preserve">нервно-психического развития детей первых трех лет жизни. М., 1983. </w:t>
      </w:r>
    </w:p>
    <w:p>
      <w:pPr>
        <w:pStyle w:val="Normal"/>
        <w:spacing w:lineRule="auto" w:line="240"/>
        <w:ind w:hanging="0" w:start="709" w:end="0"/>
        <w:rPr/>
      </w:pPr>
      <w:r>
        <w:rPr>
          <w:sz w:val="24"/>
        </w:rPr>
        <w:t xml:space="preserve">81. </w:t>
      </w:r>
      <w:r>
        <w:rPr>
          <w:i/>
          <w:sz w:val="24"/>
        </w:rPr>
        <w:t>Популярная</w:t>
      </w:r>
      <w:r>
        <w:rPr>
          <w:sz w:val="24"/>
        </w:rPr>
        <w:t xml:space="preserve"> психология для родителей / Под ред. А.А. Бодалева. М., 1989.</w:t>
      </w:r>
    </w:p>
    <w:p>
      <w:pPr>
        <w:pStyle w:val="Normal"/>
        <w:spacing w:lineRule="auto" w:line="240"/>
        <w:ind w:hanging="0" w:start="709" w:end="0"/>
        <w:rPr/>
      </w:pPr>
      <w:r>
        <w:rPr>
          <w:sz w:val="24"/>
        </w:rPr>
        <w:t xml:space="preserve">82. </w:t>
      </w:r>
      <w:r>
        <w:rPr>
          <w:i/>
          <w:sz w:val="24"/>
        </w:rPr>
        <w:t>Практикум</w:t>
      </w:r>
      <w:r>
        <w:rPr>
          <w:sz w:val="24"/>
        </w:rPr>
        <w:t xml:space="preserve"> по психодиагностике. Конкретные психодиагностические методики / Под ред. А.Г. Шмелева, В.В. Столина. М., 1989.</w:t>
      </w:r>
    </w:p>
    <w:p>
      <w:pPr>
        <w:pStyle w:val="Normal"/>
        <w:spacing w:lineRule="auto" w:line="240"/>
        <w:ind w:hanging="0" w:start="709" w:end="0"/>
        <w:rPr/>
      </w:pPr>
      <w:r>
        <w:rPr>
          <w:sz w:val="24"/>
        </w:rPr>
        <w:t xml:space="preserve">83. </w:t>
      </w:r>
      <w:r>
        <w:rPr>
          <w:i/>
          <w:sz w:val="24"/>
        </w:rPr>
        <w:t>Проблемы</w:t>
      </w:r>
      <w:r>
        <w:rPr>
          <w:sz w:val="24"/>
        </w:rPr>
        <w:t xml:space="preserve"> дошкольной игры: психолого-педагогический аспект / Под</w:t>
      </w:r>
      <w:r>
        <w:rPr>
          <w:b/>
          <w:sz w:val="24"/>
        </w:rPr>
        <w:t xml:space="preserve"> </w:t>
      </w:r>
      <w:r>
        <w:rPr>
          <w:sz w:val="24"/>
        </w:rPr>
        <w:t>ред.</w:t>
      </w:r>
      <w:r>
        <w:rPr>
          <w:b/>
          <w:sz w:val="24"/>
        </w:rPr>
        <w:t xml:space="preserve"> </w:t>
      </w:r>
      <w:r>
        <w:rPr>
          <w:sz w:val="24"/>
        </w:rPr>
        <w:t>Н.Н. Поддьякова, Н.Я. Михайленко. М., 1987.</w:t>
      </w:r>
    </w:p>
    <w:p>
      <w:pPr>
        <w:pStyle w:val="Normal"/>
        <w:spacing w:lineRule="auto" w:line="240"/>
        <w:ind w:hanging="0" w:start="709" w:end="0"/>
        <w:rPr/>
      </w:pPr>
      <w:r>
        <w:rPr>
          <w:sz w:val="24"/>
        </w:rPr>
        <w:t xml:space="preserve">84. </w:t>
      </w:r>
      <w:r>
        <w:rPr>
          <w:i/>
          <w:sz w:val="24"/>
        </w:rPr>
        <w:t>Психологическая</w:t>
      </w:r>
      <w:r>
        <w:rPr>
          <w:sz w:val="24"/>
        </w:rPr>
        <w:t xml:space="preserve"> диагностика по программе «Развитие». Рекомендации и материалы к проведению. М., 1995.</w:t>
      </w:r>
    </w:p>
    <w:p>
      <w:pPr>
        <w:pStyle w:val="Normal"/>
        <w:spacing w:lineRule="auto" w:line="240"/>
        <w:ind w:hanging="0" w:start="709" w:end="0"/>
        <w:rPr/>
      </w:pPr>
      <w:r>
        <w:rPr>
          <w:sz w:val="24"/>
        </w:rPr>
        <w:t xml:space="preserve">85. </w:t>
      </w:r>
      <w:r>
        <w:rPr>
          <w:i/>
          <w:sz w:val="24"/>
        </w:rPr>
        <w:t>Психологическая</w:t>
      </w:r>
      <w:r>
        <w:rPr>
          <w:sz w:val="24"/>
        </w:rPr>
        <w:t xml:space="preserve"> коррекция умственного развития учащихся / Под ред. К.М. Гуревич, И.В. Дубровиной. М., 1990.</w:t>
      </w:r>
    </w:p>
    <w:p>
      <w:pPr>
        <w:pStyle w:val="Normal"/>
        <w:spacing w:lineRule="auto" w:line="240"/>
        <w:ind w:hanging="0" w:start="709" w:end="0"/>
        <w:rPr/>
      </w:pPr>
      <w:r>
        <w:rPr>
          <w:sz w:val="24"/>
        </w:rPr>
        <w:t xml:space="preserve">86. </w:t>
      </w:r>
      <w:r>
        <w:rPr>
          <w:i/>
          <w:sz w:val="24"/>
        </w:rPr>
        <w:t>Развитие</w:t>
      </w:r>
      <w:r>
        <w:rPr>
          <w:sz w:val="24"/>
        </w:rPr>
        <w:t xml:space="preserve"> познавательных способностей в процессе дошкольного воспи</w:t>
        <w:softHyphen/>
        <w:t>тания / Под ред. Л.А. Венгера. М., 1986.</w:t>
      </w:r>
    </w:p>
    <w:p>
      <w:pPr>
        <w:pStyle w:val="Normal"/>
        <w:spacing w:lineRule="auto" w:line="240"/>
        <w:ind w:hanging="0" w:start="709" w:end="0"/>
        <w:rPr/>
      </w:pPr>
      <w:r>
        <w:rPr>
          <w:sz w:val="24"/>
        </w:rPr>
        <w:t xml:space="preserve">87. </w:t>
      </w:r>
      <w:r>
        <w:rPr>
          <w:i/>
          <w:sz w:val="24"/>
        </w:rPr>
        <w:t>Раттер М.</w:t>
      </w:r>
      <w:r>
        <w:rPr>
          <w:sz w:val="24"/>
        </w:rPr>
        <w:t xml:space="preserve"> Помощь трудным детям. М., 1987.</w:t>
      </w:r>
    </w:p>
    <w:p>
      <w:pPr>
        <w:pStyle w:val="Normal"/>
        <w:spacing w:lineRule="auto" w:line="240"/>
        <w:ind w:hanging="0" w:start="709" w:end="0"/>
        <w:rPr/>
      </w:pPr>
      <w:r>
        <w:rPr>
          <w:sz w:val="24"/>
        </w:rPr>
        <w:t xml:space="preserve">88. </w:t>
      </w:r>
      <w:r>
        <w:rPr>
          <w:i/>
          <w:sz w:val="24"/>
        </w:rPr>
        <w:t>Романова</w:t>
      </w:r>
      <w:r>
        <w:rPr>
          <w:i/>
          <w:sz w:val="24"/>
          <w:lang w:val="en-US"/>
        </w:rPr>
        <w:t xml:space="preserve"> E.С.,</w:t>
      </w:r>
      <w:r>
        <w:rPr>
          <w:i/>
          <w:sz w:val="24"/>
        </w:rPr>
        <w:t xml:space="preserve"> Потемкина О.Ф.</w:t>
      </w:r>
      <w:r>
        <w:rPr>
          <w:sz w:val="24"/>
        </w:rPr>
        <w:t xml:space="preserve"> Графические методы в психологической диагностике. М.,1992.</w:t>
      </w:r>
    </w:p>
    <w:p>
      <w:pPr>
        <w:pStyle w:val="Normal"/>
        <w:spacing w:lineRule="auto" w:line="240"/>
        <w:ind w:hanging="0" w:start="709" w:end="0"/>
        <w:rPr/>
      </w:pPr>
      <w:r>
        <w:rPr>
          <w:sz w:val="24"/>
        </w:rPr>
        <w:t xml:space="preserve">89. </w:t>
      </w:r>
      <w:r>
        <w:rPr>
          <w:i/>
          <w:spacing w:val="-4"/>
          <w:sz w:val="24"/>
        </w:rPr>
        <w:t>Самоукина Н.В.</w:t>
      </w:r>
      <w:r>
        <w:rPr>
          <w:spacing w:val="-4"/>
          <w:sz w:val="24"/>
        </w:rPr>
        <w:t xml:space="preserve"> Игры в школе и дома. Психотехнические упражнения и</w:t>
      </w:r>
      <w:r>
        <w:rPr>
          <w:sz w:val="24"/>
        </w:rPr>
        <w:t xml:space="preserve">    коррекционные программы. М., 1993.</w:t>
      </w:r>
    </w:p>
    <w:p>
      <w:pPr>
        <w:pStyle w:val="Normal"/>
        <w:spacing w:lineRule="auto" w:line="240"/>
        <w:ind w:hanging="0" w:start="709" w:end="0"/>
        <w:rPr/>
      </w:pPr>
      <w:r>
        <w:rPr>
          <w:sz w:val="24"/>
        </w:rPr>
        <w:t xml:space="preserve">90. </w:t>
      </w:r>
      <w:r>
        <w:rPr>
          <w:i/>
          <w:sz w:val="24"/>
        </w:rPr>
        <w:t>Семья</w:t>
      </w:r>
      <w:r>
        <w:rPr>
          <w:sz w:val="24"/>
        </w:rPr>
        <w:t xml:space="preserve"> в психологической консультации / Под ред. В.В. Столина. М., 1990.</w:t>
      </w:r>
    </w:p>
    <w:p>
      <w:pPr>
        <w:pStyle w:val="Normal"/>
        <w:spacing w:lineRule="auto" w:line="240"/>
        <w:ind w:hanging="0" w:start="709" w:end="0"/>
        <w:rPr/>
      </w:pPr>
      <w:r>
        <w:rPr>
          <w:sz w:val="24"/>
        </w:rPr>
        <w:t xml:space="preserve">91. </w:t>
      </w:r>
      <w:r>
        <w:rPr>
          <w:i/>
          <w:sz w:val="24"/>
        </w:rPr>
        <w:t>Спиваковская А. С.</w:t>
      </w:r>
      <w:r>
        <w:rPr>
          <w:sz w:val="24"/>
        </w:rPr>
        <w:t xml:space="preserve"> Профилактика детских неврозов. М., 1988.</w:t>
      </w:r>
    </w:p>
    <w:p>
      <w:pPr>
        <w:pStyle w:val="Normal"/>
        <w:spacing w:lineRule="auto" w:line="240"/>
        <w:ind w:hanging="0" w:start="709" w:end="0"/>
        <w:rPr/>
      </w:pPr>
      <w:r>
        <w:rPr>
          <w:sz w:val="24"/>
        </w:rPr>
        <w:t xml:space="preserve">92. </w:t>
      </w:r>
      <w:r>
        <w:rPr>
          <w:i/>
          <w:sz w:val="24"/>
        </w:rPr>
        <w:t>Спиваковская А.С.</w:t>
      </w:r>
      <w:r>
        <w:rPr>
          <w:sz w:val="24"/>
        </w:rPr>
        <w:t xml:space="preserve"> Как быть родителями. М., 1986.</w:t>
      </w:r>
    </w:p>
    <w:p>
      <w:pPr>
        <w:pStyle w:val="Normal"/>
        <w:spacing w:lineRule="auto" w:line="240"/>
        <w:ind w:hanging="0" w:start="709" w:end="0"/>
        <w:rPr/>
      </w:pPr>
      <w:r>
        <w:rPr>
          <w:sz w:val="24"/>
        </w:rPr>
        <w:t xml:space="preserve">93. </w:t>
      </w:r>
      <w:r>
        <w:rPr>
          <w:i/>
          <w:sz w:val="24"/>
        </w:rPr>
        <w:t>Столин В.В.</w:t>
      </w:r>
      <w:r>
        <w:rPr>
          <w:sz w:val="24"/>
        </w:rPr>
        <w:t xml:space="preserve"> Некоторые принципы психологического консультирова</w:t>
        <w:softHyphen/>
        <w:t>ния. Семья и личность. М., 1981.</w:t>
      </w:r>
    </w:p>
    <w:p>
      <w:pPr>
        <w:pStyle w:val="Normal"/>
        <w:spacing w:lineRule="auto" w:line="240"/>
        <w:ind w:hanging="0" w:start="709" w:end="0"/>
        <w:rPr/>
      </w:pPr>
      <w:r>
        <w:rPr>
          <w:sz w:val="24"/>
        </w:rPr>
        <w:t xml:space="preserve">94. </w:t>
      </w:r>
      <w:r>
        <w:rPr>
          <w:i/>
          <w:sz w:val="24"/>
        </w:rPr>
        <w:t>Торре Делла А.</w:t>
      </w:r>
      <w:r>
        <w:rPr>
          <w:sz w:val="24"/>
        </w:rPr>
        <w:t xml:space="preserve"> Ошибки родителей.</w:t>
      </w:r>
      <w:r>
        <w:rPr>
          <w:b/>
          <w:sz w:val="24"/>
        </w:rPr>
        <w:t xml:space="preserve"> </w:t>
      </w:r>
      <w:r>
        <w:rPr>
          <w:sz w:val="24"/>
        </w:rPr>
        <w:t>М., 1993.</w:t>
      </w:r>
    </w:p>
    <w:p>
      <w:pPr>
        <w:pStyle w:val="Normal"/>
        <w:spacing w:lineRule="auto" w:line="240"/>
        <w:ind w:hanging="0" w:start="709" w:end="0"/>
        <w:rPr/>
      </w:pPr>
      <w:r>
        <w:rPr>
          <w:sz w:val="24"/>
        </w:rPr>
        <w:t xml:space="preserve">95. </w:t>
      </w:r>
      <w:r>
        <w:rPr>
          <w:i/>
          <w:sz w:val="24"/>
        </w:rPr>
        <w:t>Фромм А.</w:t>
      </w:r>
      <w:r>
        <w:rPr>
          <w:sz w:val="24"/>
        </w:rPr>
        <w:t xml:space="preserve"> Азбука для родителей. Л., 1991.</w:t>
      </w:r>
    </w:p>
    <w:p>
      <w:pPr>
        <w:pStyle w:val="Normal"/>
        <w:spacing w:lineRule="auto" w:line="240"/>
        <w:ind w:hanging="0" w:start="709" w:end="0"/>
        <w:rPr/>
      </w:pPr>
      <w:r>
        <w:rPr>
          <w:sz w:val="24"/>
        </w:rPr>
        <w:t xml:space="preserve">96. </w:t>
      </w:r>
      <w:r>
        <w:rPr>
          <w:i/>
          <w:sz w:val="24"/>
        </w:rPr>
        <w:t>Хоментаускас</w:t>
      </w:r>
      <w:r>
        <w:rPr>
          <w:b/>
          <w:i/>
          <w:sz w:val="24"/>
        </w:rPr>
        <w:t xml:space="preserve"> </w:t>
      </w:r>
      <w:r>
        <w:rPr>
          <w:i/>
          <w:sz w:val="24"/>
        </w:rPr>
        <w:t>Г. Т.</w:t>
      </w:r>
      <w:r>
        <w:rPr>
          <w:sz w:val="24"/>
        </w:rPr>
        <w:t xml:space="preserve"> Семья глазами</w:t>
      </w:r>
      <w:r>
        <w:rPr>
          <w:b/>
          <w:sz w:val="24"/>
        </w:rPr>
        <w:t xml:space="preserve"> </w:t>
      </w:r>
      <w:r>
        <w:rPr>
          <w:sz w:val="24"/>
        </w:rPr>
        <w:t>ребенка. М., 1988.</w:t>
      </w:r>
    </w:p>
    <w:p>
      <w:pPr>
        <w:pStyle w:val="Normal"/>
        <w:spacing w:lineRule="auto" w:line="240"/>
        <w:ind w:hanging="0" w:start="709" w:end="0"/>
        <w:rPr/>
      </w:pPr>
      <w:r>
        <w:rPr>
          <w:sz w:val="24"/>
        </w:rPr>
        <w:t xml:space="preserve">97. </w:t>
      </w:r>
      <w:r>
        <w:rPr>
          <w:i/>
          <w:sz w:val="24"/>
        </w:rPr>
        <w:t>Чего</w:t>
      </w:r>
      <w:r>
        <w:rPr>
          <w:sz w:val="24"/>
        </w:rPr>
        <w:t xml:space="preserve"> на свете не бывает? / Сост. Е.Л. Агаева,</w:t>
      </w:r>
      <w:r>
        <w:rPr>
          <w:b/>
          <w:sz w:val="24"/>
        </w:rPr>
        <w:t xml:space="preserve"> </w:t>
      </w:r>
      <w:r>
        <w:rPr>
          <w:sz w:val="24"/>
        </w:rPr>
        <w:t>О.М. Дьяченко. М., 1992.</w:t>
      </w:r>
    </w:p>
    <w:p>
      <w:pPr>
        <w:pStyle w:val="Normal"/>
        <w:spacing w:lineRule="auto" w:line="240"/>
        <w:ind w:hanging="0" w:start="709" w:end="0"/>
        <w:rPr/>
      </w:pPr>
      <w:r>
        <w:rPr>
          <w:sz w:val="24"/>
        </w:rPr>
        <w:t xml:space="preserve">98. </w:t>
      </w:r>
      <w:r>
        <w:rPr>
          <w:i/>
          <w:sz w:val="24"/>
        </w:rPr>
        <w:t>Чейпи Д.</w:t>
      </w:r>
      <w:r>
        <w:rPr>
          <w:sz w:val="24"/>
        </w:rPr>
        <w:t xml:space="preserve"> Готовность к школе. Как родители могут подготовить детей к успешному обучению в школе. М., 1992.</w:t>
      </w:r>
    </w:p>
    <w:p>
      <w:pPr>
        <w:pStyle w:val="Normal"/>
        <w:spacing w:lineRule="auto" w:line="240"/>
        <w:ind w:hanging="0" w:start="709" w:end="0"/>
        <w:rPr/>
      </w:pPr>
      <w:r>
        <w:rPr>
          <w:sz w:val="24"/>
        </w:rPr>
        <w:t xml:space="preserve">99. </w:t>
      </w:r>
      <w:r>
        <w:rPr>
          <w:i/>
          <w:sz w:val="24"/>
        </w:rPr>
        <w:t>Чистякова М.И.</w:t>
      </w:r>
      <w:r>
        <w:rPr>
          <w:sz w:val="24"/>
        </w:rPr>
        <w:t xml:space="preserve"> Психогимнастика. М., 1990.</w:t>
      </w:r>
    </w:p>
    <w:p>
      <w:pPr>
        <w:pStyle w:val="Normal"/>
        <w:spacing w:lineRule="auto" w:line="240"/>
        <w:ind w:hanging="0" w:start="709" w:end="0"/>
        <w:rPr/>
      </w:pPr>
      <w:r>
        <w:rPr>
          <w:sz w:val="24"/>
        </w:rPr>
        <w:t xml:space="preserve">100. </w:t>
      </w:r>
      <w:r>
        <w:rPr>
          <w:i/>
          <w:sz w:val="24"/>
        </w:rPr>
        <w:t>Шванцара Й.</w:t>
      </w:r>
      <w:r>
        <w:rPr>
          <w:sz w:val="24"/>
        </w:rPr>
        <w:t xml:space="preserve"> Диагностика психического развития. Прага, 1978.</w:t>
      </w:r>
    </w:p>
    <w:p>
      <w:pPr>
        <w:pStyle w:val="Normal"/>
        <w:spacing w:lineRule="auto" w:line="240"/>
        <w:ind w:hanging="0" w:start="709" w:end="0"/>
        <w:rPr/>
      </w:pPr>
      <w:r>
        <w:rPr>
          <w:sz w:val="24"/>
        </w:rPr>
        <w:t xml:space="preserve">101. </w:t>
      </w:r>
      <w:r>
        <w:rPr>
          <w:i/>
          <w:sz w:val="24"/>
        </w:rPr>
        <w:t>Шелби Б.</w:t>
      </w:r>
      <w:r>
        <w:rPr>
          <w:sz w:val="24"/>
        </w:rPr>
        <w:t xml:space="preserve"> Тесты для детей. Тюмень, 1996.</w:t>
      </w:r>
    </w:p>
    <w:p>
      <w:pPr>
        <w:pStyle w:val="Normal"/>
        <w:spacing w:lineRule="auto" w:line="240"/>
        <w:ind w:hanging="0" w:start="709" w:end="0"/>
        <w:rPr/>
      </w:pPr>
      <w:r>
        <w:rPr>
          <w:sz w:val="24"/>
        </w:rPr>
        <w:t xml:space="preserve">102. </w:t>
      </w:r>
      <w:r>
        <w:rPr>
          <w:i/>
          <w:sz w:val="24"/>
        </w:rPr>
        <w:t>Эйдемиллер Э.Г.</w:t>
      </w:r>
      <w:r>
        <w:rPr>
          <w:sz w:val="24"/>
        </w:rPr>
        <w:t xml:space="preserve"> Методы семейной диагностики и психотерапии. М.; СПб., 1996.</w:t>
      </w:r>
    </w:p>
    <w:p>
      <w:pPr>
        <w:pStyle w:val="Normal"/>
        <w:spacing w:lineRule="auto" w:line="240"/>
        <w:ind w:hanging="0" w:start="709" w:end="0"/>
        <w:rPr>
          <w:sz w:val="24"/>
        </w:rPr>
      </w:pPr>
      <w:r>
        <w:rPr>
          <w:sz w:val="24"/>
        </w:rPr>
      </w:r>
    </w:p>
    <w:p>
      <w:pPr>
        <w:pStyle w:val="Heading7"/>
        <w:keepNext w:val="false"/>
        <w:ind w:hanging="0" w:start="709" w:end="0"/>
        <w:rPr/>
      </w:pPr>
      <w:r>
        <w:rPr/>
        <w:t xml:space="preserve">К главе 5     </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103. </w:t>
      </w:r>
      <w:r>
        <w:rPr>
          <w:i/>
          <w:sz w:val="24"/>
        </w:rPr>
        <w:t>Аралова М.П.</w:t>
      </w:r>
      <w:r>
        <w:rPr>
          <w:sz w:val="24"/>
        </w:rPr>
        <w:t xml:space="preserve"> Психологические особенности общения со взрослыми и сверстниками выпускников школы-интерната. М., 1981.</w:t>
      </w:r>
    </w:p>
    <w:p>
      <w:pPr>
        <w:pStyle w:val="Normal"/>
        <w:spacing w:lineRule="auto" w:line="240"/>
        <w:ind w:hanging="0" w:start="709" w:end="0"/>
        <w:rPr/>
      </w:pPr>
      <w:r>
        <w:rPr>
          <w:sz w:val="24"/>
        </w:rPr>
        <w:t xml:space="preserve">104. </w:t>
      </w:r>
      <w:r>
        <w:rPr>
          <w:i/>
          <w:sz w:val="24"/>
        </w:rPr>
        <w:t>Божович Л.И.</w:t>
      </w:r>
      <w:r>
        <w:rPr>
          <w:sz w:val="24"/>
        </w:rPr>
        <w:t xml:space="preserve"> Личность и</w:t>
      </w:r>
      <w:r>
        <w:rPr>
          <w:b/>
          <w:sz w:val="24"/>
        </w:rPr>
        <w:t xml:space="preserve"> </w:t>
      </w:r>
      <w:r>
        <w:rPr>
          <w:sz w:val="24"/>
        </w:rPr>
        <w:t>ее формирование в детском</w:t>
      </w:r>
      <w:r>
        <w:rPr>
          <w:b/>
          <w:sz w:val="24"/>
        </w:rPr>
        <w:t xml:space="preserve"> </w:t>
      </w:r>
      <w:r>
        <w:rPr>
          <w:sz w:val="24"/>
        </w:rPr>
        <w:t>возрасте. М.,</w:t>
      </w:r>
      <w:r>
        <w:rPr>
          <w:b/>
          <w:sz w:val="24"/>
        </w:rPr>
        <w:t xml:space="preserve"> </w:t>
      </w:r>
      <w:r>
        <w:rPr>
          <w:sz w:val="24"/>
        </w:rPr>
        <w:t>1968.</w:t>
      </w:r>
    </w:p>
    <w:p>
      <w:pPr>
        <w:pStyle w:val="Normal"/>
        <w:spacing w:lineRule="auto" w:line="240"/>
        <w:ind w:hanging="0" w:start="709" w:end="0"/>
        <w:rPr/>
      </w:pPr>
      <w:r>
        <w:rPr>
          <w:sz w:val="24"/>
        </w:rPr>
        <w:t xml:space="preserve">105. </w:t>
      </w:r>
      <w:r>
        <w:rPr>
          <w:i/>
          <w:sz w:val="24"/>
        </w:rPr>
        <w:t>Выговская Л.П.</w:t>
      </w:r>
      <w:r>
        <w:rPr>
          <w:sz w:val="24"/>
        </w:rPr>
        <w:t xml:space="preserve"> Эмпатийные отношения младших школьников, воспи</w:t>
        <w:softHyphen/>
        <w:t>тывающихся вне семьи. Киев, 1991.</w:t>
      </w:r>
    </w:p>
    <w:p>
      <w:pPr>
        <w:pStyle w:val="Normal"/>
        <w:spacing w:lineRule="auto" w:line="240"/>
        <w:ind w:hanging="0" w:start="709" w:end="0"/>
        <w:rPr/>
      </w:pPr>
      <w:r>
        <w:rPr>
          <w:sz w:val="24"/>
        </w:rPr>
        <w:t xml:space="preserve">106. </w:t>
      </w:r>
      <w:r>
        <w:rPr>
          <w:i/>
          <w:sz w:val="24"/>
        </w:rPr>
        <w:t>Галигузова Л.Н.</w:t>
      </w:r>
      <w:r>
        <w:rPr>
          <w:sz w:val="24"/>
        </w:rPr>
        <w:t xml:space="preserve"> Формирование потребности в общении</w:t>
      </w:r>
      <w:r>
        <w:rPr>
          <w:b/>
          <w:sz w:val="24"/>
        </w:rPr>
        <w:t xml:space="preserve"> </w:t>
      </w:r>
      <w:r>
        <w:rPr>
          <w:sz w:val="24"/>
        </w:rPr>
        <w:t>со сверстника</w:t>
        <w:softHyphen/>
        <w:t>ми у детей раннего возрата // Вопросы психологии. М., 1985.</w:t>
      </w:r>
    </w:p>
    <w:p>
      <w:pPr>
        <w:pStyle w:val="Normal"/>
        <w:spacing w:lineRule="auto" w:line="240"/>
        <w:ind w:hanging="0" w:start="709" w:end="0"/>
        <w:rPr/>
      </w:pPr>
      <w:r>
        <w:rPr>
          <w:sz w:val="24"/>
        </w:rPr>
        <w:t xml:space="preserve">107. </w:t>
      </w:r>
      <w:r>
        <w:rPr>
          <w:i/>
          <w:sz w:val="24"/>
        </w:rPr>
        <w:t>Дембеле К.</w:t>
      </w:r>
      <w:r>
        <w:rPr>
          <w:sz w:val="24"/>
        </w:rPr>
        <w:t xml:space="preserve"> Психологические особенности проявления сопереживания у детей старшего дошкольного возраста (в условиях семейного воспита</w:t>
        <w:softHyphen/>
        <w:t>ния и в детских домах Мали и в СССР): Автореф. дис… канд. психол. наук.</w:t>
      </w:r>
      <w:r>
        <w:rPr>
          <w:b/>
          <w:sz w:val="24"/>
        </w:rPr>
        <w:t xml:space="preserve"> </w:t>
      </w:r>
      <w:r>
        <w:rPr>
          <w:sz w:val="24"/>
        </w:rPr>
        <w:t>М., 1992.</w:t>
      </w:r>
    </w:p>
    <w:p>
      <w:pPr>
        <w:pStyle w:val="BodyTextIndent"/>
        <w:spacing w:lineRule="auto" w:line="240"/>
        <w:ind w:hanging="0" w:start="709" w:end="0"/>
        <w:rPr/>
      </w:pPr>
      <w:r>
        <w:rPr/>
        <w:t xml:space="preserve">108. </w:t>
      </w:r>
      <w:r>
        <w:rPr>
          <w:i/>
        </w:rPr>
        <w:t>Дети</w:t>
      </w:r>
      <w:r>
        <w:rPr/>
        <w:t>-сироты. Консультирование и диагностика развития / Под ред. В.А. Стребелевой. М., 1998.</w:t>
      </w:r>
    </w:p>
    <w:p>
      <w:pPr>
        <w:pStyle w:val="Normal"/>
        <w:spacing w:lineRule="auto" w:line="240"/>
        <w:ind w:hanging="0" w:start="709" w:end="0"/>
        <w:rPr/>
      </w:pPr>
      <w:r>
        <w:rPr>
          <w:sz w:val="24"/>
        </w:rPr>
        <w:t xml:space="preserve">109. </w:t>
      </w:r>
      <w:r>
        <w:rPr>
          <w:i/>
          <w:sz w:val="24"/>
        </w:rPr>
        <w:t>Дубровина. И.В., Лисина М.И.</w:t>
      </w:r>
      <w:r>
        <w:rPr>
          <w:sz w:val="24"/>
        </w:rPr>
        <w:t xml:space="preserve"> Особенности психического развития детей в семье и вне семьи // Возрастные особенности психического развития детей. М., 1982.</w:t>
      </w:r>
    </w:p>
    <w:p>
      <w:pPr>
        <w:pStyle w:val="Normal"/>
        <w:spacing w:lineRule="auto" w:line="240"/>
        <w:ind w:hanging="0" w:start="709" w:end="0"/>
        <w:rPr/>
      </w:pPr>
      <w:r>
        <w:rPr>
          <w:sz w:val="24"/>
        </w:rPr>
        <w:t xml:space="preserve">110. </w:t>
      </w:r>
      <w:r>
        <w:rPr>
          <w:i/>
          <w:sz w:val="24"/>
        </w:rPr>
        <w:t>Забрамная С.Д.</w:t>
      </w:r>
      <w:r>
        <w:rPr>
          <w:sz w:val="24"/>
        </w:rPr>
        <w:t xml:space="preserve"> От диагностики к развитию. М., 1998.</w:t>
      </w:r>
    </w:p>
    <w:p>
      <w:pPr>
        <w:pStyle w:val="Normal"/>
        <w:spacing w:lineRule="auto" w:line="240"/>
        <w:ind w:hanging="0" w:start="709" w:end="0"/>
        <w:rPr/>
      </w:pPr>
      <w:r>
        <w:rPr>
          <w:sz w:val="24"/>
          <w:lang w:val="en-US"/>
        </w:rPr>
        <w:t>111.</w:t>
      </w:r>
      <w:r>
        <w:rPr>
          <w:sz w:val="24"/>
        </w:rPr>
        <w:t xml:space="preserve"> </w:t>
      </w:r>
      <w:r>
        <w:rPr>
          <w:i/>
          <w:sz w:val="24"/>
        </w:rPr>
        <w:t>Залысина И.А., Смирнов Е.О.</w:t>
      </w:r>
      <w:r>
        <w:rPr>
          <w:sz w:val="24"/>
        </w:rPr>
        <w:t xml:space="preserve"> Некоторые особенности психического раз</w:t>
        <w:softHyphen/>
        <w:t>вития дошкольников, воспитывающихся вне семьи // Вопросы пси</w:t>
        <w:softHyphen/>
        <w:t>хологии. 1965. № 2. С. 129-141.</w:t>
      </w:r>
    </w:p>
    <w:p>
      <w:pPr>
        <w:pStyle w:val="Normal"/>
        <w:spacing w:lineRule="auto" w:line="240"/>
        <w:ind w:hanging="0" w:start="709" w:end="0"/>
        <w:rPr/>
      </w:pPr>
      <w:r>
        <w:rPr>
          <w:sz w:val="24"/>
        </w:rPr>
        <w:t xml:space="preserve">112. </w:t>
      </w:r>
      <w:r>
        <w:rPr>
          <w:i/>
          <w:sz w:val="24"/>
        </w:rPr>
        <w:t>Лангмейер И., Матейчик</w:t>
      </w:r>
      <w:r>
        <w:rPr>
          <w:b/>
          <w:i/>
          <w:sz w:val="24"/>
        </w:rPr>
        <w:t xml:space="preserve"> </w:t>
      </w:r>
      <w:r>
        <w:rPr>
          <w:i/>
          <w:sz w:val="24"/>
        </w:rPr>
        <w:t>З.</w:t>
      </w:r>
      <w:r>
        <w:rPr>
          <w:sz w:val="24"/>
        </w:rPr>
        <w:t xml:space="preserve"> Психическая депривация в детском возрас</w:t>
        <w:softHyphen/>
        <w:t>те. Прага, 1981.</w:t>
      </w:r>
    </w:p>
    <w:p>
      <w:pPr>
        <w:pStyle w:val="Normal"/>
        <w:spacing w:lineRule="auto" w:line="240"/>
        <w:ind w:hanging="0" w:start="709" w:end="0"/>
        <w:rPr/>
      </w:pPr>
      <w:r>
        <w:rPr>
          <w:sz w:val="24"/>
        </w:rPr>
        <w:t xml:space="preserve">113. </w:t>
      </w:r>
      <w:r>
        <w:rPr>
          <w:i/>
          <w:sz w:val="24"/>
        </w:rPr>
        <w:t>Лисина М.И.</w:t>
      </w:r>
      <w:r>
        <w:rPr>
          <w:sz w:val="24"/>
        </w:rPr>
        <w:t xml:space="preserve"> Пути влияния семьи и детского учреждения на становле</w:t>
        <w:softHyphen/>
        <w:t>ние личности дошкольника // Психологические основы формирова</w:t>
        <w:softHyphen/>
        <w:t>ния личности в условиях общественного воспитания. М., 1979.</w:t>
      </w:r>
    </w:p>
    <w:p>
      <w:pPr>
        <w:pStyle w:val="Normal"/>
        <w:spacing w:lineRule="auto" w:line="240"/>
        <w:ind w:hanging="0" w:start="709" w:end="0"/>
        <w:rPr/>
      </w:pPr>
      <w:r>
        <w:rPr>
          <w:sz w:val="24"/>
        </w:rPr>
        <w:t xml:space="preserve">114. </w:t>
      </w:r>
      <w:r>
        <w:rPr>
          <w:i/>
          <w:sz w:val="24"/>
        </w:rPr>
        <w:t>Лисина М.И.</w:t>
      </w:r>
      <w:r>
        <w:rPr>
          <w:sz w:val="24"/>
        </w:rPr>
        <w:t xml:space="preserve"> Проблемы онтогенеза общения. М.; Воронеж, 1980.</w:t>
      </w:r>
    </w:p>
    <w:p>
      <w:pPr>
        <w:pStyle w:val="Normal"/>
        <w:spacing w:lineRule="auto" w:line="240"/>
        <w:ind w:hanging="0" w:start="709" w:end="0"/>
        <w:rPr/>
      </w:pPr>
      <w:r>
        <w:rPr>
          <w:sz w:val="24"/>
        </w:rPr>
        <w:t xml:space="preserve">115. </w:t>
      </w:r>
      <w:r>
        <w:rPr>
          <w:i/>
          <w:sz w:val="24"/>
        </w:rPr>
        <w:t>Лишенные</w:t>
      </w:r>
      <w:r>
        <w:rPr>
          <w:sz w:val="24"/>
        </w:rPr>
        <w:t xml:space="preserve"> родительского попечительства. Хрестоматия / Ред.-сост. </w:t>
      </w:r>
      <w:r>
        <w:rPr>
          <w:sz w:val="24"/>
          <w:lang w:val="en-US"/>
        </w:rPr>
        <w:t>B.C. Mухина. M.,</w:t>
      </w:r>
      <w:r>
        <w:rPr>
          <w:sz w:val="24"/>
        </w:rPr>
        <w:t xml:space="preserve"> 1991.</w:t>
      </w:r>
    </w:p>
    <w:p>
      <w:pPr>
        <w:pStyle w:val="Normal"/>
        <w:spacing w:lineRule="auto" w:line="240"/>
        <w:ind w:hanging="0" w:start="709" w:end="0"/>
        <w:rPr/>
      </w:pPr>
      <w:r>
        <w:rPr>
          <w:sz w:val="24"/>
        </w:rPr>
        <w:t xml:space="preserve">116. </w:t>
      </w:r>
      <w:r>
        <w:rPr>
          <w:i/>
          <w:sz w:val="24"/>
        </w:rPr>
        <w:t>Мещерякова С.Ю.</w:t>
      </w:r>
      <w:r>
        <w:rPr>
          <w:sz w:val="24"/>
        </w:rPr>
        <w:t xml:space="preserve"> Особенности аффективно-личностных связей</w:t>
      </w:r>
      <w:r>
        <w:rPr>
          <w:b/>
          <w:sz w:val="24"/>
        </w:rPr>
        <w:t xml:space="preserve"> </w:t>
      </w:r>
      <w:r>
        <w:rPr>
          <w:sz w:val="24"/>
        </w:rPr>
        <w:t>со</w:t>
      </w:r>
      <w:r>
        <w:rPr>
          <w:b/>
          <w:sz w:val="24"/>
        </w:rPr>
        <w:t xml:space="preserve"> </w:t>
      </w:r>
      <w:r>
        <w:rPr>
          <w:sz w:val="24"/>
        </w:rPr>
        <w:t>взрослыми у младенцев, воспитывающихся в семье и домах ребенка // Возрастные особенности развития детей /</w:t>
      </w:r>
      <w:r>
        <w:rPr>
          <w:b/>
          <w:sz w:val="24"/>
        </w:rPr>
        <w:t xml:space="preserve"> </w:t>
      </w:r>
      <w:r>
        <w:rPr>
          <w:sz w:val="24"/>
        </w:rPr>
        <w:t>Отв. ред.</w:t>
      </w:r>
      <w:r>
        <w:rPr>
          <w:b/>
          <w:sz w:val="24"/>
        </w:rPr>
        <w:t xml:space="preserve"> </w:t>
      </w:r>
      <w:r>
        <w:rPr>
          <w:sz w:val="24"/>
        </w:rPr>
        <w:t>И.С. Дубро</w:t>
        <w:softHyphen/>
        <w:t>вина, М.И. Лисина. М., 1982.</w:t>
      </w:r>
    </w:p>
    <w:p>
      <w:pPr>
        <w:pStyle w:val="Normal"/>
        <w:spacing w:lineRule="auto" w:line="240"/>
        <w:ind w:hanging="0" w:start="709" w:end="0"/>
        <w:rPr/>
      </w:pPr>
      <w:r>
        <w:rPr>
          <w:sz w:val="24"/>
        </w:rPr>
        <w:t xml:space="preserve">117. </w:t>
      </w:r>
      <w:r>
        <w:rPr>
          <w:i/>
          <w:sz w:val="24"/>
        </w:rPr>
        <w:t>Мухина</w:t>
      </w:r>
      <w:r>
        <w:rPr>
          <w:i/>
          <w:sz w:val="24"/>
          <w:lang w:val="en-US"/>
        </w:rPr>
        <w:t xml:space="preserve"> B.C.</w:t>
      </w:r>
      <w:r>
        <w:rPr>
          <w:sz w:val="24"/>
        </w:rPr>
        <w:t xml:space="preserve"> К проблеме социального развития ребенка // Психологи</w:t>
        <w:softHyphen/>
        <w:t xml:space="preserve">ческий журнал. 1980. Т. 1. </w:t>
      </w:r>
      <w:r>
        <w:rPr>
          <w:i/>
          <w:sz w:val="24"/>
        </w:rPr>
        <w:t>№</w:t>
      </w:r>
      <w:r>
        <w:rPr>
          <w:sz w:val="24"/>
        </w:rPr>
        <w:t xml:space="preserve"> 5. С. 43-53.</w:t>
      </w:r>
    </w:p>
    <w:p>
      <w:pPr>
        <w:pStyle w:val="Normal"/>
        <w:spacing w:lineRule="auto" w:line="240"/>
        <w:ind w:hanging="0" w:start="709" w:end="0"/>
        <w:rPr/>
      </w:pPr>
      <w:r>
        <w:rPr>
          <w:sz w:val="24"/>
        </w:rPr>
        <w:t xml:space="preserve">118. </w:t>
      </w:r>
      <w:r>
        <w:rPr>
          <w:i/>
          <w:sz w:val="24"/>
        </w:rPr>
        <w:t>Мухина</w:t>
      </w:r>
      <w:r>
        <w:rPr>
          <w:i/>
          <w:sz w:val="24"/>
          <w:lang w:val="en-US"/>
        </w:rPr>
        <w:t xml:space="preserve"> B.C.</w:t>
      </w:r>
      <w:r>
        <w:rPr>
          <w:sz w:val="24"/>
        </w:rPr>
        <w:t xml:space="preserve"> Психологическая помощь детям, воспитывающимся в уч</w:t>
        <w:softHyphen/>
        <w:t>реждениях интернатного типа // Вопросы психологии. 1989. № 1. С. 32-39.</w:t>
      </w:r>
    </w:p>
    <w:p>
      <w:pPr>
        <w:pStyle w:val="Normal"/>
        <w:spacing w:lineRule="auto" w:line="240"/>
        <w:ind w:hanging="0" w:start="709" w:end="0"/>
        <w:rPr/>
      </w:pPr>
      <w:r>
        <w:rPr>
          <w:sz w:val="24"/>
        </w:rPr>
        <w:t xml:space="preserve">119. </w:t>
      </w:r>
      <w:r>
        <w:rPr>
          <w:i/>
          <w:sz w:val="24"/>
        </w:rPr>
        <w:t>Мухина В.С.</w:t>
      </w:r>
      <w:r>
        <w:rPr>
          <w:sz w:val="24"/>
        </w:rPr>
        <w:t xml:space="preserve"> Возрастная психология. М., 1998.</w:t>
      </w:r>
    </w:p>
    <w:p>
      <w:pPr>
        <w:pStyle w:val="Normal"/>
        <w:spacing w:lineRule="auto" w:line="240"/>
        <w:ind w:hanging="0" w:start="709" w:end="0"/>
        <w:rPr/>
      </w:pPr>
      <w:r>
        <w:rPr>
          <w:sz w:val="24"/>
        </w:rPr>
        <w:t xml:space="preserve">120. </w:t>
      </w:r>
      <w:r>
        <w:rPr>
          <w:i/>
          <w:sz w:val="24"/>
        </w:rPr>
        <w:t>Особенности</w:t>
      </w:r>
      <w:r>
        <w:rPr>
          <w:sz w:val="24"/>
        </w:rPr>
        <w:t xml:space="preserve"> развития личности ребенка, лишенного родительского по</w:t>
        <w:softHyphen/>
        <w:t>печительства. Дети с отклоняющимся поведением //</w:t>
      </w:r>
      <w:r>
        <w:rPr>
          <w:b/>
          <w:sz w:val="24"/>
        </w:rPr>
        <w:t xml:space="preserve"> </w:t>
      </w:r>
      <w:r>
        <w:rPr>
          <w:sz w:val="24"/>
        </w:rPr>
        <w:t>Сб. науч. тр. М 1989.</w:t>
      </w:r>
    </w:p>
    <w:p>
      <w:pPr>
        <w:pStyle w:val="Normal"/>
        <w:spacing w:lineRule="auto" w:line="240"/>
        <w:ind w:hanging="0" w:start="709" w:end="0"/>
        <w:rPr/>
      </w:pPr>
      <w:r>
        <w:rPr>
          <w:sz w:val="24"/>
        </w:rPr>
        <w:t xml:space="preserve">121. </w:t>
      </w:r>
      <w:r>
        <w:rPr>
          <w:i/>
          <w:sz w:val="24"/>
        </w:rPr>
        <w:t>Пиклер Э.</w:t>
      </w:r>
      <w:r>
        <w:rPr>
          <w:sz w:val="24"/>
        </w:rPr>
        <w:t xml:space="preserve"> Современные формы проявления госпитализма // Лишенные родительского попечительства / Ред.-сост.</w:t>
      </w:r>
      <w:r>
        <w:rPr>
          <w:sz w:val="24"/>
          <w:lang w:val="en-US"/>
        </w:rPr>
        <w:t xml:space="preserve"> B.C.</w:t>
      </w:r>
      <w:r>
        <w:rPr>
          <w:b/>
          <w:sz w:val="24"/>
        </w:rPr>
        <w:t xml:space="preserve"> </w:t>
      </w:r>
      <w:r>
        <w:rPr>
          <w:sz w:val="24"/>
        </w:rPr>
        <w:t>Мухина. М., 1991.</w:t>
      </w:r>
    </w:p>
    <w:p>
      <w:pPr>
        <w:pStyle w:val="Normal"/>
        <w:spacing w:lineRule="auto" w:line="240"/>
        <w:ind w:hanging="0" w:start="709" w:end="0"/>
        <w:rPr/>
      </w:pPr>
      <w:r>
        <w:rPr>
          <w:sz w:val="24"/>
        </w:rPr>
        <w:t xml:space="preserve">122. </w:t>
      </w:r>
      <w:r>
        <w:rPr>
          <w:i/>
          <w:sz w:val="24"/>
        </w:rPr>
        <w:t>Прихожан</w:t>
      </w:r>
      <w:r>
        <w:rPr>
          <w:i/>
          <w:sz w:val="24"/>
          <w:lang w:val="en-US"/>
        </w:rPr>
        <w:t xml:space="preserve"> A.M.,</w:t>
      </w:r>
      <w:r>
        <w:rPr>
          <w:i/>
          <w:sz w:val="24"/>
        </w:rPr>
        <w:t xml:space="preserve"> Толстых Н.Н.</w:t>
      </w:r>
      <w:r>
        <w:rPr>
          <w:sz w:val="24"/>
        </w:rPr>
        <w:t xml:space="preserve"> Дети без семьи. М., 1990.</w:t>
      </w:r>
    </w:p>
    <w:p>
      <w:pPr>
        <w:pStyle w:val="Normal"/>
        <w:spacing w:lineRule="auto" w:line="240"/>
        <w:ind w:hanging="0" w:start="709" w:end="0"/>
        <w:rPr/>
      </w:pPr>
      <w:r>
        <w:rPr>
          <w:sz w:val="24"/>
        </w:rPr>
        <w:t xml:space="preserve">123. </w:t>
      </w:r>
      <w:r>
        <w:rPr>
          <w:i/>
          <w:sz w:val="24"/>
        </w:rPr>
        <w:t>Психическое</w:t>
      </w:r>
      <w:r>
        <w:rPr>
          <w:sz w:val="24"/>
        </w:rPr>
        <w:t xml:space="preserve"> развитие воспитанников детского дома /</w:t>
      </w:r>
      <w:r>
        <w:rPr>
          <w:b/>
          <w:sz w:val="24"/>
        </w:rPr>
        <w:t xml:space="preserve"> </w:t>
      </w:r>
      <w:r>
        <w:rPr>
          <w:sz w:val="24"/>
        </w:rPr>
        <w:t>Под ред. И.В. Дубровиной, А.Г. Рузской. М., 1990.</w:t>
      </w:r>
    </w:p>
    <w:p>
      <w:pPr>
        <w:pStyle w:val="Normal"/>
        <w:spacing w:lineRule="auto" w:line="240"/>
        <w:ind w:hanging="0" w:start="709" w:end="0"/>
        <w:rPr/>
      </w:pPr>
      <w:r>
        <w:rPr>
          <w:sz w:val="24"/>
        </w:rPr>
        <w:t xml:space="preserve">124. </w:t>
      </w:r>
      <w:r>
        <w:rPr>
          <w:i/>
          <w:sz w:val="24"/>
        </w:rPr>
        <w:t>Рыжикова С.Е.</w:t>
      </w:r>
      <w:r>
        <w:rPr>
          <w:sz w:val="24"/>
        </w:rPr>
        <w:t xml:space="preserve"> Особенности взаимодействия сопереживания и потребности в признании у 6-летних детей. М., 1990.</w:t>
      </w:r>
    </w:p>
    <w:p>
      <w:pPr>
        <w:pStyle w:val="Normal"/>
        <w:spacing w:lineRule="auto" w:line="240"/>
        <w:ind w:hanging="0" w:start="709" w:end="0"/>
        <w:rPr/>
      </w:pPr>
      <w:r>
        <w:rPr>
          <w:sz w:val="24"/>
        </w:rPr>
        <w:t xml:space="preserve">125. </w:t>
      </w:r>
      <w:r>
        <w:rPr>
          <w:i/>
          <w:sz w:val="24"/>
        </w:rPr>
        <w:t>Счастная Т.Н.</w:t>
      </w:r>
      <w:r>
        <w:rPr>
          <w:sz w:val="24"/>
        </w:rPr>
        <w:t xml:space="preserve"> Способность к сопереживанию у детей среднего и старшего дошкольного возраста. М., 1987.</w:t>
      </w:r>
    </w:p>
    <w:p>
      <w:pPr>
        <w:pStyle w:val="Normal"/>
        <w:spacing w:lineRule="auto" w:line="240"/>
        <w:ind w:hanging="0" w:start="709" w:end="0"/>
        <w:rPr/>
      </w:pPr>
      <w:r>
        <w:rPr>
          <w:sz w:val="24"/>
        </w:rPr>
        <w:t xml:space="preserve">126. </w:t>
      </w:r>
      <w:r>
        <w:rPr>
          <w:i/>
          <w:sz w:val="24"/>
        </w:rPr>
        <w:t>Счастная Т.Н.</w:t>
      </w:r>
      <w:r>
        <w:rPr>
          <w:sz w:val="24"/>
        </w:rPr>
        <w:t xml:space="preserve"> Психологические особенности межличностной</w:t>
      </w:r>
      <w:r>
        <w:rPr>
          <w:b/>
          <w:sz w:val="24"/>
        </w:rPr>
        <w:t xml:space="preserve"> </w:t>
      </w:r>
      <w:r>
        <w:rPr>
          <w:sz w:val="24"/>
        </w:rPr>
        <w:t>перцепции у детей, воспитывающих в учреждениях интернатного типа // Сб. науч. тр. М., 1997.</w:t>
      </w:r>
    </w:p>
    <w:p>
      <w:pPr>
        <w:pStyle w:val="Normal"/>
        <w:spacing w:lineRule="auto" w:line="240"/>
        <w:ind w:hanging="0" w:start="709" w:end="0"/>
        <w:rPr/>
      </w:pPr>
      <w:r>
        <w:rPr>
          <w:sz w:val="24"/>
        </w:rPr>
        <w:t xml:space="preserve">127. </w:t>
      </w:r>
      <w:r>
        <w:rPr>
          <w:i/>
          <w:sz w:val="24"/>
        </w:rPr>
        <w:t>Царегородцева Л.М.</w:t>
      </w:r>
      <w:r>
        <w:rPr>
          <w:sz w:val="24"/>
        </w:rPr>
        <w:t xml:space="preserve"> Психологические условия организации контактов младенцев в доме ребенка // Лишенные родительского попечительст</w:t>
        <w:softHyphen/>
        <w:t>ва / Ред.-сост.</w:t>
      </w:r>
      <w:r>
        <w:rPr>
          <w:sz w:val="24"/>
          <w:lang w:val="en-US"/>
        </w:rPr>
        <w:t xml:space="preserve"> B.C.</w:t>
      </w:r>
      <w:r>
        <w:rPr>
          <w:sz w:val="24"/>
        </w:rPr>
        <w:t xml:space="preserve"> Мухина. М., 1991.</w:t>
      </w:r>
    </w:p>
    <w:p>
      <w:pPr>
        <w:pStyle w:val="Normal"/>
        <w:spacing w:lineRule="auto" w:line="240"/>
        <w:ind w:hanging="0" w:start="709" w:end="0"/>
        <w:rPr/>
      </w:pPr>
      <w:r>
        <w:rPr>
          <w:sz w:val="24"/>
        </w:rPr>
        <w:t xml:space="preserve">128. </w:t>
      </w:r>
      <w:r>
        <w:rPr>
          <w:i/>
          <w:sz w:val="24"/>
        </w:rPr>
        <w:t>Ярулов А.А.</w:t>
      </w:r>
      <w:r>
        <w:rPr>
          <w:sz w:val="24"/>
        </w:rPr>
        <w:t xml:space="preserve"> Коррекция негативной психической напряженности детей дошкольного и младшего школьного возраста в условиях детско</w:t>
        <w:softHyphen/>
        <w:t>го дома. Канск, 1996.</w:t>
      </w:r>
    </w:p>
    <w:p>
      <w:pPr>
        <w:pStyle w:val="Normal"/>
        <w:spacing w:lineRule="auto" w:line="240"/>
        <w:ind w:hanging="0" w:start="709" w:end="0"/>
        <w:rPr/>
      </w:pPr>
      <w:r>
        <w:rPr>
          <w:sz w:val="24"/>
        </w:rPr>
        <w:t>129.</w:t>
      </w:r>
      <w:r>
        <w:rPr>
          <w:sz w:val="24"/>
          <w:lang w:val="en-US"/>
        </w:rPr>
        <w:t xml:space="preserve"> </w:t>
      </w:r>
      <w:r>
        <w:rPr>
          <w:i/>
          <w:sz w:val="24"/>
          <w:lang w:val="en-US"/>
        </w:rPr>
        <w:t>Bowlby L.</w:t>
      </w:r>
      <w:r>
        <w:rPr>
          <w:sz w:val="24"/>
          <w:lang w:val="en-US"/>
        </w:rPr>
        <w:t xml:space="preserve"> Child care and the growth of love. Singapore: Pergyin boks,</w:t>
      </w:r>
      <w:r>
        <w:rPr>
          <w:sz w:val="24"/>
        </w:rPr>
        <w:t xml:space="preserve"> 1983.</w:t>
      </w:r>
    </w:p>
    <w:p>
      <w:pPr>
        <w:pStyle w:val="Normal"/>
        <w:spacing w:lineRule="auto" w:line="240"/>
        <w:ind w:hanging="0" w:start="709" w:end="0"/>
        <w:rPr/>
      </w:pPr>
      <w:r>
        <w:rPr>
          <w:sz w:val="24"/>
        </w:rPr>
        <w:t>130.</w:t>
      </w:r>
      <w:r>
        <w:rPr>
          <w:sz w:val="24"/>
          <w:lang w:val="en-US"/>
        </w:rPr>
        <w:t xml:space="preserve"> </w:t>
      </w:r>
      <w:r>
        <w:rPr>
          <w:i/>
          <w:sz w:val="24"/>
          <w:lang w:val="en-US"/>
        </w:rPr>
        <w:t>Svejda M., Campos</w:t>
      </w:r>
      <w:r>
        <w:rPr>
          <w:i/>
          <w:sz w:val="24"/>
        </w:rPr>
        <w:t xml:space="preserve"> </w:t>
      </w:r>
      <w:r>
        <w:rPr>
          <w:i/>
          <w:sz w:val="24"/>
          <w:lang w:val="en-US"/>
        </w:rPr>
        <w:t>J.</w:t>
      </w:r>
      <w:r>
        <w:rPr>
          <w:i/>
          <w:sz w:val="24"/>
        </w:rPr>
        <w:t>,</w:t>
      </w:r>
      <w:r>
        <w:rPr>
          <w:i/>
          <w:sz w:val="24"/>
          <w:lang w:val="en-US"/>
        </w:rPr>
        <w:t xml:space="preserve"> Emde R.</w:t>
      </w:r>
      <w:r>
        <w:rPr>
          <w:sz w:val="24"/>
          <w:lang w:val="en-US"/>
        </w:rPr>
        <w:t xml:space="preserve"> Mother-infant fonding; failure</w:t>
      </w:r>
      <w:r>
        <w:rPr>
          <w:b/>
          <w:sz w:val="24"/>
          <w:lang w:val="en-US"/>
        </w:rPr>
        <w:t xml:space="preserve"> </w:t>
      </w:r>
      <w:r>
        <w:rPr>
          <w:sz w:val="24"/>
          <w:lang w:val="en-US"/>
        </w:rPr>
        <w:t>to generalize // Child Development.</w:t>
      </w:r>
      <w:r>
        <w:rPr>
          <w:sz w:val="24"/>
        </w:rPr>
        <w:t xml:space="preserve"> V. 41980.</w:t>
      </w:r>
    </w:p>
    <w:p>
      <w:pPr>
        <w:pStyle w:val="Normal"/>
        <w:spacing w:lineRule="auto" w:line="240"/>
        <w:ind w:hanging="0" w:start="709" w:end="0"/>
        <w:rPr>
          <w:sz w:val="24"/>
        </w:rPr>
      </w:pPr>
      <w:r>
        <w:rPr>
          <w:sz w:val="24"/>
        </w:rPr>
      </w:r>
    </w:p>
    <w:p>
      <w:pPr>
        <w:pStyle w:val="Heading7"/>
        <w:keepNext w:val="false"/>
        <w:ind w:hanging="0" w:start="709" w:end="0"/>
        <w:rPr/>
      </w:pPr>
      <w:r>
        <w:rPr/>
        <w:t>К главе 6</w:t>
      </w:r>
    </w:p>
    <w:p>
      <w:pPr>
        <w:pStyle w:val="Normal"/>
        <w:spacing w:lineRule="auto" w:line="240"/>
        <w:ind w:hanging="0" w:start="709" w:end="0"/>
        <w:rPr>
          <w:sz w:val="24"/>
        </w:rPr>
      </w:pPr>
      <w:r>
        <w:rPr>
          <w:sz w:val="24"/>
        </w:rPr>
      </w:r>
    </w:p>
    <w:p>
      <w:pPr>
        <w:pStyle w:val="Normal"/>
        <w:spacing w:lineRule="auto" w:line="240"/>
        <w:ind w:hanging="0" w:start="709" w:end="0"/>
        <w:rPr/>
      </w:pPr>
      <w:r>
        <w:rPr>
          <w:sz w:val="24"/>
        </w:rPr>
        <w:t xml:space="preserve">131. </w:t>
      </w:r>
      <w:r>
        <w:rPr>
          <w:i/>
          <w:sz w:val="24"/>
        </w:rPr>
        <w:t>Развитие</w:t>
      </w:r>
      <w:r>
        <w:rPr>
          <w:sz w:val="24"/>
        </w:rPr>
        <w:t xml:space="preserve"> общения дошкольника</w:t>
      </w:r>
      <w:r>
        <w:rPr>
          <w:b/>
          <w:sz w:val="24"/>
        </w:rPr>
        <w:t xml:space="preserve"> </w:t>
      </w:r>
      <w:r>
        <w:rPr>
          <w:sz w:val="24"/>
        </w:rPr>
        <w:t>со сверстниками / Под ред. А.Н. Руз</w:t>
        <w:softHyphen/>
        <w:t>ской. М„ 1989.</w:t>
      </w:r>
    </w:p>
    <w:p>
      <w:pPr>
        <w:pStyle w:val="Normal"/>
        <w:spacing w:lineRule="auto" w:line="240"/>
        <w:ind w:hanging="0" w:start="709" w:end="0"/>
        <w:rPr/>
      </w:pPr>
      <w:r>
        <w:rPr>
          <w:sz w:val="24"/>
        </w:rPr>
        <w:t xml:space="preserve">132. </w:t>
      </w:r>
      <w:r>
        <w:rPr>
          <w:i/>
          <w:sz w:val="24"/>
        </w:rPr>
        <w:t>Репина Т.А.</w:t>
      </w:r>
      <w:r>
        <w:rPr>
          <w:sz w:val="24"/>
        </w:rPr>
        <w:t xml:space="preserve"> Социально-психологическая характеристика группы дет</w:t>
        <w:softHyphen/>
        <w:t>ского сада. М., 1985.</w:t>
      </w:r>
    </w:p>
    <w:p>
      <w:pPr>
        <w:pStyle w:val="Normal"/>
        <w:spacing w:lineRule="auto" w:line="240"/>
        <w:ind w:hanging="0" w:start="709" w:end="0"/>
        <w:rPr/>
      </w:pPr>
      <w:r>
        <w:rPr>
          <w:sz w:val="24"/>
        </w:rPr>
        <w:t xml:space="preserve">133. </w:t>
      </w:r>
      <w:r>
        <w:rPr>
          <w:i/>
          <w:sz w:val="24"/>
        </w:rPr>
        <w:t>Смирнова. Е.О., Калягина Е.А.</w:t>
      </w:r>
      <w:r>
        <w:rPr>
          <w:sz w:val="24"/>
        </w:rPr>
        <w:t xml:space="preserve"> Особенности отношения к сверстникам у популярных и непопулярных дошкольников // Вопросы психологии. 1998. №3.</w:t>
      </w:r>
    </w:p>
    <w:p>
      <w:pPr>
        <w:pStyle w:val="Heading1"/>
        <w:keepNext w:val="false"/>
        <w:spacing w:lineRule="auto" w:line="316"/>
        <w:rPr>
          <w:sz w:val="24"/>
        </w:rPr>
      </w:pPr>
      <w:r>
        <w:rPr>
          <w:sz w:val="24"/>
        </w:rPr>
      </w:r>
      <w:bookmarkStart w:id="43" w:name="__RefHeading___Toc511554745"/>
      <w:bookmarkStart w:id="44" w:name="__RefHeading___Toc511554745"/>
    </w:p>
    <w:p>
      <w:pPr>
        <w:pStyle w:val="Heading1"/>
        <w:keepNext w:val="false"/>
        <w:spacing w:lineRule="auto" w:line="316"/>
        <w:rPr/>
      </w:pPr>
      <w:r>
        <w:rPr/>
      </w:r>
    </w:p>
    <w:p>
      <w:pPr>
        <w:pStyle w:val="Heading1"/>
        <w:keepNext w:val="false"/>
        <w:spacing w:lineRule="auto" w:line="316"/>
        <w:rPr/>
      </w:pPr>
      <w:bookmarkStart w:id="45" w:name="__RefHeading___Toc511554745"/>
      <w:r>
        <w:rPr/>
        <w:t>СЛОВАРЬ ТЕРМИНОВ</w:t>
      </w:r>
      <w:bookmarkEnd w:id="45"/>
    </w:p>
    <w:p>
      <w:pPr>
        <w:pStyle w:val="Normal"/>
        <w:spacing w:lineRule="auto" w:line="240"/>
        <w:ind w:firstLine="720" w:end="0"/>
        <w:rPr>
          <w:sz w:val="24"/>
        </w:rPr>
      </w:pPr>
      <w:r>
        <w:rPr>
          <w:sz w:val="24"/>
        </w:rPr>
      </w:r>
    </w:p>
    <w:p>
      <w:pPr>
        <w:pStyle w:val="Normal"/>
        <w:spacing w:lineRule="auto" w:line="240"/>
        <w:ind w:hanging="425" w:start="709" w:end="0"/>
        <w:rPr/>
      </w:pPr>
      <w:r>
        <w:rPr>
          <w:b/>
          <w:sz w:val="24"/>
        </w:rPr>
        <w:t>Агнозия</w:t>
      </w:r>
      <w:r>
        <w:rPr>
          <w:sz w:val="24"/>
        </w:rPr>
        <w:t xml:space="preserve"> — нарушение различных видов восприятия. Выделяются зри</w:t>
        <w:softHyphen/>
        <w:t>тельные агнозии, тактильные и слуховые.</w:t>
      </w:r>
    </w:p>
    <w:p>
      <w:pPr>
        <w:pStyle w:val="Normal"/>
        <w:spacing w:lineRule="auto" w:line="240"/>
        <w:ind w:hanging="425" w:start="709" w:end="0"/>
        <w:rPr/>
      </w:pPr>
      <w:r>
        <w:rPr>
          <w:b/>
          <w:sz w:val="24"/>
        </w:rPr>
        <w:t>Аграфия</w:t>
      </w:r>
      <w:r>
        <w:rPr>
          <w:sz w:val="24"/>
        </w:rPr>
        <w:t xml:space="preserve"> — нарушение письма, часто</w:t>
      </w:r>
      <w:r>
        <w:rPr>
          <w:b/>
          <w:sz w:val="24"/>
        </w:rPr>
        <w:t xml:space="preserve"> </w:t>
      </w:r>
      <w:r>
        <w:rPr>
          <w:sz w:val="24"/>
        </w:rPr>
        <w:t>связанное с различными рас</w:t>
        <w:softHyphen/>
        <w:t>стройствами речи.</w:t>
      </w:r>
    </w:p>
    <w:p>
      <w:pPr>
        <w:pStyle w:val="Normal"/>
        <w:spacing w:lineRule="auto" w:line="240"/>
        <w:ind w:hanging="425" w:start="709" w:end="0"/>
        <w:rPr/>
      </w:pPr>
      <w:r>
        <w:rPr>
          <w:b/>
          <w:sz w:val="24"/>
        </w:rPr>
        <w:t>Агрессия</w:t>
      </w:r>
      <w:r>
        <w:rPr>
          <w:sz w:val="24"/>
        </w:rPr>
        <w:t xml:space="preserve"> — деструктивное поведение, противоречащее нормам и правилам сосуществования людей в обществе. Агрессия направле</w:t>
        <w:softHyphen/>
        <w:t>на на причинение физического вреда людям либо вызывает у них отрицательные переживания, страх, напряжение. Одной из форм агрессивного реагирования является агрессивное поведение, рас</w:t>
        <w:softHyphen/>
        <w:t>пространенное в дошкольном возрасте наряду с вербальной (сло</w:t>
        <w:softHyphen/>
        <w:t xml:space="preserve">весной) агрессией.     </w:t>
      </w:r>
    </w:p>
    <w:p>
      <w:pPr>
        <w:pStyle w:val="Normal"/>
        <w:spacing w:lineRule="auto" w:line="240"/>
        <w:ind w:hanging="425" w:start="709" w:end="0"/>
        <w:rPr/>
      </w:pPr>
      <w:r>
        <w:rPr>
          <w:b/>
          <w:sz w:val="24"/>
        </w:rPr>
        <w:t>Адаптация</w:t>
      </w:r>
      <w:r>
        <w:rPr>
          <w:sz w:val="24"/>
        </w:rPr>
        <w:t xml:space="preserve"> — постоянный процесс активного приспособления ребенка к социальной среде.</w:t>
      </w:r>
    </w:p>
    <w:p>
      <w:pPr>
        <w:pStyle w:val="Normal"/>
        <w:spacing w:lineRule="auto" w:line="240"/>
        <w:ind w:hanging="425" w:start="709" w:end="0"/>
        <w:rPr/>
      </w:pPr>
      <w:r>
        <w:rPr>
          <w:b/>
          <w:sz w:val="24"/>
        </w:rPr>
        <w:t>Алалия</w:t>
      </w:r>
      <w:r>
        <w:rPr>
          <w:sz w:val="24"/>
        </w:rPr>
        <w:t xml:space="preserve"> — отсутствие или недоразвитие речи у детей при нормальном слухе и сохранности интеллекта.</w:t>
      </w:r>
    </w:p>
    <w:p>
      <w:pPr>
        <w:pStyle w:val="Normal"/>
        <w:spacing w:lineRule="auto" w:line="240"/>
        <w:ind w:hanging="425" w:start="709" w:end="0"/>
        <w:rPr/>
      </w:pPr>
      <w:r>
        <w:rPr>
          <w:b/>
          <w:sz w:val="24"/>
        </w:rPr>
        <w:t>Алексия</w:t>
      </w:r>
      <w:r>
        <w:rPr>
          <w:sz w:val="24"/>
        </w:rPr>
        <w:t xml:space="preserve"> — нарушения чтения либо полная невозможность овладеть этим процессом.</w:t>
      </w:r>
    </w:p>
    <w:p>
      <w:pPr>
        <w:pStyle w:val="Normal"/>
        <w:spacing w:lineRule="auto" w:line="240"/>
        <w:ind w:hanging="425" w:start="709" w:end="0"/>
        <w:rPr/>
      </w:pPr>
      <w:r>
        <w:rPr>
          <w:b/>
          <w:sz w:val="24"/>
        </w:rPr>
        <w:t>Амбивалентность чувств</w:t>
      </w:r>
      <w:r>
        <w:rPr>
          <w:sz w:val="24"/>
        </w:rPr>
        <w:t xml:space="preserve"> — двойственность, противоречивость не</w:t>
        <w:softHyphen/>
        <w:t>скольких, одновременно испытываемых эмоциональных отноше</w:t>
        <w:softHyphen/>
        <w:t>ний.</w:t>
      </w:r>
    </w:p>
    <w:p>
      <w:pPr>
        <w:pStyle w:val="Normal"/>
        <w:spacing w:lineRule="auto" w:line="240"/>
        <w:ind w:hanging="425" w:start="709" w:end="0"/>
        <w:rPr/>
      </w:pPr>
      <w:r>
        <w:rPr>
          <w:b/>
          <w:sz w:val="24"/>
        </w:rPr>
        <w:t>Ассоциация</w:t>
      </w:r>
      <w:r>
        <w:rPr>
          <w:sz w:val="24"/>
        </w:rPr>
        <w:t xml:space="preserve"> — связь между психическими явлениями, при которой вос</w:t>
        <w:softHyphen/>
        <w:t>приятие одного из них влечет за собой появление другого.</w:t>
      </w:r>
    </w:p>
    <w:p>
      <w:pPr>
        <w:pStyle w:val="Normal"/>
        <w:spacing w:lineRule="auto" w:line="240"/>
        <w:ind w:hanging="425" w:start="709" w:end="0"/>
        <w:rPr/>
      </w:pPr>
      <w:r>
        <w:rPr>
          <w:b/>
          <w:sz w:val="24"/>
        </w:rPr>
        <w:t>Аутизм</w:t>
      </w:r>
      <w:r>
        <w:rPr>
          <w:sz w:val="24"/>
        </w:rPr>
        <w:t xml:space="preserve"> — крайняя форма психологического отчуждения, выражающая</w:t>
        <w:softHyphen/>
        <w:t>ся в нарушении контактов с окружающей действительностью и по</w:t>
        <w:softHyphen/>
        <w:t>груженности ребенка в мир собственных переживаний.</w:t>
      </w:r>
    </w:p>
    <w:p>
      <w:pPr>
        <w:pStyle w:val="Normal"/>
        <w:spacing w:lineRule="auto" w:line="240"/>
        <w:ind w:hanging="425" w:start="709" w:end="0"/>
        <w:rPr/>
      </w:pPr>
      <w:r>
        <w:rPr>
          <w:b/>
          <w:sz w:val="24"/>
        </w:rPr>
        <w:t>Афазия</w:t>
      </w:r>
      <w:r>
        <w:rPr>
          <w:sz w:val="24"/>
        </w:rPr>
        <w:t xml:space="preserve"> — системное расстройство разных видов речевой деятельности (как активной речи, так и ее понимания).</w:t>
      </w:r>
    </w:p>
    <w:p>
      <w:pPr>
        <w:pStyle w:val="Normal"/>
        <w:spacing w:lineRule="auto" w:line="240"/>
        <w:ind w:hanging="425" w:start="709" w:end="0"/>
        <w:rPr/>
      </w:pPr>
      <w:r>
        <w:rPr>
          <w:b/>
          <w:sz w:val="24"/>
        </w:rPr>
        <w:t>Биогенетический закон</w:t>
      </w:r>
      <w:r>
        <w:rPr>
          <w:sz w:val="24"/>
        </w:rPr>
        <w:t xml:space="preserve"> — закон, описывающий открытое немецкими естествоиспытателями Ф. Мюллером и Э. Геккелем соотношение между этапами внутриутробного развития ребенка и этапами разви</w:t>
        <w:softHyphen/>
        <w:t>тия биологического вида.</w:t>
      </w:r>
    </w:p>
    <w:p>
      <w:pPr>
        <w:pStyle w:val="Normal"/>
        <w:spacing w:lineRule="auto" w:line="240"/>
        <w:ind w:hanging="425" w:start="709" w:end="0"/>
        <w:rPr/>
      </w:pPr>
      <w:r>
        <w:rPr>
          <w:b/>
          <w:sz w:val="24"/>
        </w:rPr>
        <w:t>Ведущая деятельность</w:t>
      </w:r>
      <w:r>
        <w:rPr>
          <w:sz w:val="24"/>
        </w:rPr>
        <w:t xml:space="preserve"> — вид деятельности, с которой на данном этапе онтогенеза связано возникновение важнейших психических новообразований.</w:t>
      </w:r>
    </w:p>
    <w:p>
      <w:pPr>
        <w:pStyle w:val="Normal"/>
        <w:spacing w:lineRule="auto" w:line="240"/>
        <w:ind w:hanging="425" w:start="709" w:end="0"/>
        <w:rPr/>
      </w:pPr>
      <w:r>
        <w:rPr>
          <w:b/>
          <w:sz w:val="24"/>
        </w:rPr>
        <w:t>Возрастная психология</w:t>
      </w:r>
      <w:r>
        <w:rPr>
          <w:sz w:val="24"/>
        </w:rPr>
        <w:t xml:space="preserve"> — отрасль психологической науки, изучающая закономерности этапов психического развития и формирования личности на протяжении онтогенеза человека от рождения до ста</w:t>
        <w:softHyphen/>
        <w:t>рости.</w:t>
      </w:r>
    </w:p>
    <w:p>
      <w:pPr>
        <w:pStyle w:val="Normal"/>
        <w:spacing w:lineRule="auto" w:line="240"/>
        <w:ind w:hanging="425" w:start="709" w:end="0"/>
        <w:rPr/>
      </w:pPr>
      <w:r>
        <w:rPr>
          <w:b/>
          <w:sz w:val="24"/>
        </w:rPr>
        <w:t>Высшие психические функции</w:t>
      </w:r>
      <w:r>
        <w:rPr>
          <w:sz w:val="24"/>
        </w:rPr>
        <w:t xml:space="preserve"> — сложные прижизненно формирую</w:t>
        <w:softHyphen/>
        <w:t>щиеся психические процессы, социальные по своему происхожде</w:t>
        <w:softHyphen/>
        <w:t>нию. Отличительной особенностью высших психических функций является их опосредованный характер и произвольность.</w:t>
      </w:r>
    </w:p>
    <w:p>
      <w:pPr>
        <w:pStyle w:val="Normal"/>
        <w:spacing w:lineRule="auto" w:line="240"/>
        <w:ind w:hanging="425" w:start="709" w:end="0"/>
        <w:rPr/>
      </w:pPr>
      <w:r>
        <w:rPr>
          <w:b/>
          <w:sz w:val="24"/>
        </w:rPr>
        <w:t>Госпитализм</w:t>
      </w:r>
      <w:r>
        <w:rPr>
          <w:sz w:val="24"/>
        </w:rPr>
        <w:t xml:space="preserve"> — совокупность психических и соматических рас</w:t>
        <w:softHyphen/>
        <w:t>стройств, возникающих у детей в первые годы жизни и вызванных длительным дефицитом общения (в домах ребенка, при помещении в больничный стационар и т.д.).</w:t>
      </w:r>
    </w:p>
    <w:p>
      <w:pPr>
        <w:pStyle w:val="Normal"/>
        <w:spacing w:lineRule="auto" w:line="240"/>
        <w:ind w:hanging="425" w:start="709" w:end="0"/>
        <w:rPr/>
      </w:pPr>
      <w:r>
        <w:rPr>
          <w:b/>
          <w:sz w:val="24"/>
        </w:rPr>
        <w:t>Депривация</w:t>
      </w:r>
      <w:r>
        <w:rPr>
          <w:sz w:val="24"/>
        </w:rPr>
        <w:t xml:space="preserve"> — потеря значимых для психического развития факто</w:t>
        <w:softHyphen/>
        <w:t>ров, лишения, претерпеваемые ребенком из-за недостаточного удов</w:t>
        <w:softHyphen/>
        <w:t>летворения основных психических потребностей.</w:t>
      </w:r>
    </w:p>
    <w:p>
      <w:pPr>
        <w:pStyle w:val="Normal"/>
        <w:spacing w:lineRule="auto" w:line="240"/>
        <w:ind w:hanging="425" w:start="709" w:end="0"/>
        <w:rPr/>
      </w:pPr>
      <w:r>
        <w:rPr>
          <w:b/>
          <w:sz w:val="24"/>
        </w:rPr>
        <w:t>Детская психология</w:t>
      </w:r>
      <w:r>
        <w:rPr>
          <w:sz w:val="24"/>
        </w:rPr>
        <w:t xml:space="preserve"> — отрасль психологической науки, изучающая за</w:t>
        <w:softHyphen/>
        <w:t>кономерности этапов психического развития и формирования лич</w:t>
        <w:softHyphen/>
        <w:t>ности на протяжении периода детства.</w:t>
      </w:r>
    </w:p>
    <w:p>
      <w:pPr>
        <w:pStyle w:val="Normal"/>
        <w:spacing w:lineRule="auto" w:line="240"/>
        <w:ind w:hanging="425" w:start="709" w:end="0"/>
        <w:rPr/>
      </w:pPr>
      <w:r>
        <w:rPr>
          <w:b/>
          <w:sz w:val="24"/>
        </w:rPr>
        <w:t>Знак</w:t>
      </w:r>
      <w:r>
        <w:rPr>
          <w:sz w:val="24"/>
        </w:rPr>
        <w:t xml:space="preserve"> — предмет (явление), служащий представителем другого предме</w:t>
        <w:softHyphen/>
        <w:t>та (явления).</w:t>
      </w:r>
    </w:p>
    <w:p>
      <w:pPr>
        <w:pStyle w:val="Normal"/>
        <w:spacing w:lineRule="auto" w:line="240"/>
        <w:ind w:hanging="425" w:start="709" w:end="0"/>
        <w:rPr/>
      </w:pPr>
      <w:r>
        <w:rPr>
          <w:b/>
          <w:sz w:val="24"/>
        </w:rPr>
        <w:t xml:space="preserve">Идентификация — </w:t>
      </w:r>
      <w:r>
        <w:rPr>
          <w:sz w:val="24"/>
        </w:rPr>
        <w:t>употребление, отождествление с чем-либо или кем-либо.</w:t>
      </w:r>
    </w:p>
    <w:p>
      <w:pPr>
        <w:pStyle w:val="Normal"/>
        <w:spacing w:lineRule="auto" w:line="240"/>
        <w:ind w:hanging="425" w:start="709" w:end="0"/>
        <w:rPr/>
      </w:pPr>
      <w:r>
        <w:rPr>
          <w:b/>
          <w:sz w:val="24"/>
        </w:rPr>
        <w:t>Индивидуальный стиль деятельности</w:t>
      </w:r>
      <w:r>
        <w:rPr>
          <w:sz w:val="24"/>
        </w:rPr>
        <w:t xml:space="preserve"> — устойчивая, индивидуально-специфическая система психологических средств и способов вы</w:t>
        <w:softHyphen/>
        <w:t>полнения деятельности.</w:t>
      </w:r>
    </w:p>
    <w:p>
      <w:pPr>
        <w:pStyle w:val="Normal"/>
        <w:spacing w:lineRule="auto" w:line="240"/>
        <w:ind w:hanging="425" w:start="709" w:end="0"/>
        <w:rPr/>
      </w:pPr>
      <w:r>
        <w:rPr>
          <w:b/>
          <w:sz w:val="24"/>
        </w:rPr>
        <w:t>Интериоризация</w:t>
      </w:r>
      <w:r>
        <w:rPr>
          <w:sz w:val="24"/>
        </w:rPr>
        <w:t xml:space="preserve"> — формирование внутренних структур человеческой психики благодаря усвоению внешнего опыта, переданного други</w:t>
        <w:softHyphen/>
        <w:t>ми в виде сообщения или формы поведения.</w:t>
      </w:r>
    </w:p>
    <w:p>
      <w:pPr>
        <w:pStyle w:val="Normal"/>
        <w:spacing w:lineRule="auto" w:line="240"/>
        <w:ind w:hanging="425" w:start="709" w:end="0"/>
        <w:rPr/>
      </w:pPr>
      <w:r>
        <w:rPr>
          <w:b/>
          <w:sz w:val="24"/>
        </w:rPr>
        <w:t>Креативность</w:t>
      </w:r>
      <w:r>
        <w:rPr>
          <w:sz w:val="24"/>
        </w:rPr>
        <w:t xml:space="preserve"> — творческие способности человека, проявляющиеся в разных сферах деятельности и характеризующие его личность.</w:t>
      </w:r>
    </w:p>
    <w:p>
      <w:pPr>
        <w:pStyle w:val="Normal"/>
        <w:spacing w:lineRule="auto" w:line="240"/>
        <w:ind w:hanging="425" w:start="709" w:end="0"/>
        <w:rPr/>
      </w:pPr>
      <w:r>
        <w:rPr>
          <w:b/>
          <w:sz w:val="24"/>
        </w:rPr>
        <w:t>Мотив</w:t>
      </w:r>
      <w:r>
        <w:rPr>
          <w:sz w:val="24"/>
        </w:rPr>
        <w:t xml:space="preserve"> — побуждение к деятельности, связанное со стремлением к удовлетворению потребности.</w:t>
      </w:r>
    </w:p>
    <w:p>
      <w:pPr>
        <w:pStyle w:val="Normal"/>
        <w:spacing w:lineRule="auto" w:line="240"/>
        <w:ind w:hanging="425" w:start="709" w:end="0"/>
        <w:rPr/>
      </w:pPr>
      <w:r>
        <w:rPr>
          <w:b/>
          <w:sz w:val="24"/>
        </w:rPr>
        <w:t>Научение —</w:t>
      </w:r>
      <w:r>
        <w:rPr>
          <w:sz w:val="24"/>
        </w:rPr>
        <w:t xml:space="preserve"> процесс и результат приобретения индивидуального опыта, независимо от мотивации и способа этого приобретения — целенаправленного или стихийного.</w:t>
      </w:r>
    </w:p>
    <w:p>
      <w:pPr>
        <w:pStyle w:val="Normal"/>
        <w:spacing w:lineRule="auto" w:line="240"/>
        <w:ind w:hanging="425" w:start="709" w:end="0"/>
        <w:rPr/>
      </w:pPr>
      <w:r>
        <w:rPr>
          <w:b/>
          <w:sz w:val="24"/>
        </w:rPr>
        <w:t>Негативизм</w:t>
      </w:r>
      <w:r>
        <w:rPr>
          <w:sz w:val="24"/>
        </w:rPr>
        <w:t xml:space="preserve"> — немотивированное поведение, проявляющееся в дейст</w:t>
        <w:softHyphen/>
        <w:t>виях и словах, намеренно противоположных требованиям и ожида</w:t>
        <w:softHyphen/>
        <w:t>ниям окружающих.</w:t>
      </w:r>
    </w:p>
    <w:p>
      <w:pPr>
        <w:pStyle w:val="Normal"/>
        <w:spacing w:lineRule="auto" w:line="240"/>
        <w:ind w:hanging="425" w:start="709" w:end="0"/>
        <w:rPr/>
      </w:pPr>
      <w:r>
        <w:rPr>
          <w:b/>
          <w:sz w:val="24"/>
        </w:rPr>
        <w:t>Обучение</w:t>
      </w:r>
      <w:r>
        <w:rPr>
          <w:sz w:val="24"/>
        </w:rPr>
        <w:t xml:space="preserve"> — процесс целенаправленной передачи социально-культурно</w:t>
        <w:softHyphen/>
        <w:t>го опыта, направленный на формирование определенных знаний и умений.</w:t>
      </w:r>
    </w:p>
    <w:p>
      <w:pPr>
        <w:pStyle w:val="Normal"/>
        <w:spacing w:lineRule="auto" w:line="240"/>
        <w:ind w:hanging="425" w:start="709" w:end="0"/>
        <w:rPr/>
      </w:pPr>
      <w:r>
        <w:rPr>
          <w:b/>
          <w:sz w:val="24"/>
        </w:rPr>
        <w:t>Одаренность</w:t>
      </w:r>
      <w:r>
        <w:rPr>
          <w:sz w:val="24"/>
        </w:rPr>
        <w:t xml:space="preserve"> — качественно своеобразное сочетание способностей, обеспечивающее успешное выполнение деятельности.</w:t>
      </w:r>
    </w:p>
    <w:p>
      <w:pPr>
        <w:pStyle w:val="Normal"/>
        <w:spacing w:lineRule="auto" w:line="240"/>
        <w:ind w:hanging="425" w:start="709" w:end="0"/>
        <w:rPr/>
      </w:pPr>
      <w:r>
        <w:rPr>
          <w:b/>
          <w:sz w:val="24"/>
        </w:rPr>
        <w:t>Одаренные дети</w:t>
      </w:r>
      <w:r>
        <w:rPr>
          <w:sz w:val="24"/>
        </w:rPr>
        <w:t xml:space="preserve"> — дети, обнаруживающие общую (интеллектуальную) или специальную (к конкретной деятельности) одаренность.</w:t>
      </w:r>
    </w:p>
    <w:p>
      <w:pPr>
        <w:pStyle w:val="Normal"/>
        <w:spacing w:lineRule="auto" w:line="240"/>
        <w:ind w:hanging="425" w:start="709" w:end="0"/>
        <w:rPr/>
      </w:pPr>
      <w:r>
        <w:rPr>
          <w:b/>
          <w:sz w:val="24"/>
        </w:rPr>
        <w:t>Онтогенез</w:t>
      </w:r>
      <w:r>
        <w:rPr>
          <w:sz w:val="24"/>
        </w:rPr>
        <w:t xml:space="preserve"> — процесс формирования основных структур психики инди</w:t>
        <w:softHyphen/>
        <w:t>вида в течение его детства.</w:t>
      </w:r>
    </w:p>
    <w:p>
      <w:pPr>
        <w:pStyle w:val="Normal"/>
        <w:spacing w:lineRule="auto" w:line="240"/>
        <w:ind w:hanging="425" w:start="709" w:end="0"/>
        <w:rPr/>
      </w:pPr>
      <w:r>
        <w:rPr>
          <w:b/>
          <w:sz w:val="24"/>
        </w:rPr>
        <w:t>Педология</w:t>
      </w:r>
      <w:r>
        <w:rPr>
          <w:sz w:val="24"/>
        </w:rPr>
        <w:t xml:space="preserve"> — комплексная наука о ребенке, имеющая практико-ориентированный характер и ставящая задачу всестороннего изучения ребенка и составления целостного представления о его жизни и психическом развитии.</w:t>
      </w:r>
    </w:p>
    <w:p>
      <w:pPr>
        <w:pStyle w:val="Normal"/>
        <w:spacing w:lineRule="auto" w:line="240"/>
        <w:ind w:hanging="425" w:start="709" w:end="0"/>
        <w:rPr/>
      </w:pPr>
      <w:r>
        <w:rPr>
          <w:b/>
          <w:sz w:val="24"/>
        </w:rPr>
        <w:t>Познавательные (когнитивные процессы)</w:t>
      </w:r>
      <w:r>
        <w:rPr>
          <w:sz w:val="24"/>
        </w:rPr>
        <w:t xml:space="preserve"> — психические процессы, отражающие различные стороны действительности в виде образов или представлений (восприятие, память), которые впоследствии преобразуются при помощи мышления и воображения. Эти процес</w:t>
        <w:softHyphen/>
        <w:t>сы являются инструментами познания окружающего мира, картина которого создается на основе полученных познавательными про</w:t>
        <w:softHyphen/>
        <w:t>цессами данных.</w:t>
      </w:r>
    </w:p>
    <w:p>
      <w:pPr>
        <w:pStyle w:val="Normal"/>
        <w:spacing w:lineRule="auto" w:line="240"/>
        <w:ind w:hanging="425" w:start="709" w:end="0"/>
        <w:rPr/>
      </w:pPr>
      <w:r>
        <w:rPr>
          <w:b/>
          <w:sz w:val="24"/>
        </w:rPr>
        <w:t>Помощь психологическая</w:t>
      </w:r>
      <w:r>
        <w:rPr>
          <w:sz w:val="24"/>
        </w:rPr>
        <w:t xml:space="preserve"> — профессиональная помощь психолога в разрешении психологических проблем, возникающих у детей, роди</w:t>
        <w:softHyphen/>
        <w:t>телей и педагогов. Выступает в двух формах — психологического консультирования и психотерапии.</w:t>
      </w:r>
    </w:p>
    <w:p>
      <w:pPr>
        <w:pStyle w:val="Normal"/>
        <w:spacing w:lineRule="auto" w:line="240"/>
        <w:ind w:hanging="425" w:start="709" w:end="0"/>
        <w:rPr/>
      </w:pPr>
      <w:r>
        <w:rPr>
          <w:b/>
          <w:sz w:val="24"/>
        </w:rPr>
        <w:t>Просвещение</w:t>
      </w:r>
      <w:r>
        <w:rPr>
          <w:sz w:val="24"/>
        </w:rPr>
        <w:t xml:space="preserve"> — важное направление деятельности практического пси</w:t>
        <w:softHyphen/>
        <w:t>холога. Представляет собой совокупность методов, средств по ин</w:t>
        <w:softHyphen/>
        <w:t>формированию лиц, заинтересованных в психологических знаниях и имеющих отношение к воспитанию и образованию детей.</w:t>
      </w:r>
    </w:p>
    <w:p>
      <w:pPr>
        <w:pStyle w:val="Normal"/>
        <w:spacing w:lineRule="auto" w:line="240"/>
        <w:ind w:hanging="425" w:start="709" w:end="0"/>
        <w:rPr/>
      </w:pPr>
      <w:r>
        <w:rPr>
          <w:b/>
          <w:sz w:val="24"/>
        </w:rPr>
        <w:t>Психодиагностика</w:t>
      </w:r>
      <w:r>
        <w:rPr>
          <w:sz w:val="24"/>
        </w:rPr>
        <w:t xml:space="preserve"> — область психологической науки, направленная на разработку и использование методов выявления и измерения инди</w:t>
        <w:softHyphen/>
        <w:t>видуальных особенностей и психологических качеств человека.</w:t>
      </w:r>
    </w:p>
    <w:p>
      <w:pPr>
        <w:pStyle w:val="Normal"/>
        <w:spacing w:lineRule="auto" w:line="240"/>
        <w:ind w:hanging="425" w:start="709" w:end="0"/>
        <w:rPr/>
      </w:pPr>
      <w:r>
        <w:rPr>
          <w:b/>
          <w:sz w:val="24"/>
        </w:rPr>
        <w:t>Психотерапия (психокоррекция)</w:t>
      </w:r>
      <w:r>
        <w:rPr>
          <w:sz w:val="24"/>
        </w:rPr>
        <w:t xml:space="preserve"> — направление практической психо</w:t>
        <w:softHyphen/>
        <w:t>логии, основанное на системе психологических воздействий с целью исправления (изменения) отклонений и нарушений в психи</w:t>
        <w:softHyphen/>
        <w:t>ческом развитии.</w:t>
      </w:r>
    </w:p>
    <w:p>
      <w:pPr>
        <w:pStyle w:val="Normal"/>
        <w:spacing w:lineRule="auto" w:line="240"/>
        <w:ind w:hanging="425" w:start="709" w:end="0"/>
        <w:rPr/>
      </w:pPr>
      <w:r>
        <w:rPr>
          <w:b/>
          <w:sz w:val="24"/>
        </w:rPr>
        <w:t>Психология —</w:t>
      </w:r>
      <w:r>
        <w:rPr>
          <w:sz w:val="24"/>
        </w:rPr>
        <w:t xml:space="preserve"> наука о закономерностях развития и функционирования психики как особой формы жизнедеятельности.</w:t>
      </w:r>
    </w:p>
    <w:p>
      <w:pPr>
        <w:pStyle w:val="Normal"/>
        <w:spacing w:lineRule="auto" w:line="240"/>
        <w:ind w:hanging="425" w:start="709" w:end="0"/>
        <w:rPr/>
      </w:pPr>
      <w:r>
        <w:rPr>
          <w:b/>
          <w:sz w:val="24"/>
        </w:rPr>
        <w:t>Хазвитие психики</w:t>
      </w:r>
      <w:r>
        <w:rPr>
          <w:sz w:val="24"/>
        </w:rPr>
        <w:t xml:space="preserve"> — закономерное изменение психических процес</w:t>
        <w:softHyphen/>
        <w:t>сов во времени, выраженное в их количественных, качественных и структурных преобразованиях.</w:t>
      </w:r>
    </w:p>
    <w:p>
      <w:pPr>
        <w:pStyle w:val="Normal"/>
        <w:spacing w:lineRule="auto" w:line="240"/>
        <w:ind w:hanging="425" w:start="709" w:end="0"/>
        <w:rPr/>
      </w:pPr>
      <w:r>
        <w:rPr>
          <w:b/>
          <w:sz w:val="24"/>
        </w:rPr>
        <w:t>Рекапитуляции теория</w:t>
      </w:r>
      <w:r>
        <w:rPr>
          <w:sz w:val="24"/>
        </w:rPr>
        <w:t xml:space="preserve"> — теория С. Холла, распространившая биогене</w:t>
        <w:softHyphen/>
        <w:t>тический закон и на психическое развитие детей. Эта теория дока</w:t>
        <w:softHyphen/>
        <w:t>зывала, что онгогенез есть краткое повторение филогенеза.</w:t>
      </w:r>
    </w:p>
    <w:p>
      <w:pPr>
        <w:pStyle w:val="Normal"/>
        <w:spacing w:lineRule="auto" w:line="240"/>
        <w:ind w:hanging="425" w:start="709" w:end="0"/>
        <w:rPr/>
      </w:pPr>
      <w:r>
        <w:rPr>
          <w:b/>
          <w:sz w:val="24"/>
        </w:rPr>
        <w:t>Речь эгоцентрическая</w:t>
      </w:r>
      <w:r>
        <w:rPr>
          <w:sz w:val="24"/>
        </w:rPr>
        <w:t xml:space="preserve"> — речь, внешняя по форме и внутренняя по со</w:t>
        <w:softHyphen/>
        <w:t>держанию, т.е. обращенная к себе.</w:t>
      </w:r>
    </w:p>
    <w:p>
      <w:pPr>
        <w:pStyle w:val="Normal"/>
        <w:spacing w:lineRule="auto" w:line="240"/>
        <w:ind w:hanging="425" w:start="709" w:end="0"/>
        <w:rPr/>
      </w:pPr>
      <w:r>
        <w:rPr>
          <w:b/>
          <w:sz w:val="24"/>
          <w:lang w:val="en-US"/>
        </w:rPr>
        <w:t>C</w:t>
      </w:r>
      <w:r>
        <w:rPr>
          <w:b/>
          <w:sz w:val="24"/>
        </w:rPr>
        <w:t>оциализация</w:t>
      </w:r>
      <w:r>
        <w:rPr>
          <w:sz w:val="24"/>
        </w:rPr>
        <w:t xml:space="preserve"> — процесс и результат активного присвоения челове</w:t>
        <w:softHyphen/>
        <w:t>ком норм, идеалов, ценностных ориентаций, установок и правил поведения, значимых для его социального окружения.</w:t>
      </w:r>
    </w:p>
    <w:p>
      <w:pPr>
        <w:pStyle w:val="Normal"/>
        <w:spacing w:lineRule="auto" w:line="240"/>
        <w:ind w:hanging="425" w:start="709" w:end="0"/>
        <w:rPr/>
      </w:pPr>
      <w:r>
        <w:rPr>
          <w:b/>
          <w:sz w:val="24"/>
        </w:rPr>
        <w:t>Социальная ситуация развития</w:t>
      </w:r>
      <w:r>
        <w:rPr>
          <w:sz w:val="24"/>
        </w:rPr>
        <w:t xml:space="preserve"> — специфическая для каждого возраст</w:t>
        <w:softHyphen/>
        <w:t>ного этапа система отношений ребенка с окружающим миром, отра</w:t>
        <w:softHyphen/>
        <w:t>женная в его переживаниях.</w:t>
      </w:r>
    </w:p>
    <w:p>
      <w:pPr>
        <w:pStyle w:val="Normal"/>
        <w:spacing w:lineRule="auto" w:line="240"/>
        <w:ind w:hanging="425" w:start="709" w:end="0"/>
        <w:rPr/>
      </w:pPr>
      <w:r>
        <w:rPr>
          <w:b/>
          <w:sz w:val="24"/>
        </w:rPr>
        <w:t>Способности</w:t>
      </w:r>
      <w:r>
        <w:rPr>
          <w:sz w:val="24"/>
        </w:rPr>
        <w:t xml:space="preserve"> — индивидуально-психологические особенности, обуслов</w:t>
        <w:softHyphen/>
        <w:t>ливающие легкость и быстроту обучения.</w:t>
      </w:r>
    </w:p>
    <w:p>
      <w:pPr>
        <w:pStyle w:val="Normal"/>
        <w:spacing w:lineRule="auto" w:line="240"/>
        <w:ind w:hanging="425" w:start="709" w:end="0"/>
        <w:rPr/>
      </w:pPr>
      <w:r>
        <w:rPr>
          <w:b/>
          <w:sz w:val="24"/>
        </w:rPr>
        <w:t>Тест</w:t>
      </w:r>
      <w:r>
        <w:rPr>
          <w:sz w:val="24"/>
        </w:rPr>
        <w:t xml:space="preserve"> — стандартизированная система заданий, позволяющая быстро и объективно измерить уровень развития определенного психологического качества. Выделяют тесты интеллекта, тесты одаренности (креативности), тесты достижений и личностные тесты.</w:t>
      </w:r>
    </w:p>
    <w:p>
      <w:pPr>
        <w:pStyle w:val="Normal"/>
        <w:spacing w:lineRule="auto" w:line="240"/>
        <w:ind w:hanging="425" w:start="709" w:end="0"/>
        <w:rPr/>
      </w:pPr>
      <w:r>
        <w:rPr>
          <w:b/>
          <w:sz w:val="24"/>
        </w:rPr>
        <w:t>Трансфер</w:t>
      </w:r>
      <w:r>
        <w:rPr>
          <w:sz w:val="24"/>
        </w:rPr>
        <w:t xml:space="preserve"> — применяемый в психоанализе термин, обозначающий перенос на психотерапевта эмоционального отношения пациента к значимым для него людям, прежде всего родителям.</w:t>
      </w:r>
    </w:p>
    <w:p>
      <w:pPr>
        <w:pStyle w:val="Normal"/>
        <w:spacing w:lineRule="auto" w:line="240"/>
        <w:ind w:hanging="425" w:start="709" w:end="0"/>
        <w:rPr/>
      </w:pPr>
      <w:r>
        <w:rPr>
          <w:b/>
          <w:sz w:val="24"/>
        </w:rPr>
        <w:t>Трудные</w:t>
      </w:r>
      <w:r>
        <w:rPr>
          <w:sz w:val="24"/>
        </w:rPr>
        <w:t xml:space="preserve"> </w:t>
      </w:r>
      <w:r>
        <w:rPr>
          <w:b/>
          <w:sz w:val="24"/>
        </w:rPr>
        <w:t>дети</w:t>
      </w:r>
      <w:r>
        <w:rPr>
          <w:sz w:val="24"/>
        </w:rPr>
        <w:t xml:space="preserve"> — термин, существовавший в психологии для обозначе</w:t>
        <w:softHyphen/>
        <w:t>ния детей, не отвечающих по своим интеллектуальным и личност</w:t>
        <w:softHyphen/>
        <w:t>ным качествам возрастной норме. В эту категорию попадали как дети с умственной отсталостью, так и трудновоспитуемые, а иногда одаренные дети.</w:t>
      </w:r>
    </w:p>
    <w:p>
      <w:pPr>
        <w:pStyle w:val="Normal"/>
        <w:spacing w:lineRule="auto" w:line="240"/>
        <w:ind w:hanging="425" w:start="709" w:end="0"/>
        <w:rPr/>
      </w:pPr>
      <w:r>
        <w:rPr>
          <w:b/>
          <w:sz w:val="24"/>
        </w:rPr>
        <w:t>Установка</w:t>
      </w:r>
      <w:r>
        <w:rPr>
          <w:sz w:val="24"/>
        </w:rPr>
        <w:t xml:space="preserve"> — бессознательная готовность человека действовать опре</w:t>
        <w:softHyphen/>
        <w:t>деленным образом и в определенном направлении.</w:t>
      </w:r>
    </w:p>
    <w:p>
      <w:pPr>
        <w:pStyle w:val="Normal"/>
        <w:spacing w:lineRule="auto" w:line="240"/>
        <w:ind w:hanging="425" w:start="709" w:end="0"/>
        <w:rPr/>
      </w:pPr>
      <w:r>
        <w:rPr>
          <w:b/>
          <w:sz w:val="24"/>
        </w:rPr>
        <w:t>Фрустрация</w:t>
      </w:r>
      <w:r>
        <w:rPr>
          <w:sz w:val="24"/>
        </w:rPr>
        <w:t xml:space="preserve"> — психическое состояние человека, вызванное труднос</w:t>
        <w:softHyphen/>
        <w:t>тями (объективными или субъективными), возникающими в про</w:t>
        <w:softHyphen/>
        <w:t>цессе достижения цели.</w:t>
      </w:r>
    </w:p>
    <w:p>
      <w:pPr>
        <w:pStyle w:val="Normal"/>
        <w:spacing w:lineRule="auto" w:line="240"/>
        <w:ind w:hanging="425" w:start="709" w:end="0"/>
        <w:rPr/>
      </w:pPr>
      <w:r>
        <w:rPr>
          <w:b/>
          <w:sz w:val="24"/>
        </w:rPr>
        <w:t xml:space="preserve">Этология — </w:t>
      </w:r>
      <w:r>
        <w:rPr>
          <w:sz w:val="24"/>
        </w:rPr>
        <w:t>наука об общебиологических основах и закономерностях поведения</w:t>
      </w:r>
      <w:r>
        <w:rPr>
          <w:b/>
          <w:sz w:val="24"/>
        </w:rPr>
        <w:t xml:space="preserve"> </w:t>
      </w:r>
      <w:r>
        <w:rPr>
          <w:sz w:val="24"/>
        </w:rPr>
        <w:t>животных.</w:t>
      </w:r>
    </w:p>
    <w:p>
      <w:pPr>
        <w:pStyle w:val="Normal"/>
        <w:spacing w:lineRule="auto" w:line="240"/>
        <w:ind w:firstLine="720" w:end="0"/>
        <w:rPr>
          <w:sz w:val="24"/>
        </w:rPr>
      </w:pPr>
      <w:r>
        <w:rPr>
          <w:sz w:val="24"/>
        </w:rPr>
      </w:r>
    </w:p>
    <w:p>
      <w:pPr>
        <w:pStyle w:val="Normal"/>
        <w:spacing w:lineRule="auto" w:line="240"/>
        <w:ind w:firstLine="720" w:end="0"/>
        <w:rPr>
          <w:i/>
          <w:i/>
          <w:sz w:val="24"/>
        </w:rPr>
      </w:pPr>
      <w:r>
        <w:rPr>
          <w:i/>
          <w:sz w:val="24"/>
        </w:rPr>
      </w:r>
    </w:p>
    <w:p>
      <w:pPr>
        <w:pStyle w:val="Heading1"/>
        <w:keepNext w:val="false"/>
        <w:spacing w:lineRule="auto" w:line="316"/>
        <w:rPr/>
      </w:pPr>
      <w:bookmarkStart w:id="46" w:name="__RefHeading___Toc511554746"/>
      <w:bookmarkEnd w:id="46"/>
      <w:r>
        <w:rPr/>
        <w:t>ПРИЛОЖЕНИЯ</w:t>
      </w:r>
      <w:r>
        <w:br w:type="page"/>
      </w:r>
    </w:p>
    <w:p>
      <w:pPr>
        <w:pStyle w:val="Heading2"/>
        <w:keepNext w:val="false"/>
        <w:spacing w:lineRule="auto" w:line="316"/>
        <w:rPr/>
      </w:pPr>
      <w:bookmarkStart w:id="47" w:name="__RefHeading___Toc511554747"/>
      <w:r>
        <w:rPr/>
        <w:t>Приложение 1</w:t>
      </w:r>
      <w:bookmarkEnd w:id="47"/>
      <w:r>
        <w:rPr/>
        <w:t xml:space="preserve"> </w:t>
      </w:r>
    </w:p>
    <w:p>
      <w:pPr>
        <w:pStyle w:val="Heading2"/>
        <w:keepNext w:val="false"/>
        <w:rPr/>
      </w:pPr>
      <w:bookmarkStart w:id="48" w:name="__RefHeading___Toc511554748"/>
      <w:bookmarkEnd w:id="48"/>
      <w:r>
        <w:rPr/>
        <w:t>Бланки психологических заключений</w:t>
      </w:r>
    </w:p>
    <w:p>
      <w:pPr>
        <w:pStyle w:val="Heading6"/>
        <w:keepNext w:val="false"/>
        <w:rPr/>
      </w:pPr>
      <w:r>
        <w:rPr/>
        <w:t>Форма А</w:t>
      </w:r>
    </w:p>
    <w:p>
      <w:pPr>
        <w:pStyle w:val="Heading3"/>
        <w:keepNext w:val="false"/>
        <w:rPr>
          <w:lang w:val="en-US"/>
        </w:rPr>
      </w:pPr>
      <w:r>
        <w:rPr/>
        <w:t>Психологическое заключение</w:t>
      </w:r>
    </w:p>
    <w:p>
      <w:pPr>
        <w:pStyle w:val="Normal"/>
        <w:ind w:firstLine="720" w:end="0"/>
        <w:rPr>
          <w:lang w:val="en-US"/>
        </w:rPr>
      </w:pPr>
      <w:r>
        <w:rPr>
          <w:sz w:val="20"/>
        </w:rPr>
        <w:drawing>
          <wp:inline distT="0" distB="0" distL="0" distR="0">
            <wp:extent cx="4181475" cy="1295400"/>
            <wp:effectExtent l="0" t="0" r="0" b="0"/>
            <wp:docPr id="13"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descr="" title=""/>
                    <pic:cNvPicPr>
                      <a:picLocks noChangeAspect="1" noChangeArrowheads="1"/>
                    </pic:cNvPicPr>
                  </pic:nvPicPr>
                  <pic:blipFill>
                    <a:blip r:embed="rId22"/>
                    <a:srcRect l="-9" t="-28" r="-9" b="-28"/>
                    <a:stretch>
                      <a:fillRect/>
                    </a:stretch>
                  </pic:blipFill>
                  <pic:spPr bwMode="auto">
                    <a:xfrm>
                      <a:off x="0" y="0"/>
                      <a:ext cx="4181475" cy="1295400"/>
                    </a:xfrm>
                    <a:prstGeom prst="rect">
                      <a:avLst/>
                    </a:prstGeom>
                  </pic:spPr>
                </pic:pic>
              </a:graphicData>
            </a:graphic>
          </wp:inline>
        </w:drawing>
      </w:r>
    </w:p>
    <w:p>
      <w:pPr>
        <w:pStyle w:val="Heading3"/>
        <w:keepNext w:val="false"/>
        <w:rPr/>
      </w:pPr>
      <w:r>
        <w:rPr/>
        <w:t>I. Общая характеристика возрастного развития</w:t>
      </w:r>
    </w:p>
    <w:p>
      <w:pPr>
        <w:pStyle w:val="Normal"/>
        <w:tabs>
          <w:tab w:val="right" w:pos="680" w:leader="none"/>
        </w:tabs>
        <w:spacing w:lineRule="auto" w:line="240"/>
        <w:ind w:firstLine="720" w:end="0"/>
        <w:rPr>
          <w:sz w:val="24"/>
          <w:lang w:val="en-US"/>
        </w:rPr>
      </w:pPr>
      <w:r>
        <w:rPr>
          <w:sz w:val="24"/>
        </w:rPr>
        <w:t>1. Физическое развитие</w:t>
      </w:r>
      <w:r>
        <w:rPr>
          <w:sz w:val="24"/>
          <w:lang w:val="en-US"/>
        </w:rPr>
        <w:t>_________________________</w:t>
      </w:r>
      <w:r>
        <w:rPr>
          <w:sz w:val="24"/>
        </w:rPr>
        <w:t>__________________</w:t>
      </w:r>
      <w:r>
        <w:rPr>
          <w:sz w:val="24"/>
          <w:lang w:val="en-US"/>
        </w:rPr>
        <w:t>_</w:t>
      </w:r>
      <w:r>
        <w:rPr>
          <w:sz w:val="24"/>
        </w:rPr>
        <w:t>______________</w:t>
      </w:r>
    </w:p>
    <w:p>
      <w:pPr>
        <w:pStyle w:val="Normal"/>
        <w:tabs>
          <w:tab w:val="right" w:pos="680" w:leader="none"/>
        </w:tabs>
        <w:spacing w:lineRule="auto" w:line="240"/>
        <w:ind w:firstLine="720" w:end="0"/>
        <w:rPr>
          <w:sz w:val="24"/>
        </w:rPr>
      </w:pPr>
      <w:r>
        <w:rPr>
          <w:sz w:val="24"/>
        </w:rPr>
        <w:t>2. Внешний вид________________________</w:t>
      </w:r>
      <w:r>
        <w:rPr>
          <w:sz w:val="24"/>
          <w:lang w:val="en-US"/>
        </w:rPr>
        <w:t>_</w:t>
      </w:r>
      <w:r>
        <w:rPr>
          <w:sz w:val="24"/>
        </w:rPr>
        <w:t>___________</w:t>
      </w:r>
      <w:r>
        <w:rPr>
          <w:i/>
          <w:sz w:val="24"/>
        </w:rPr>
        <w:t>__</w:t>
      </w:r>
      <w:r>
        <w:rPr>
          <w:i/>
          <w:sz w:val="24"/>
          <w:lang w:val="en-US"/>
        </w:rPr>
        <w:t>_________________________</w:t>
      </w:r>
      <w:r>
        <w:rPr>
          <w:i/>
          <w:sz w:val="24"/>
        </w:rPr>
        <w:t>__</w:t>
      </w:r>
    </w:p>
    <w:p>
      <w:pPr>
        <w:pStyle w:val="Normal"/>
        <w:tabs>
          <w:tab w:val="right" w:pos="680" w:leader="none"/>
        </w:tabs>
        <w:spacing w:lineRule="auto" w:line="240"/>
        <w:ind w:firstLine="720" w:end="0"/>
        <w:rPr/>
      </w:pPr>
      <w:r>
        <w:rPr>
          <w:sz w:val="24"/>
        </w:rPr>
        <w:t>3. Крупная моторика _____________</w:t>
      </w:r>
      <w:r>
        <w:rPr>
          <w:sz w:val="24"/>
          <w:lang w:val="en-US"/>
        </w:rPr>
        <w:t>__</w:t>
      </w:r>
      <w:r>
        <w:rPr>
          <w:sz w:val="24"/>
        </w:rPr>
        <w:t>___</w:t>
      </w:r>
      <w:r>
        <w:rPr>
          <w:sz w:val="24"/>
          <w:lang w:val="en-US"/>
        </w:rPr>
        <w:t>_</w:t>
      </w:r>
      <w:r>
        <w:rPr>
          <w:sz w:val="24"/>
        </w:rPr>
        <w:t>_________________</w:t>
      </w:r>
      <w:r>
        <w:rPr>
          <w:sz w:val="24"/>
          <w:lang w:val="en-US"/>
        </w:rPr>
        <w:t>________________________</w:t>
      </w:r>
    </w:p>
    <w:p>
      <w:pPr>
        <w:pStyle w:val="Normal"/>
        <w:tabs>
          <w:tab w:val="right" w:pos="680" w:leader="none"/>
        </w:tabs>
        <w:spacing w:lineRule="auto" w:line="240"/>
        <w:ind w:firstLine="720" w:end="0"/>
        <w:rPr/>
      </w:pPr>
      <w:r>
        <w:rPr>
          <w:sz w:val="24"/>
        </w:rPr>
        <w:t>4. Мелкая моторика ________________</w:t>
      </w:r>
      <w:r>
        <w:rPr>
          <w:sz w:val="24"/>
          <w:lang w:val="en-US"/>
        </w:rPr>
        <w:t>__</w:t>
      </w:r>
      <w:r>
        <w:rPr>
          <w:sz w:val="24"/>
        </w:rPr>
        <w:t>___________________</w:t>
      </w:r>
      <w:r>
        <w:rPr>
          <w:sz w:val="24"/>
          <w:lang w:val="en-US"/>
        </w:rPr>
        <w:t>________________________</w:t>
      </w:r>
    </w:p>
    <w:p>
      <w:pPr>
        <w:pStyle w:val="Normal"/>
        <w:tabs>
          <w:tab w:val="right" w:pos="680" w:leader="none"/>
        </w:tabs>
        <w:spacing w:lineRule="auto" w:line="240"/>
        <w:ind w:firstLine="720" w:end="0"/>
        <w:rPr/>
      </w:pPr>
      <w:r>
        <w:rPr>
          <w:sz w:val="24"/>
        </w:rPr>
        <w:t>5. Темп жизнедеятельности____________</w:t>
      </w:r>
      <w:r>
        <w:rPr>
          <w:sz w:val="24"/>
          <w:lang w:val="en-US"/>
        </w:rPr>
        <w:t>_</w:t>
      </w:r>
      <w:r>
        <w:rPr>
          <w:sz w:val="24"/>
        </w:rPr>
        <w:t>__________</w:t>
      </w:r>
      <w:r>
        <w:rPr>
          <w:sz w:val="24"/>
          <w:lang w:val="en-US"/>
        </w:rPr>
        <w:t>________________________</w:t>
      </w:r>
      <w:r>
        <w:rPr>
          <w:sz w:val="24"/>
        </w:rPr>
        <w:t>________</w:t>
      </w:r>
    </w:p>
    <w:p>
      <w:pPr>
        <w:pStyle w:val="Normal"/>
        <w:tabs>
          <w:tab w:val="right" w:pos="680" w:leader="none"/>
        </w:tabs>
        <w:spacing w:lineRule="auto" w:line="240"/>
        <w:ind w:firstLine="720" w:end="0"/>
        <w:rPr/>
      </w:pPr>
      <w:r>
        <w:rPr>
          <w:sz w:val="24"/>
        </w:rPr>
        <w:t>6.</w:t>
      </w:r>
      <w:r>
        <w:rPr>
          <w:rStyle w:val="FootnoteCharacters"/>
          <w:rStyle w:val="FootnoteReference"/>
          <w:sz w:val="24"/>
        </w:rPr>
        <w:footnoteReference w:customMarkFollows="1" w:id="2"/>
        <w:t>*</w:t>
      </w:r>
      <w:r>
        <w:rPr>
          <w:sz w:val="24"/>
        </w:rPr>
        <w:t>Организация деятельности ____________________________</w:t>
      </w:r>
      <w:r>
        <w:rPr>
          <w:sz w:val="24"/>
          <w:lang w:val="en-US"/>
        </w:rPr>
        <w:t>_________________________</w:t>
      </w:r>
    </w:p>
    <w:p>
      <w:pPr>
        <w:pStyle w:val="Normal"/>
        <w:tabs>
          <w:tab w:val="right" w:pos="680" w:leader="none"/>
        </w:tabs>
        <w:spacing w:lineRule="auto" w:line="240"/>
        <w:ind w:firstLine="720" w:end="0"/>
        <w:rPr/>
      </w:pPr>
      <w:r>
        <w:rPr>
          <w:sz w:val="24"/>
        </w:rPr>
        <w:t>7. Стеничность _____</w:t>
      </w:r>
      <w:r>
        <w:rPr>
          <w:sz w:val="24"/>
          <w:lang w:val="en-US"/>
        </w:rPr>
        <w:t>__________________________________</w:t>
      </w:r>
      <w:r>
        <w:rPr>
          <w:sz w:val="24"/>
        </w:rPr>
        <w:t>__</w:t>
      </w:r>
      <w:r>
        <w:rPr>
          <w:sz w:val="24"/>
          <w:lang w:val="en-US"/>
        </w:rPr>
        <w:t>________________________</w:t>
      </w:r>
    </w:p>
    <w:p>
      <w:pPr>
        <w:pStyle w:val="Normal"/>
        <w:tabs>
          <w:tab w:val="right" w:pos="680" w:leader="none"/>
        </w:tabs>
        <w:spacing w:lineRule="auto" w:line="240"/>
        <w:ind w:firstLine="720" w:end="0"/>
        <w:rPr/>
      </w:pPr>
      <w:r>
        <w:rPr>
          <w:sz w:val="24"/>
        </w:rPr>
        <w:t>8. Реакция на обследование ______________________________</w:t>
      </w:r>
      <w:r>
        <w:rPr>
          <w:sz w:val="24"/>
          <w:lang w:val="en-US"/>
        </w:rPr>
        <w:t>________________________</w:t>
      </w:r>
    </w:p>
    <w:p>
      <w:pPr>
        <w:pStyle w:val="Normal"/>
        <w:tabs>
          <w:tab w:val="right" w:pos="680" w:leader="none"/>
        </w:tabs>
        <w:spacing w:lineRule="auto" w:line="240"/>
        <w:ind w:firstLine="720" w:end="0"/>
        <w:jc w:val="center"/>
        <w:rPr/>
      </w:pPr>
      <w:r>
        <w:rPr>
          <w:b/>
          <w:sz w:val="24"/>
          <w:lang w:val="en-US"/>
        </w:rPr>
        <w:t>II</w:t>
      </w:r>
      <w:r>
        <w:rPr>
          <w:b/>
          <w:sz w:val="24"/>
        </w:rPr>
        <w:t>. Познавательное развитие</w:t>
      </w:r>
    </w:p>
    <w:p>
      <w:pPr>
        <w:pStyle w:val="Normal"/>
        <w:tabs>
          <w:tab w:val="right" w:pos="680" w:leader="none"/>
        </w:tabs>
        <w:spacing w:lineRule="auto" w:line="240"/>
        <w:ind w:firstLine="720" w:end="0"/>
        <w:rPr/>
      </w:pPr>
      <w:r>
        <w:rPr>
          <w:sz w:val="24"/>
          <w:lang w:val="en-US"/>
        </w:rPr>
        <w:t>1</w:t>
      </w:r>
      <w:r>
        <w:rPr>
          <w:sz w:val="24"/>
        </w:rPr>
        <w:t>.Восприятие ____________________________________</w:t>
      </w:r>
      <w:r>
        <w:rPr>
          <w:sz w:val="24"/>
          <w:lang w:val="en-US"/>
        </w:rPr>
        <w:t>______________________________</w:t>
      </w:r>
    </w:p>
    <w:p>
      <w:pPr>
        <w:pStyle w:val="Normal"/>
        <w:tabs>
          <w:tab w:val="right" w:pos="680" w:leader="none"/>
        </w:tabs>
        <w:spacing w:lineRule="auto" w:line="240"/>
        <w:ind w:firstLine="720" w:end="0"/>
        <w:rPr/>
      </w:pPr>
      <w:r>
        <w:rPr>
          <w:sz w:val="24"/>
        </w:rPr>
        <w:t xml:space="preserve"> </w:t>
      </w:r>
      <w:r>
        <w:rPr>
          <w:sz w:val="24"/>
        </w:rPr>
        <w:t>цвета _____________________</w:t>
      </w:r>
      <w:r>
        <w:rPr>
          <w:sz w:val="24"/>
          <w:lang w:val="en-US"/>
        </w:rPr>
        <w:t>___________________________________</w:t>
      </w:r>
      <w:r>
        <w:rPr>
          <w:sz w:val="24"/>
        </w:rPr>
        <w:t>_______________</w:t>
      </w:r>
      <w:r>
        <w:rPr>
          <w:sz w:val="24"/>
          <w:lang w:val="en-US"/>
        </w:rPr>
        <w:t>__</w:t>
      </w:r>
    </w:p>
    <w:p>
      <w:pPr>
        <w:pStyle w:val="Normal"/>
        <w:tabs>
          <w:tab w:val="right" w:pos="680" w:leader="none"/>
        </w:tabs>
        <w:spacing w:lineRule="auto" w:line="240"/>
        <w:ind w:firstLine="720" w:end="0"/>
        <w:rPr/>
      </w:pPr>
      <w:r>
        <w:rPr>
          <w:sz w:val="24"/>
        </w:rPr>
        <w:t>формы__________________________________</w:t>
      </w:r>
      <w:r>
        <w:rPr>
          <w:sz w:val="24"/>
          <w:lang w:val="en-US"/>
        </w:rPr>
        <w:t>_______________________________________</w:t>
      </w:r>
    </w:p>
    <w:p>
      <w:pPr>
        <w:pStyle w:val="Normal"/>
        <w:tabs>
          <w:tab w:val="right" w:pos="680" w:leader="none"/>
        </w:tabs>
        <w:spacing w:lineRule="auto" w:line="240"/>
        <w:ind w:firstLine="720" w:end="0"/>
        <w:rPr>
          <w:sz w:val="24"/>
        </w:rPr>
      </w:pPr>
      <w:r>
        <w:rPr>
          <w:sz w:val="24"/>
        </w:rPr>
        <w:t>величины __________________________________</w:t>
      </w:r>
      <w:r>
        <w:rPr>
          <w:sz w:val="24"/>
          <w:u w:val="single"/>
          <w:lang w:val="en-US"/>
        </w:rPr>
        <w:t>____________________________________</w:t>
      </w:r>
    </w:p>
    <w:p>
      <w:pPr>
        <w:pStyle w:val="Normal"/>
        <w:tabs>
          <w:tab w:val="right" w:pos="680" w:leader="none"/>
        </w:tabs>
        <w:spacing w:lineRule="auto" w:line="240"/>
        <w:ind w:firstLine="720" w:end="0"/>
        <w:rPr>
          <w:sz w:val="24"/>
          <w:lang w:val="en-US"/>
        </w:rPr>
      </w:pPr>
      <w:r>
        <w:rPr>
          <w:sz w:val="24"/>
        </w:rPr>
        <w:t>целостное</w:t>
      </w:r>
      <w:r>
        <w:rPr>
          <w:b/>
          <w:sz w:val="24"/>
        </w:rPr>
        <w:t xml:space="preserve"> </w:t>
      </w:r>
      <w:r>
        <w:rPr>
          <w:sz w:val="24"/>
        </w:rPr>
        <w:t>объектов</w:t>
      </w:r>
      <w:r>
        <w:rPr>
          <w:b/>
          <w:sz w:val="24"/>
        </w:rPr>
        <w:t>______________________________</w:t>
      </w:r>
      <w:r>
        <w:rPr>
          <w:b/>
          <w:sz w:val="24"/>
          <w:lang w:val="en-US"/>
        </w:rPr>
        <w:t>________________________________</w:t>
      </w:r>
    </w:p>
    <w:p>
      <w:pPr>
        <w:pStyle w:val="Normal"/>
        <w:tabs>
          <w:tab w:val="right" w:pos="680" w:leader="none"/>
        </w:tabs>
        <w:spacing w:lineRule="auto" w:line="240"/>
        <w:ind w:firstLine="720" w:end="0"/>
        <w:rPr/>
      </w:pPr>
      <w:r>
        <w:rPr>
          <w:sz w:val="24"/>
        </w:rPr>
        <w:t>2. Мышление_________________________________________________________________</w:t>
      </w:r>
      <w:r>
        <w:rPr>
          <w:sz w:val="24"/>
          <w:lang w:val="en-US"/>
        </w:rPr>
        <w:t>__</w:t>
      </w:r>
    </w:p>
    <w:p>
      <w:pPr>
        <w:pStyle w:val="Normal"/>
        <w:tabs>
          <w:tab w:val="right" w:pos="680" w:leader="none"/>
        </w:tabs>
        <w:spacing w:lineRule="auto" w:line="240"/>
        <w:ind w:firstLine="720" w:end="0"/>
        <w:rPr/>
      </w:pPr>
      <w:r>
        <w:rPr>
          <w:sz w:val="24"/>
        </w:rPr>
        <w:t>предметные действия _________________</w:t>
      </w:r>
      <w:r>
        <w:rPr>
          <w:sz w:val="24"/>
          <w:u w:val="single"/>
        </w:rPr>
        <w:t>_____________________________________</w:t>
      </w:r>
      <w:r>
        <w:rPr>
          <w:sz w:val="24"/>
        </w:rPr>
        <w:t>____</w:t>
      </w:r>
      <w:r>
        <w:rPr>
          <w:sz w:val="24"/>
          <w:lang w:val="en-US"/>
        </w:rPr>
        <w:t>_</w:t>
      </w:r>
    </w:p>
    <w:p>
      <w:pPr>
        <w:pStyle w:val="Normal"/>
        <w:tabs>
          <w:tab w:val="right" w:pos="680" w:leader="none"/>
        </w:tabs>
        <w:spacing w:lineRule="auto" w:line="240"/>
        <w:ind w:firstLine="720" w:end="0"/>
        <w:rPr/>
      </w:pPr>
      <w:r>
        <w:rPr>
          <w:sz w:val="24"/>
        </w:rPr>
        <w:t>3. Воображение ______________________________________________________________</w:t>
      </w:r>
      <w:r>
        <w:rPr>
          <w:sz w:val="24"/>
          <w:lang w:val="en-US"/>
        </w:rPr>
        <w:t>__</w:t>
      </w:r>
    </w:p>
    <w:p>
      <w:pPr>
        <w:pStyle w:val="Normal"/>
        <w:tabs>
          <w:tab w:val="right" w:pos="680" w:leader="none"/>
        </w:tabs>
        <w:spacing w:lineRule="auto" w:line="240"/>
        <w:ind w:firstLine="720" w:end="0"/>
        <w:rPr/>
      </w:pPr>
      <w:r>
        <w:rPr>
          <w:sz w:val="24"/>
        </w:rPr>
        <w:t>4. Память __________________________________________</w:t>
      </w:r>
      <w:r>
        <w:rPr>
          <w:sz w:val="24"/>
          <w:lang w:val="en-US"/>
        </w:rPr>
        <w:t>____________________________</w:t>
      </w:r>
    </w:p>
    <w:p>
      <w:pPr>
        <w:pStyle w:val="Normal"/>
        <w:tabs>
          <w:tab w:val="right" w:pos="680" w:leader="none"/>
        </w:tabs>
        <w:spacing w:lineRule="auto" w:line="240"/>
        <w:ind w:firstLine="720" w:end="0"/>
        <w:rPr/>
      </w:pPr>
      <w:r>
        <w:rPr>
          <w:sz w:val="24"/>
        </w:rPr>
        <w:t>5. Речь___________________________________________</w:t>
      </w:r>
      <w:r>
        <w:rPr>
          <w:sz w:val="24"/>
          <w:lang w:val="en-US"/>
        </w:rPr>
        <w:t>______________________________</w:t>
      </w:r>
    </w:p>
    <w:p>
      <w:pPr>
        <w:pStyle w:val="Normal"/>
        <w:tabs>
          <w:tab w:val="right" w:pos="680" w:leader="none"/>
        </w:tabs>
        <w:spacing w:lineRule="auto" w:line="240"/>
        <w:ind w:firstLine="720" w:end="0"/>
        <w:rPr/>
      </w:pPr>
      <w:r>
        <w:rPr>
          <w:sz w:val="24"/>
        </w:rPr>
        <w:t>6. Внимание______________</w:t>
      </w:r>
      <w:r>
        <w:rPr>
          <w:sz w:val="24"/>
          <w:lang w:val="en-US"/>
        </w:rPr>
        <w:t>_______________________________</w:t>
      </w:r>
      <w:r>
        <w:rPr>
          <w:sz w:val="24"/>
        </w:rPr>
        <w:t>_____________________</w:t>
      </w:r>
      <w:r>
        <w:rPr>
          <w:sz w:val="24"/>
          <w:lang w:val="en-US"/>
        </w:rPr>
        <w:t>__</w:t>
      </w:r>
    </w:p>
    <w:p>
      <w:pPr>
        <w:pStyle w:val="Heading3"/>
        <w:keepNext w:val="false"/>
        <w:tabs>
          <w:tab w:val="right" w:pos="680" w:leader="none"/>
        </w:tabs>
        <w:rPr/>
      </w:pPr>
      <w:r>
        <w:rPr/>
        <w:t>III. Личностно-эмоциональное развитие</w:t>
      </w:r>
    </w:p>
    <w:p>
      <w:pPr>
        <w:pStyle w:val="Normal"/>
        <w:tabs>
          <w:tab w:val="right" w:pos="680" w:leader="none"/>
        </w:tabs>
        <w:spacing w:lineRule="auto" w:line="240"/>
        <w:ind w:firstLine="720" w:end="0"/>
        <w:rPr/>
      </w:pPr>
      <w:r>
        <w:rPr>
          <w:sz w:val="24"/>
        </w:rPr>
        <w:t>1. *Личностная активность____________________</w:t>
      </w:r>
      <w:r>
        <w:rPr>
          <w:sz w:val="24"/>
          <w:lang w:val="en-US"/>
        </w:rPr>
        <w:t>_______________________</w:t>
      </w:r>
      <w:r>
        <w:rPr>
          <w:sz w:val="24"/>
        </w:rPr>
        <w:t>__________</w:t>
      </w:r>
      <w:r>
        <w:rPr>
          <w:sz w:val="24"/>
          <w:lang w:val="en-US"/>
        </w:rPr>
        <w:t>__</w:t>
      </w:r>
    </w:p>
    <w:p>
      <w:pPr>
        <w:pStyle w:val="Normal"/>
        <w:tabs>
          <w:tab w:val="right" w:pos="680" w:leader="none"/>
        </w:tabs>
        <w:spacing w:lineRule="auto" w:line="240"/>
        <w:ind w:firstLine="720" w:end="0"/>
        <w:rPr/>
      </w:pPr>
      <w:r>
        <w:rPr>
          <w:sz w:val="24"/>
        </w:rPr>
        <w:t>2. *Личностная направленность __________________________</w:t>
      </w:r>
      <w:r>
        <w:rPr>
          <w:sz w:val="24"/>
          <w:lang w:val="en-US"/>
        </w:rPr>
        <w:t>_________________________</w:t>
      </w:r>
    </w:p>
    <w:p>
      <w:pPr>
        <w:pStyle w:val="Normal"/>
        <w:tabs>
          <w:tab w:val="right" w:pos="680" w:leader="none"/>
        </w:tabs>
        <w:spacing w:lineRule="auto" w:line="240"/>
        <w:ind w:firstLine="720" w:end="0"/>
        <w:rPr/>
      </w:pPr>
      <w:r>
        <w:rPr>
          <w:sz w:val="24"/>
        </w:rPr>
        <w:t>3. Эмоциональная лабильность ____________________________</w:t>
      </w:r>
      <w:r>
        <w:rPr>
          <w:sz w:val="24"/>
          <w:lang w:val="en-US"/>
        </w:rPr>
        <w:t>_______________________</w:t>
      </w:r>
    </w:p>
    <w:p>
      <w:pPr>
        <w:pStyle w:val="Normal"/>
        <w:tabs>
          <w:tab w:val="right" w:pos="680" w:leader="none"/>
        </w:tabs>
        <w:spacing w:lineRule="auto" w:line="240"/>
        <w:ind w:firstLine="720" w:end="0"/>
        <w:rPr/>
      </w:pPr>
      <w:r>
        <w:rPr>
          <w:sz w:val="24"/>
        </w:rPr>
        <w:t>4. Эмоциональные проявления ____________________________</w:t>
      </w:r>
      <w:r>
        <w:rPr>
          <w:sz w:val="24"/>
          <w:lang w:val="en-US"/>
        </w:rPr>
        <w:t>_______________________</w:t>
      </w:r>
    </w:p>
    <w:p>
      <w:pPr>
        <w:pStyle w:val="Normal"/>
        <w:tabs>
          <w:tab w:val="right" w:pos="680" w:leader="none"/>
        </w:tabs>
        <w:spacing w:lineRule="auto" w:line="240"/>
        <w:ind w:firstLine="720" w:end="0"/>
        <w:rPr/>
      </w:pPr>
      <w:r>
        <w:rPr>
          <w:sz w:val="24"/>
        </w:rPr>
        <w:t>мимика _________</w:t>
      </w:r>
      <w:r>
        <w:rPr>
          <w:i/>
          <w:sz w:val="24"/>
        </w:rPr>
        <w:t>_____</w:t>
      </w:r>
      <w:r>
        <w:rPr>
          <w:sz w:val="24"/>
        </w:rPr>
        <w:t>________________________________________________________</w:t>
      </w:r>
      <w:r>
        <w:rPr>
          <w:sz w:val="24"/>
          <w:lang w:val="en-US"/>
        </w:rPr>
        <w:t>_</w:t>
      </w:r>
    </w:p>
    <w:p>
      <w:pPr>
        <w:pStyle w:val="Normal"/>
        <w:tabs>
          <w:tab w:val="right" w:pos="680" w:leader="none"/>
        </w:tabs>
        <w:spacing w:lineRule="auto" w:line="240"/>
        <w:ind w:firstLine="720" w:end="0"/>
        <w:rPr/>
      </w:pPr>
      <w:r>
        <w:rPr>
          <w:sz w:val="24"/>
        </w:rPr>
        <w:t>пантомимика _______________________</w:t>
      </w:r>
      <w:r>
        <w:rPr>
          <w:i/>
          <w:sz w:val="24"/>
        </w:rPr>
        <w:t>_______________________________</w:t>
      </w:r>
      <w:r>
        <w:rPr>
          <w:sz w:val="24"/>
        </w:rPr>
        <w:t>___________</w:t>
      </w:r>
      <w:r>
        <w:rPr>
          <w:sz w:val="24"/>
          <w:lang w:val="en-US"/>
        </w:rPr>
        <w:t>__</w:t>
      </w:r>
    </w:p>
    <w:p>
      <w:pPr>
        <w:pStyle w:val="Heading3"/>
        <w:keepNext w:val="false"/>
        <w:tabs>
          <w:tab w:val="right" w:pos="680" w:leader="none"/>
        </w:tabs>
        <w:rPr/>
      </w:pPr>
      <w:r>
        <w:rPr/>
        <w:t>IV. Коммуникативное развитие</w:t>
      </w:r>
    </w:p>
    <w:p>
      <w:pPr>
        <w:pStyle w:val="Normal"/>
        <w:tabs>
          <w:tab w:val="right" w:pos="680" w:leader="none"/>
        </w:tabs>
        <w:spacing w:lineRule="auto" w:line="240"/>
        <w:ind w:firstLine="720" w:end="0"/>
        <w:rPr>
          <w:sz w:val="24"/>
          <w:lang w:val="en-US"/>
        </w:rPr>
      </w:pPr>
      <w:r>
        <w:rPr>
          <w:sz w:val="24"/>
        </w:rPr>
        <w:t>1. Особенности общения в ситуации</w:t>
      </w:r>
      <w:r>
        <w:rPr>
          <w:b/>
          <w:sz w:val="24"/>
        </w:rPr>
        <w:t xml:space="preserve"> </w:t>
      </w:r>
      <w:r>
        <w:rPr>
          <w:sz w:val="24"/>
        </w:rPr>
        <w:t>обследования</w:t>
      </w:r>
      <w:r>
        <w:rPr>
          <w:b/>
          <w:sz w:val="24"/>
        </w:rPr>
        <w:t xml:space="preserve"> ______________</w:t>
      </w:r>
      <w:r>
        <w:rPr>
          <w:b/>
          <w:sz w:val="24"/>
          <w:lang w:val="en-US"/>
        </w:rPr>
        <w:t>_____________________</w:t>
      </w:r>
    </w:p>
    <w:p>
      <w:pPr>
        <w:pStyle w:val="Normal"/>
        <w:tabs>
          <w:tab w:val="right" w:pos="680" w:leader="none"/>
        </w:tabs>
        <w:spacing w:lineRule="auto" w:line="240"/>
        <w:ind w:firstLine="720" w:end="0"/>
        <w:rPr/>
      </w:pPr>
      <w:r>
        <w:rPr>
          <w:sz w:val="24"/>
        </w:rPr>
        <w:t>2. Особенности общения с родителями (семья) _________________</w:t>
      </w:r>
      <w:r>
        <w:rPr>
          <w:sz w:val="24"/>
          <w:lang w:val="en-US"/>
        </w:rPr>
        <w:t>_____________________</w:t>
      </w:r>
    </w:p>
    <w:p>
      <w:pPr>
        <w:pStyle w:val="Normal"/>
        <w:tabs>
          <w:tab w:val="right" w:pos="680" w:leader="none"/>
        </w:tabs>
        <w:spacing w:lineRule="auto" w:line="240"/>
        <w:ind w:firstLine="720" w:end="0"/>
        <w:rPr/>
      </w:pPr>
      <w:r>
        <w:rPr>
          <w:sz w:val="24"/>
        </w:rPr>
        <w:t>3. Особенности общения с воспитателями ________________________________________</w:t>
      </w:r>
      <w:r>
        <w:rPr>
          <w:sz w:val="24"/>
          <w:lang w:val="en-US"/>
        </w:rPr>
        <w:t>__</w:t>
      </w:r>
    </w:p>
    <w:p>
      <w:pPr>
        <w:pStyle w:val="Normal"/>
        <w:tabs>
          <w:tab w:val="right" w:pos="680" w:leader="none"/>
        </w:tabs>
        <w:spacing w:lineRule="auto" w:line="240"/>
        <w:ind w:firstLine="720" w:end="0"/>
        <w:rPr/>
      </w:pPr>
      <w:r>
        <w:rPr>
          <w:sz w:val="24"/>
        </w:rPr>
        <w:t>4. Особенности общения со сверстниками ____________________</w:t>
      </w:r>
      <w:r>
        <w:rPr>
          <w:sz w:val="24"/>
          <w:lang w:val="en-US"/>
        </w:rPr>
        <w:t>______________________</w:t>
      </w:r>
    </w:p>
    <w:p>
      <w:pPr>
        <w:pStyle w:val="Heading3"/>
        <w:keepNext w:val="false"/>
        <w:tabs>
          <w:tab w:val="right" w:pos="680" w:leader="none"/>
        </w:tabs>
        <w:rPr/>
      </w:pPr>
      <w:r>
        <w:rPr/>
        <w:t>V. Детская компетентность</w:t>
      </w:r>
    </w:p>
    <w:p>
      <w:pPr>
        <w:pStyle w:val="Normal"/>
        <w:tabs>
          <w:tab w:val="right" w:pos="680" w:leader="none"/>
        </w:tabs>
        <w:spacing w:lineRule="auto" w:line="240"/>
        <w:ind w:firstLine="720" w:end="0"/>
        <w:rPr/>
      </w:pPr>
      <w:r>
        <w:rPr>
          <w:sz w:val="24"/>
        </w:rPr>
        <w:t>1. Конструирование_________</w:t>
      </w:r>
      <w:r>
        <w:rPr>
          <w:sz w:val="24"/>
          <w:lang w:val="en-US"/>
        </w:rPr>
        <w:t>___________________________</w:t>
      </w:r>
      <w:r>
        <w:rPr>
          <w:sz w:val="24"/>
        </w:rPr>
        <w:t>_______________________</w:t>
      </w:r>
      <w:r>
        <w:rPr>
          <w:sz w:val="24"/>
          <w:lang w:val="en-US"/>
        </w:rPr>
        <w:t>__</w:t>
      </w:r>
    </w:p>
    <w:p>
      <w:pPr>
        <w:pStyle w:val="Normal"/>
        <w:tabs>
          <w:tab w:val="right" w:pos="680" w:leader="none"/>
        </w:tabs>
        <w:spacing w:lineRule="auto" w:line="240"/>
        <w:ind w:firstLine="720" w:end="0"/>
        <w:rPr/>
      </w:pPr>
      <w:r>
        <w:rPr>
          <w:sz w:val="24"/>
        </w:rPr>
        <w:t>2. Изобразительная деятельность ___</w:t>
      </w:r>
      <w:r>
        <w:rPr>
          <w:sz w:val="24"/>
          <w:lang w:val="en-US"/>
        </w:rPr>
        <w:t>_______________________________________________</w:t>
      </w:r>
    </w:p>
    <w:p>
      <w:pPr>
        <w:pStyle w:val="Normal"/>
        <w:tabs>
          <w:tab w:val="right" w:pos="680" w:leader="none"/>
        </w:tabs>
        <w:spacing w:lineRule="auto" w:line="240"/>
        <w:ind w:firstLine="720" w:end="0"/>
        <w:rPr/>
      </w:pPr>
      <w:r>
        <w:rPr>
          <w:sz w:val="24"/>
        </w:rPr>
        <w:t>3. Игра_________________________________________</w:t>
      </w:r>
      <w:r>
        <w:rPr>
          <w:sz w:val="24"/>
          <w:lang w:val="en-US"/>
        </w:rPr>
        <w:t>_______________________________</w:t>
      </w:r>
    </w:p>
    <w:p>
      <w:pPr>
        <w:pStyle w:val="Heading3"/>
        <w:keepNext w:val="false"/>
        <w:rPr/>
      </w:pPr>
      <w:r>
        <w:rPr/>
        <w:t>VI. Особенности развития</w:t>
      </w:r>
    </w:p>
    <w:p>
      <w:pPr>
        <w:pStyle w:val="Normal"/>
        <w:ind w:firstLine="680" w:start="40" w:end="0"/>
        <w:rPr/>
      </w:pPr>
      <w:r>
        <w:rPr/>
        <w:t>_________________________________________________________________________________________________________</w:t>
      </w:r>
    </w:p>
    <w:p>
      <w:pPr>
        <w:pStyle w:val="Normal"/>
        <w:spacing w:lineRule="auto" w:line="240"/>
        <w:ind w:firstLine="720" w:end="0"/>
        <w:jc w:val="center"/>
        <w:rPr>
          <w:b/>
          <w:sz w:val="24"/>
          <w:lang w:val="en-US"/>
        </w:rPr>
      </w:pPr>
      <w:r>
        <w:rPr>
          <w:b/>
          <w:sz w:val="24"/>
          <w:lang w:val="en-US"/>
        </w:rPr>
      </w:r>
    </w:p>
    <w:p>
      <w:pPr>
        <w:pStyle w:val="Normal"/>
        <w:spacing w:lineRule="auto" w:line="240"/>
        <w:ind w:firstLine="720" w:end="0"/>
        <w:jc w:val="center"/>
        <w:rPr>
          <w:b/>
          <w:sz w:val="24"/>
        </w:rPr>
      </w:pPr>
      <w:r>
        <w:rPr>
          <w:b/>
          <w:sz w:val="24"/>
        </w:rPr>
        <w:t>VII. Проблемы развития</w:t>
      </w:r>
    </w:p>
    <w:p>
      <w:pPr>
        <w:pStyle w:val="Normal"/>
        <w:spacing w:lineRule="auto" w:line="240"/>
        <w:ind w:firstLine="720" w:end="0"/>
        <w:jc w:val="center"/>
        <w:rPr>
          <w:b/>
          <w:sz w:val="24"/>
          <w:lang w:val="en-US"/>
        </w:rPr>
      </w:pPr>
      <w:r>
        <w:rPr>
          <w:b/>
          <w:sz w:val="24"/>
        </w:rPr>
        <w:t>______________________________________________________________________________</w:t>
      </w:r>
    </w:p>
    <w:p>
      <w:pPr>
        <w:pStyle w:val="Normal"/>
        <w:spacing w:lineRule="auto" w:line="240"/>
        <w:ind w:firstLine="720" w:end="0"/>
        <w:jc w:val="center"/>
        <w:rPr>
          <w:b/>
          <w:sz w:val="24"/>
          <w:lang w:val="en-US"/>
        </w:rPr>
      </w:pPr>
      <w:r>
        <w:rPr>
          <w:b/>
          <w:sz w:val="24"/>
          <w:lang w:val="en-US"/>
        </w:rPr>
      </w:r>
    </w:p>
    <w:p>
      <w:pPr>
        <w:pStyle w:val="Normal"/>
        <w:spacing w:lineRule="auto" w:line="240"/>
        <w:ind w:firstLine="720" w:end="0"/>
        <w:jc w:val="center"/>
        <w:rPr>
          <w:b/>
          <w:sz w:val="24"/>
        </w:rPr>
      </w:pPr>
      <w:r>
        <w:rPr>
          <w:b/>
          <w:sz w:val="24"/>
        </w:rPr>
        <w:t>VIII. Прогноз развития</w:t>
      </w:r>
    </w:p>
    <w:p>
      <w:pPr>
        <w:pStyle w:val="Normal"/>
        <w:spacing w:lineRule="auto" w:line="240"/>
        <w:ind w:firstLine="720" w:end="0"/>
        <w:jc w:val="center"/>
        <w:rPr>
          <w:sz w:val="24"/>
        </w:rPr>
      </w:pPr>
      <w:r>
        <w:rPr>
          <w:b/>
          <w:sz w:val="24"/>
        </w:rPr>
        <w:t>______________________________________________________________________________</w:t>
      </w:r>
    </w:p>
    <w:p>
      <w:pPr>
        <w:pStyle w:val="Normal"/>
        <w:spacing w:lineRule="auto" w:line="240"/>
        <w:ind w:firstLine="720" w:end="0"/>
        <w:jc w:val="center"/>
        <w:rPr>
          <w:b/>
          <w:sz w:val="24"/>
          <w:lang w:val="en-US"/>
        </w:rPr>
      </w:pPr>
      <w:r>
        <w:rPr>
          <w:b/>
          <w:sz w:val="24"/>
          <w:lang w:val="en-US"/>
        </w:rPr>
      </w:r>
    </w:p>
    <w:p>
      <w:pPr>
        <w:pStyle w:val="Normal"/>
        <w:spacing w:lineRule="auto" w:line="240"/>
        <w:ind w:firstLine="720" w:end="0"/>
        <w:jc w:val="center"/>
        <w:rPr>
          <w:b/>
          <w:sz w:val="24"/>
        </w:rPr>
      </w:pPr>
      <w:r>
        <w:rPr>
          <w:b/>
          <w:sz w:val="24"/>
        </w:rPr>
        <w:t>IX. Рекомендации</w:t>
      </w:r>
    </w:p>
    <w:p>
      <w:pPr>
        <w:pStyle w:val="Normal"/>
        <w:spacing w:lineRule="auto" w:line="240"/>
        <w:ind w:firstLine="720" w:end="0"/>
        <w:jc w:val="center"/>
        <w:rPr>
          <w:sz w:val="24"/>
        </w:rPr>
      </w:pPr>
      <w:r>
        <w:rPr>
          <w:b/>
          <w:sz w:val="24"/>
        </w:rPr>
        <w:t>______________________________________________________________________________</w:t>
      </w:r>
    </w:p>
    <w:p>
      <w:pPr>
        <w:pStyle w:val="Heading9"/>
        <w:keepNext w:val="false"/>
        <w:jc w:val="end"/>
        <w:rPr>
          <w:sz w:val="20"/>
        </w:rPr>
      </w:pPr>
      <w:r>
        <w:rPr>
          <w:sz w:val="20"/>
        </w:rPr>
        <w:drawing>
          <wp:inline distT="0" distB="0" distL="0" distR="0">
            <wp:extent cx="1831975" cy="237490"/>
            <wp:effectExtent l="0" t="0" r="0" b="0"/>
            <wp:docPr id="1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title=""/>
                    <pic:cNvPicPr>
                      <a:picLocks noChangeAspect="1" noChangeArrowheads="1"/>
                    </pic:cNvPicPr>
                  </pic:nvPicPr>
                  <pic:blipFill>
                    <a:blip r:embed="rId23"/>
                    <a:srcRect l="-20" t="-152" r="-20" b="-152"/>
                    <a:stretch>
                      <a:fillRect/>
                    </a:stretch>
                  </pic:blipFill>
                  <pic:spPr bwMode="auto">
                    <a:xfrm>
                      <a:off x="0" y="0"/>
                      <a:ext cx="1831975" cy="237490"/>
                    </a:xfrm>
                    <a:prstGeom prst="rect">
                      <a:avLst/>
                    </a:prstGeom>
                  </pic:spPr>
                </pic:pic>
              </a:graphicData>
            </a:graphic>
          </wp:inline>
        </w:drawing>
      </w:r>
    </w:p>
    <w:p>
      <w:pPr>
        <w:pStyle w:val="Normal"/>
        <w:spacing w:lineRule="auto" w:line="240"/>
        <w:ind w:firstLine="720" w:end="0"/>
        <w:rPr>
          <w:b/>
          <w:i/>
          <w:i/>
          <w:sz w:val="24"/>
          <w:lang w:val="en-US"/>
        </w:rPr>
      </w:pPr>
      <w:r>
        <w:rPr>
          <w:b/>
          <w:i/>
          <w:sz w:val="24"/>
          <w:lang w:val="en-US"/>
        </w:rPr>
      </w:r>
    </w:p>
    <w:p>
      <w:pPr>
        <w:pStyle w:val="Normal"/>
        <w:spacing w:lineRule="auto" w:line="240"/>
        <w:ind w:firstLine="720" w:end="0"/>
        <w:rPr>
          <w:b/>
          <w:i/>
          <w:i/>
          <w:sz w:val="24"/>
          <w:lang w:val="en-US"/>
        </w:rPr>
      </w:pPr>
      <w:r>
        <w:rPr>
          <w:b/>
          <w:i/>
          <w:sz w:val="24"/>
          <w:lang w:val="en-US"/>
        </w:rPr>
      </w:r>
    </w:p>
    <w:p>
      <w:pPr>
        <w:pStyle w:val="Normal"/>
        <w:spacing w:lineRule="auto" w:line="240"/>
        <w:ind w:firstLine="720" w:end="0"/>
        <w:jc w:val="end"/>
        <w:rPr>
          <w:i/>
          <w:i/>
          <w:sz w:val="24"/>
          <w:lang w:val="en-US"/>
        </w:rPr>
      </w:pPr>
      <w:r>
        <w:rPr>
          <w:i/>
          <w:sz w:val="24"/>
        </w:rPr>
        <w:t xml:space="preserve">Форма В </w:t>
      </w:r>
    </w:p>
    <w:p>
      <w:pPr>
        <w:pStyle w:val="Heading3"/>
        <w:keepNext w:val="false"/>
        <w:rPr/>
      </w:pPr>
      <w:r>
        <w:rPr/>
        <w:t>Психологическое заключение</w:t>
      </w:r>
    </w:p>
    <w:p>
      <w:pPr>
        <w:pStyle w:val="Normal"/>
        <w:spacing w:lineRule="auto" w:line="240"/>
        <w:ind w:firstLine="720" w:end="0"/>
        <w:rPr>
          <w:sz w:val="24"/>
          <w:lang w:val="en-US"/>
        </w:rPr>
      </w:pPr>
      <w:r>
        <w:rPr>
          <w:sz w:val="20"/>
        </w:rPr>
        <w:drawing>
          <wp:inline distT="0" distB="0" distL="0" distR="0">
            <wp:extent cx="4279265" cy="1261745"/>
            <wp:effectExtent l="0" t="0" r="0" b="0"/>
            <wp:docPr id="15"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descr="" title=""/>
                    <pic:cNvPicPr>
                      <a:picLocks noChangeAspect="1" noChangeArrowheads="1"/>
                    </pic:cNvPicPr>
                  </pic:nvPicPr>
                  <pic:blipFill>
                    <a:blip r:embed="rId24"/>
                    <a:srcRect l="-8" t="-29" r="-8" b="-29"/>
                    <a:stretch>
                      <a:fillRect/>
                    </a:stretch>
                  </pic:blipFill>
                  <pic:spPr bwMode="auto">
                    <a:xfrm>
                      <a:off x="0" y="0"/>
                      <a:ext cx="4279265" cy="1261745"/>
                    </a:xfrm>
                    <a:prstGeom prst="rect">
                      <a:avLst/>
                    </a:prstGeom>
                  </pic:spPr>
                </pic:pic>
              </a:graphicData>
            </a:graphic>
          </wp:inline>
        </w:drawing>
      </w:r>
    </w:p>
    <w:p>
      <w:pPr>
        <w:pStyle w:val="Heading3"/>
        <w:keepNext w:val="false"/>
        <w:rPr/>
      </w:pPr>
      <w:r>
        <w:rPr/>
        <w:t>I. Общая характеристика возрастного развития</w:t>
      </w:r>
    </w:p>
    <w:p>
      <w:pPr>
        <w:pStyle w:val="Normal"/>
        <w:spacing w:lineRule="auto" w:line="240"/>
        <w:ind w:firstLine="720" w:end="0"/>
        <w:rPr/>
      </w:pPr>
      <w:r>
        <w:rPr>
          <w:sz w:val="24"/>
        </w:rPr>
        <w:t>1. Физическое развитие_________________________________</w:t>
      </w:r>
      <w:r>
        <w:rPr>
          <w:sz w:val="24"/>
          <w:lang w:val="en-US"/>
        </w:rPr>
        <w:t>_________________________</w:t>
      </w:r>
    </w:p>
    <w:p>
      <w:pPr>
        <w:pStyle w:val="Normal"/>
        <w:spacing w:lineRule="auto" w:line="240"/>
        <w:ind w:firstLine="720" w:end="0"/>
        <w:rPr/>
      </w:pPr>
      <w:r>
        <w:rPr>
          <w:sz w:val="24"/>
        </w:rPr>
        <w:t>2. Внешний вид ______________________________________</w:t>
      </w:r>
      <w:r>
        <w:rPr>
          <w:sz w:val="24"/>
          <w:lang w:val="en-US"/>
        </w:rPr>
        <w:t>__________________________</w:t>
      </w:r>
    </w:p>
    <w:p>
      <w:pPr>
        <w:pStyle w:val="Normal"/>
        <w:spacing w:lineRule="auto" w:line="240"/>
        <w:ind w:firstLine="720" w:end="0"/>
        <w:rPr/>
      </w:pPr>
      <w:r>
        <w:rPr>
          <w:sz w:val="24"/>
        </w:rPr>
        <w:t>3. Крупная моторика __________________________________</w:t>
      </w:r>
      <w:r>
        <w:rPr>
          <w:sz w:val="24"/>
          <w:lang w:val="en-US"/>
        </w:rPr>
        <w:t>__________________________</w:t>
      </w:r>
    </w:p>
    <w:p>
      <w:pPr>
        <w:pStyle w:val="Normal"/>
        <w:spacing w:lineRule="auto" w:line="240"/>
        <w:ind w:firstLine="720" w:end="0"/>
        <w:rPr/>
      </w:pPr>
      <w:r>
        <w:rPr>
          <w:sz w:val="24"/>
        </w:rPr>
        <w:t>4. Мелкая моторика ___________________________________</w:t>
      </w:r>
      <w:r>
        <w:rPr>
          <w:sz w:val="24"/>
          <w:lang w:val="en-US"/>
        </w:rPr>
        <w:t>__________________________</w:t>
      </w:r>
    </w:p>
    <w:p>
      <w:pPr>
        <w:pStyle w:val="Normal"/>
        <w:spacing w:lineRule="auto" w:line="240"/>
        <w:ind w:firstLine="720" w:end="0"/>
        <w:rPr/>
      </w:pPr>
      <w:r>
        <w:rPr>
          <w:sz w:val="24"/>
        </w:rPr>
        <w:t>5. Темп деятельности __________________________________</w:t>
      </w:r>
      <w:r>
        <w:rPr>
          <w:sz w:val="24"/>
          <w:lang w:val="en-US"/>
        </w:rPr>
        <w:t>__________________________</w:t>
      </w:r>
    </w:p>
    <w:p>
      <w:pPr>
        <w:pStyle w:val="Normal"/>
        <w:spacing w:lineRule="auto" w:line="240"/>
        <w:ind w:firstLine="720" w:end="0"/>
        <w:rPr/>
      </w:pPr>
      <w:r>
        <w:rPr>
          <w:sz w:val="24"/>
        </w:rPr>
        <w:t>6. Организация деятельности ____________________________</w:t>
      </w:r>
      <w:r>
        <w:rPr>
          <w:sz w:val="24"/>
          <w:lang w:val="en-US"/>
        </w:rPr>
        <w:t>_________________________</w:t>
      </w:r>
    </w:p>
    <w:p>
      <w:pPr>
        <w:pStyle w:val="Normal"/>
        <w:spacing w:lineRule="auto" w:line="240"/>
        <w:ind w:firstLine="720" w:end="0"/>
        <w:rPr/>
      </w:pPr>
      <w:r>
        <w:rPr>
          <w:sz w:val="24"/>
        </w:rPr>
        <w:t>7. Стеничность _________</w:t>
      </w:r>
      <w:r>
        <w:rPr>
          <w:sz w:val="24"/>
          <w:lang w:val="en-US"/>
        </w:rPr>
        <w:t>_____</w:t>
      </w:r>
      <w:r>
        <w:rPr>
          <w:sz w:val="24"/>
        </w:rPr>
        <w:t>__________________________</w:t>
      </w:r>
      <w:r>
        <w:rPr>
          <w:sz w:val="24"/>
          <w:lang w:val="en-US"/>
        </w:rPr>
        <w:t>_________________________</w:t>
      </w:r>
    </w:p>
    <w:p>
      <w:pPr>
        <w:pStyle w:val="Normal"/>
        <w:spacing w:lineRule="auto" w:line="240"/>
        <w:ind w:firstLine="720" w:end="0"/>
        <w:rPr/>
      </w:pPr>
      <w:r>
        <w:rPr>
          <w:sz w:val="24"/>
        </w:rPr>
        <w:t xml:space="preserve">8. *Произвольность </w:t>
      </w:r>
      <w:r>
        <w:rPr>
          <w:sz w:val="24"/>
          <w:lang w:val="en-US"/>
        </w:rPr>
        <w:t>_____</w:t>
      </w:r>
      <w:r>
        <w:rPr>
          <w:sz w:val="24"/>
        </w:rPr>
        <w:t>_______________________________</w:t>
      </w:r>
      <w:r>
        <w:rPr>
          <w:sz w:val="24"/>
          <w:lang w:val="en-US"/>
        </w:rPr>
        <w:t>_________________________</w:t>
      </w:r>
    </w:p>
    <w:p>
      <w:pPr>
        <w:pStyle w:val="Normal"/>
        <w:spacing w:lineRule="auto" w:line="240"/>
        <w:ind w:firstLine="720" w:end="0"/>
        <w:rPr/>
      </w:pPr>
      <w:r>
        <w:rPr>
          <w:sz w:val="24"/>
        </w:rPr>
        <w:t>9. *Регуляция _______________</w:t>
      </w:r>
      <w:r>
        <w:rPr>
          <w:sz w:val="24"/>
          <w:lang w:val="en-US"/>
        </w:rPr>
        <w:t>__</w:t>
      </w:r>
      <w:r>
        <w:rPr>
          <w:sz w:val="24"/>
        </w:rPr>
        <w:t>________________________</w:t>
      </w:r>
      <w:r>
        <w:rPr>
          <w:sz w:val="24"/>
          <w:lang w:val="en-US"/>
        </w:rPr>
        <w:t>_________________________</w:t>
      </w:r>
    </w:p>
    <w:p>
      <w:pPr>
        <w:pStyle w:val="Normal"/>
        <w:spacing w:lineRule="auto" w:line="240"/>
        <w:ind w:firstLine="720" w:end="0"/>
        <w:rPr/>
      </w:pPr>
      <w:r>
        <w:rPr>
          <w:sz w:val="24"/>
        </w:rPr>
        <w:t>10. Реакция на обследование _____________________________</w:t>
      </w:r>
      <w:r>
        <w:rPr>
          <w:sz w:val="24"/>
          <w:lang w:val="en-US"/>
        </w:rPr>
        <w:t>________________________</w:t>
      </w:r>
    </w:p>
    <w:p>
      <w:pPr>
        <w:pStyle w:val="Heading3"/>
        <w:keepNext w:val="false"/>
        <w:rPr/>
      </w:pPr>
      <w:r>
        <w:rPr/>
        <w:t>II. Познавательное развитие</w:t>
      </w:r>
    </w:p>
    <w:p>
      <w:pPr>
        <w:pStyle w:val="Normal"/>
        <w:spacing w:lineRule="auto" w:line="240"/>
        <w:ind w:firstLine="720" w:end="0"/>
        <w:rPr/>
      </w:pPr>
      <w:r>
        <w:rPr>
          <w:sz w:val="24"/>
        </w:rPr>
        <w:t>1. Восприятие ________________________________</w:t>
      </w:r>
      <w:r>
        <w:rPr>
          <w:sz w:val="24"/>
          <w:lang w:val="en-US"/>
        </w:rPr>
        <w:t>__</w:t>
      </w:r>
      <w:r>
        <w:rPr>
          <w:sz w:val="24"/>
        </w:rPr>
        <w:t>______</w:t>
      </w:r>
      <w:r>
        <w:rPr>
          <w:sz w:val="24"/>
          <w:lang w:val="en-US"/>
        </w:rPr>
        <w:t>__________________________</w:t>
      </w:r>
    </w:p>
    <w:p>
      <w:pPr>
        <w:pStyle w:val="Normal"/>
        <w:spacing w:lineRule="auto" w:line="240"/>
        <w:ind w:firstLine="720" w:end="0"/>
        <w:rPr/>
      </w:pPr>
      <w:r>
        <w:rPr>
          <w:sz w:val="24"/>
        </w:rPr>
        <w:t>2. Мышление _______________________</w:t>
      </w:r>
      <w:r>
        <w:rPr>
          <w:sz w:val="24"/>
          <w:u w:val="single"/>
        </w:rPr>
        <w:t>__________</w:t>
      </w:r>
      <w:r>
        <w:rPr>
          <w:sz w:val="24"/>
        </w:rPr>
        <w:t>________</w:t>
      </w:r>
      <w:r>
        <w:rPr>
          <w:sz w:val="24"/>
          <w:lang w:val="en-US"/>
        </w:rPr>
        <w:t>_________________________</w:t>
      </w:r>
    </w:p>
    <w:p>
      <w:pPr>
        <w:pStyle w:val="Normal"/>
        <w:spacing w:lineRule="auto" w:line="240"/>
        <w:ind w:firstLine="720" w:end="0"/>
        <w:rPr/>
      </w:pPr>
      <w:r>
        <w:rPr>
          <w:sz w:val="24"/>
        </w:rPr>
        <w:t>форма мыслительной деятельности (ФМД) ________________</w:t>
      </w:r>
      <w:r>
        <w:rPr>
          <w:sz w:val="24"/>
          <w:lang w:val="en-US"/>
        </w:rPr>
        <w:t>_________________________</w:t>
      </w:r>
    </w:p>
    <w:p>
      <w:pPr>
        <w:pStyle w:val="Normal"/>
        <w:spacing w:lineRule="auto" w:line="240"/>
        <w:ind w:firstLine="720" w:end="0"/>
        <w:rPr/>
      </w:pPr>
      <w:r>
        <w:rPr>
          <w:sz w:val="24"/>
        </w:rPr>
        <w:t>моделирование _____________________</w:t>
      </w:r>
      <w:r>
        <w:rPr>
          <w:sz w:val="24"/>
          <w:lang w:val="en-US"/>
        </w:rPr>
        <w:t>_______</w:t>
      </w:r>
      <w:r>
        <w:rPr>
          <w:sz w:val="24"/>
        </w:rPr>
        <w:t>____________</w:t>
      </w:r>
      <w:r>
        <w:rPr>
          <w:sz w:val="24"/>
          <w:lang w:val="en-US"/>
        </w:rPr>
        <w:t>________________________</w:t>
      </w:r>
    </w:p>
    <w:p>
      <w:pPr>
        <w:pStyle w:val="Normal"/>
        <w:spacing w:lineRule="auto" w:line="240"/>
        <w:ind w:firstLine="720" w:end="0"/>
        <w:rPr/>
      </w:pPr>
      <w:r>
        <w:rPr>
          <w:rStyle w:val="FootnoteCharacters"/>
          <w:rStyle w:val="FootnoteReference"/>
        </w:rPr>
        <w:footnoteReference w:customMarkFollows="1" w:id="3"/>
        <w:t>*</w:t>
      </w:r>
      <w:r>
        <w:rPr>
          <w:sz w:val="24"/>
        </w:rPr>
        <w:t>кодирование _____________________________</w:t>
      </w:r>
      <w:r>
        <w:rPr>
          <w:sz w:val="24"/>
          <w:lang w:val="en-US"/>
        </w:rPr>
        <w:t>______</w:t>
      </w:r>
      <w:r>
        <w:rPr>
          <w:sz w:val="24"/>
        </w:rPr>
        <w:t>______</w:t>
      </w:r>
      <w:r>
        <w:rPr>
          <w:sz w:val="24"/>
          <w:lang w:val="en-US"/>
        </w:rPr>
        <w:t>_________________________</w:t>
      </w:r>
    </w:p>
    <w:p>
      <w:pPr>
        <w:pStyle w:val="Normal"/>
        <w:spacing w:lineRule="auto" w:line="240"/>
        <w:ind w:firstLine="720" w:end="0"/>
        <w:rPr/>
      </w:pPr>
      <w:r>
        <w:rPr>
          <w:sz w:val="24"/>
          <w:lang w:val="en-US"/>
        </w:rPr>
        <w:t>*</w:t>
      </w:r>
      <w:r>
        <w:rPr>
          <w:sz w:val="24"/>
        </w:rPr>
        <w:t>классификация и обобщение __________</w:t>
      </w:r>
      <w:r>
        <w:rPr>
          <w:i/>
          <w:sz w:val="24"/>
        </w:rPr>
        <w:t>____</w:t>
      </w:r>
      <w:r>
        <w:rPr>
          <w:sz w:val="24"/>
        </w:rPr>
        <w:t>______________</w:t>
      </w:r>
      <w:r>
        <w:rPr>
          <w:sz w:val="24"/>
          <w:lang w:val="en-US"/>
        </w:rPr>
        <w:t>________________________</w:t>
      </w:r>
    </w:p>
    <w:p>
      <w:pPr>
        <w:pStyle w:val="Normal"/>
        <w:spacing w:lineRule="auto" w:line="240"/>
        <w:ind w:firstLine="720" w:end="0"/>
        <w:rPr/>
      </w:pPr>
      <w:r>
        <w:rPr>
          <w:sz w:val="24"/>
        </w:rPr>
        <w:t>схематизация ____________________________</w:t>
      </w:r>
      <w:r>
        <w:rPr>
          <w:sz w:val="24"/>
          <w:lang w:val="en-US"/>
        </w:rPr>
        <w:t>_______</w:t>
      </w:r>
      <w:r>
        <w:rPr>
          <w:sz w:val="24"/>
        </w:rPr>
        <w:t>_______</w:t>
      </w:r>
      <w:r>
        <w:rPr>
          <w:sz w:val="24"/>
          <w:lang w:val="en-US"/>
        </w:rPr>
        <w:t>________________________</w:t>
      </w:r>
    </w:p>
    <w:p>
      <w:pPr>
        <w:pStyle w:val="Normal"/>
        <w:spacing w:lineRule="auto" w:line="240"/>
        <w:ind w:firstLine="720" w:end="0"/>
        <w:rPr/>
      </w:pPr>
      <w:r>
        <w:rPr>
          <w:sz w:val="24"/>
        </w:rPr>
        <w:t>3. Воображение ________________________________________</w:t>
      </w:r>
      <w:r>
        <w:rPr>
          <w:sz w:val="24"/>
          <w:lang w:val="en-US"/>
        </w:rPr>
        <w:t>________________________</w:t>
      </w:r>
    </w:p>
    <w:p>
      <w:pPr>
        <w:pStyle w:val="Normal"/>
        <w:spacing w:lineRule="auto" w:line="240"/>
        <w:ind w:firstLine="720" w:end="0"/>
        <w:rPr/>
      </w:pPr>
      <w:r>
        <w:rPr>
          <w:sz w:val="24"/>
        </w:rPr>
        <w:t>4. Память _______________________________________</w:t>
      </w:r>
      <w:r>
        <w:rPr>
          <w:sz w:val="24"/>
          <w:lang w:val="en-US"/>
        </w:rPr>
        <w:t>___</w:t>
      </w:r>
      <w:r>
        <w:rPr>
          <w:sz w:val="24"/>
        </w:rPr>
        <w:t>___</w:t>
      </w:r>
      <w:r>
        <w:rPr>
          <w:sz w:val="24"/>
          <w:lang w:val="en-US"/>
        </w:rPr>
        <w:t>_________________________</w:t>
      </w:r>
    </w:p>
    <w:p>
      <w:pPr>
        <w:pStyle w:val="Normal"/>
        <w:spacing w:lineRule="auto" w:line="240"/>
        <w:ind w:firstLine="720" w:end="0"/>
        <w:rPr/>
      </w:pPr>
      <w:r>
        <w:rPr>
          <w:sz w:val="24"/>
        </w:rPr>
        <w:t>5. Речь _________________________</w:t>
      </w:r>
      <w:r>
        <w:rPr>
          <w:sz w:val="24"/>
          <w:lang w:val="en-US"/>
        </w:rPr>
        <w:t>_______________________________________________</w:t>
      </w:r>
    </w:p>
    <w:p>
      <w:pPr>
        <w:pStyle w:val="Normal"/>
        <w:spacing w:lineRule="auto" w:line="240"/>
        <w:ind w:firstLine="720" w:end="0"/>
        <w:rPr/>
      </w:pPr>
      <w:r>
        <w:rPr>
          <w:sz w:val="24"/>
        </w:rPr>
        <w:t>6. Внимание_______________________________________</w:t>
      </w:r>
      <w:r>
        <w:rPr>
          <w:sz w:val="24"/>
          <w:lang w:val="en-US"/>
        </w:rPr>
        <w:t>_____________________________</w:t>
      </w:r>
    </w:p>
    <w:p>
      <w:pPr>
        <w:pStyle w:val="Heading3"/>
        <w:keepNext w:val="false"/>
        <w:rPr/>
      </w:pPr>
      <w:r>
        <w:rPr/>
        <w:t>III. Личностно-эмоциональное развитие</w:t>
      </w:r>
    </w:p>
    <w:p>
      <w:pPr>
        <w:pStyle w:val="Normal"/>
        <w:spacing w:lineRule="auto" w:line="240"/>
        <w:ind w:firstLine="720" w:end="0"/>
        <w:rPr/>
      </w:pPr>
      <w:r>
        <w:rPr>
          <w:sz w:val="24"/>
        </w:rPr>
        <w:t>1. Личностная активность _____________________</w:t>
      </w:r>
      <w:r>
        <w:rPr>
          <w:sz w:val="24"/>
          <w:lang w:val="en-US"/>
        </w:rPr>
        <w:t>__</w:t>
      </w:r>
      <w:r>
        <w:rPr>
          <w:sz w:val="24"/>
        </w:rPr>
        <w:t>________</w:t>
      </w:r>
      <w:r>
        <w:rPr>
          <w:sz w:val="24"/>
          <w:lang w:val="en-US"/>
        </w:rPr>
        <w:t>_________________________</w:t>
      </w:r>
    </w:p>
    <w:p>
      <w:pPr>
        <w:pStyle w:val="Normal"/>
        <w:spacing w:lineRule="auto" w:line="240"/>
        <w:ind w:firstLine="720" w:end="0"/>
        <w:rPr/>
      </w:pPr>
      <w:r>
        <w:rPr>
          <w:sz w:val="24"/>
        </w:rPr>
        <w:t>2. Личностная направленность __________________________</w:t>
      </w:r>
      <w:r>
        <w:rPr>
          <w:sz w:val="24"/>
          <w:lang w:val="en-US"/>
        </w:rPr>
        <w:t>__________________________</w:t>
      </w:r>
    </w:p>
    <w:p>
      <w:pPr>
        <w:pStyle w:val="Normal"/>
        <w:spacing w:lineRule="auto" w:line="240"/>
        <w:ind w:firstLine="720" w:end="0"/>
        <w:rPr/>
      </w:pPr>
      <w:r>
        <w:rPr>
          <w:sz w:val="24"/>
        </w:rPr>
        <w:t>3. Эмоциональная лабильность ___________________________</w:t>
      </w:r>
      <w:r>
        <w:rPr>
          <w:sz w:val="24"/>
          <w:lang w:val="en-US"/>
        </w:rPr>
        <w:t>________________________</w:t>
      </w:r>
    </w:p>
    <w:p>
      <w:pPr>
        <w:pStyle w:val="Normal"/>
        <w:spacing w:lineRule="auto" w:line="240"/>
        <w:ind w:firstLine="720" w:end="0"/>
        <w:rPr/>
      </w:pPr>
      <w:r>
        <w:rPr>
          <w:sz w:val="24"/>
        </w:rPr>
        <w:t>4. Фактор эмоционального напряжения (ФЭН)________________</w:t>
      </w:r>
      <w:r>
        <w:rPr>
          <w:sz w:val="24"/>
          <w:lang w:val="en-US"/>
        </w:rPr>
        <w:t>_______________________</w:t>
      </w:r>
    </w:p>
    <w:p>
      <w:pPr>
        <w:pStyle w:val="Normal"/>
        <w:spacing w:lineRule="auto" w:line="240"/>
        <w:ind w:firstLine="720" w:end="0"/>
        <w:rPr/>
      </w:pPr>
      <w:r>
        <w:rPr>
          <w:sz w:val="24"/>
        </w:rPr>
        <w:t>эмоциональная заторможенность ______________________</w:t>
      </w:r>
      <w:r>
        <w:rPr>
          <w:sz w:val="24"/>
          <w:lang w:val="en-US"/>
        </w:rPr>
        <w:t>____________________________</w:t>
      </w:r>
    </w:p>
    <w:p>
      <w:pPr>
        <w:pStyle w:val="Normal"/>
        <w:spacing w:lineRule="auto" w:line="240"/>
        <w:ind w:firstLine="720" w:end="0"/>
        <w:rPr/>
      </w:pPr>
      <w:r>
        <w:rPr>
          <w:sz w:val="24"/>
        </w:rPr>
        <w:t>эмоциональная возбудимость ________________________</w:t>
      </w:r>
      <w:r>
        <w:rPr>
          <w:sz w:val="24"/>
          <w:lang w:val="en-US"/>
        </w:rPr>
        <w:t>_____________________________</w:t>
      </w:r>
    </w:p>
    <w:p>
      <w:pPr>
        <w:pStyle w:val="Normal"/>
        <w:spacing w:lineRule="auto" w:line="240"/>
        <w:ind w:firstLine="720" w:end="0"/>
        <w:rPr/>
      </w:pPr>
      <w:r>
        <w:rPr>
          <w:sz w:val="24"/>
        </w:rPr>
        <w:t>ситуативная реактивность __________________________</w:t>
      </w:r>
      <w:r>
        <w:rPr>
          <w:sz w:val="24"/>
          <w:lang w:val="en-US"/>
        </w:rPr>
        <w:t>______________________________</w:t>
      </w:r>
    </w:p>
    <w:p>
      <w:pPr>
        <w:pStyle w:val="Normal"/>
        <w:spacing w:lineRule="auto" w:line="240"/>
        <w:ind w:firstLine="720" w:end="0"/>
        <w:rPr/>
      </w:pPr>
      <w:r>
        <w:rPr>
          <w:sz w:val="24"/>
        </w:rPr>
        <w:t>5. *Самооценка ______________________________________</w:t>
      </w:r>
      <w:r>
        <w:rPr>
          <w:sz w:val="24"/>
          <w:lang w:val="en-US"/>
        </w:rPr>
        <w:t>___________________________</w:t>
      </w:r>
    </w:p>
    <w:p>
      <w:pPr>
        <w:pStyle w:val="Normal"/>
        <w:spacing w:lineRule="auto" w:line="240"/>
        <w:ind w:firstLine="720" w:end="0"/>
        <w:rPr/>
      </w:pPr>
      <w:r>
        <w:rPr>
          <w:sz w:val="24"/>
        </w:rPr>
        <w:t>6. *Уровень притязаний ________________________________</w:t>
      </w:r>
      <w:r>
        <w:rPr>
          <w:sz w:val="24"/>
          <w:lang w:val="en-US"/>
        </w:rPr>
        <w:t>_________________________</w:t>
      </w:r>
    </w:p>
    <w:p>
      <w:pPr>
        <w:pStyle w:val="Heading3"/>
        <w:keepNext w:val="false"/>
        <w:rPr/>
      </w:pPr>
      <w:r>
        <w:rPr/>
        <w:t>IV. Коммуникативное развитие</w:t>
      </w:r>
    </w:p>
    <w:p>
      <w:pPr>
        <w:pStyle w:val="Normal"/>
        <w:spacing w:lineRule="auto" w:line="240"/>
        <w:ind w:firstLine="720" w:end="0"/>
        <w:rPr/>
      </w:pPr>
      <w:r>
        <w:rPr>
          <w:sz w:val="24"/>
        </w:rPr>
        <w:t xml:space="preserve">1. Особенности общения в ситуации обследования  </w:t>
      </w:r>
      <w:r>
        <w:rPr>
          <w:sz w:val="24"/>
          <w:lang w:val="en-US"/>
        </w:rPr>
        <w:t>__________________________________</w:t>
      </w:r>
    </w:p>
    <w:p>
      <w:pPr>
        <w:pStyle w:val="Normal"/>
        <w:spacing w:lineRule="auto" w:line="240"/>
        <w:ind w:firstLine="720" w:end="0"/>
        <w:rPr>
          <w:sz w:val="24"/>
          <w:lang w:val="en-US"/>
        </w:rPr>
      </w:pPr>
      <w:r>
        <w:rPr>
          <w:sz w:val="24"/>
          <w:lang w:val="en-US"/>
        </w:rPr>
      </w:r>
    </w:p>
    <w:p>
      <w:pPr>
        <w:pStyle w:val="Normal"/>
        <w:spacing w:lineRule="auto" w:line="240"/>
        <w:ind w:firstLine="720" w:end="0"/>
        <w:rPr/>
      </w:pPr>
      <w:r>
        <w:rPr>
          <w:sz w:val="24"/>
        </w:rPr>
        <w:t>2.</w:t>
      </w:r>
      <w:r>
        <w:rPr>
          <w:sz w:val="24"/>
          <w:lang w:val="en-US"/>
        </w:rPr>
        <w:t xml:space="preserve"> </w:t>
      </w:r>
      <w:r>
        <w:rPr>
          <w:sz w:val="24"/>
        </w:rPr>
        <w:t>Особенности общения с родителями (семья)___</w:t>
      </w:r>
      <w:r>
        <w:rPr>
          <w:sz w:val="24"/>
          <w:lang w:val="en-US"/>
        </w:rPr>
        <w:t>___________________________________</w:t>
      </w:r>
    </w:p>
    <w:p>
      <w:pPr>
        <w:pStyle w:val="Normal"/>
        <w:spacing w:lineRule="auto" w:line="240"/>
        <w:ind w:firstLine="680" w:end="0"/>
        <w:rPr/>
      </w:pPr>
      <w:r>
        <w:rPr>
          <w:sz w:val="24"/>
          <w:lang w:val="en-US"/>
        </w:rPr>
        <w:t>_______________________________________________________________________________</w:t>
      </w:r>
    </w:p>
    <w:p>
      <w:pPr>
        <w:pStyle w:val="Normal"/>
        <w:spacing w:lineRule="auto" w:line="240"/>
        <w:ind w:firstLine="720" w:end="0"/>
        <w:rPr>
          <w:sz w:val="24"/>
          <w:lang w:val="en-US"/>
        </w:rPr>
      </w:pPr>
      <w:r>
        <w:rPr>
          <w:sz w:val="24"/>
        </w:rPr>
        <w:t>3. Особенности общения с воспитателями ____________________</w:t>
      </w:r>
      <w:r>
        <w:rPr>
          <w:sz w:val="24"/>
          <w:lang w:val="en-US"/>
        </w:rPr>
        <w:t>____________________</w:t>
      </w:r>
      <w:r>
        <w:rPr>
          <w:sz w:val="24"/>
        </w:rPr>
        <w:t>_</w:t>
      </w:r>
    </w:p>
    <w:p>
      <w:pPr>
        <w:pStyle w:val="Normal"/>
        <w:spacing w:lineRule="auto" w:line="240"/>
        <w:ind w:firstLine="680" w:end="0"/>
        <w:rPr>
          <w:sz w:val="24"/>
          <w:lang w:val="en-US"/>
        </w:rPr>
      </w:pPr>
      <w:r>
        <w:rPr>
          <w:sz w:val="24"/>
          <w:lang w:val="en-US"/>
        </w:rPr>
        <w:t>_______________________________________________________________________________</w:t>
      </w:r>
    </w:p>
    <w:p>
      <w:pPr>
        <w:pStyle w:val="Normal"/>
        <w:spacing w:lineRule="auto" w:line="240"/>
        <w:ind w:firstLine="720" w:end="0"/>
        <w:rPr/>
      </w:pPr>
      <w:r>
        <w:rPr>
          <w:sz w:val="24"/>
        </w:rPr>
        <w:t>4. Особенности общения со сверстниками ____________________</w:t>
      </w:r>
      <w:r>
        <w:rPr>
          <w:sz w:val="24"/>
          <w:lang w:val="en-US"/>
        </w:rPr>
        <w:t>______________________</w:t>
      </w:r>
    </w:p>
    <w:p>
      <w:pPr>
        <w:pStyle w:val="Normal"/>
        <w:spacing w:lineRule="auto" w:line="240"/>
        <w:ind w:firstLine="720" w:end="0"/>
        <w:rPr>
          <w:sz w:val="24"/>
          <w:lang w:val="en-US"/>
        </w:rPr>
      </w:pPr>
      <w:r>
        <w:rPr>
          <w:sz w:val="24"/>
          <w:lang w:val="en-US"/>
        </w:rPr>
        <w:t>______________________________________________________________________________</w:t>
      </w:r>
    </w:p>
    <w:p>
      <w:pPr>
        <w:pStyle w:val="Normal"/>
        <w:spacing w:lineRule="auto" w:line="240"/>
        <w:ind w:firstLine="720" w:end="0"/>
        <w:rPr/>
      </w:pPr>
      <w:r>
        <w:rPr>
          <w:sz w:val="24"/>
        </w:rPr>
        <w:t>5. Социальный статус в группе сверстников ____________________</w:t>
      </w:r>
      <w:r>
        <w:rPr>
          <w:sz w:val="24"/>
          <w:lang w:val="en-US"/>
        </w:rPr>
        <w:t>____________________</w:t>
      </w:r>
    </w:p>
    <w:p>
      <w:pPr>
        <w:pStyle w:val="Normal"/>
        <w:spacing w:lineRule="auto" w:line="240"/>
        <w:ind w:firstLine="720" w:end="0"/>
        <w:rPr/>
      </w:pPr>
      <w:r>
        <w:rPr>
          <w:sz w:val="24"/>
          <w:lang w:val="en-US"/>
        </w:rPr>
        <w:t>______________________________________________________________________________</w:t>
      </w:r>
    </w:p>
    <w:p>
      <w:pPr>
        <w:pStyle w:val="Heading3"/>
        <w:keepNext w:val="false"/>
        <w:rPr/>
      </w:pPr>
      <w:r>
        <w:rPr/>
        <w:t>V. Детская компетентность</w:t>
      </w:r>
    </w:p>
    <w:p>
      <w:pPr>
        <w:pStyle w:val="Normal"/>
        <w:spacing w:lineRule="auto" w:line="240"/>
        <w:ind w:firstLine="720" w:end="0"/>
        <w:rPr/>
      </w:pPr>
      <w:r>
        <w:rPr>
          <w:sz w:val="24"/>
        </w:rPr>
        <w:t>1. Конструирование_________________________________</w:t>
      </w:r>
      <w:r>
        <w:rPr>
          <w:sz w:val="24"/>
          <w:lang w:val="en-US"/>
        </w:rPr>
        <w:t>____________________________</w:t>
      </w:r>
    </w:p>
    <w:p>
      <w:pPr>
        <w:pStyle w:val="Normal"/>
        <w:spacing w:lineRule="auto" w:line="240"/>
        <w:ind w:firstLine="720" w:end="0"/>
        <w:rPr/>
      </w:pPr>
      <w:r>
        <w:rPr>
          <w:sz w:val="24"/>
        </w:rPr>
        <w:t>2. Изобразительная деятельность __________________________</w:t>
      </w:r>
      <w:r>
        <w:rPr>
          <w:sz w:val="24"/>
          <w:lang w:val="en-US"/>
        </w:rPr>
        <w:t>________________________</w:t>
      </w:r>
    </w:p>
    <w:p>
      <w:pPr>
        <w:pStyle w:val="Normal"/>
        <w:spacing w:lineRule="auto" w:line="240"/>
        <w:ind w:firstLine="720" w:end="0"/>
        <w:rPr/>
      </w:pPr>
      <w:r>
        <w:rPr>
          <w:sz w:val="24"/>
        </w:rPr>
        <w:t>3. Игровая деятельность ________________________________</w:t>
      </w:r>
      <w:r>
        <w:rPr>
          <w:sz w:val="24"/>
          <w:lang w:val="en-US"/>
        </w:rPr>
        <w:t>_________________________</w:t>
      </w:r>
    </w:p>
    <w:p>
      <w:pPr>
        <w:pStyle w:val="Normal"/>
        <w:spacing w:lineRule="auto" w:line="240"/>
        <w:ind w:firstLine="720" w:start="640" w:end="0"/>
        <w:rPr/>
      </w:pPr>
      <w:r>
        <w:rPr>
          <w:sz w:val="24"/>
        </w:rPr>
        <w:t>предметно-дидактическая игра _____</w:t>
      </w:r>
      <w:r>
        <w:rPr>
          <w:i/>
          <w:sz w:val="24"/>
        </w:rPr>
        <w:t>____</w:t>
      </w:r>
      <w:r>
        <w:rPr>
          <w:sz w:val="24"/>
        </w:rPr>
        <w:t>_________________</w:t>
      </w:r>
      <w:r>
        <w:rPr>
          <w:sz w:val="24"/>
          <w:lang w:val="en-US"/>
        </w:rPr>
        <w:t>____________________</w:t>
      </w:r>
    </w:p>
    <w:p>
      <w:pPr>
        <w:pStyle w:val="Normal"/>
        <w:spacing w:lineRule="auto" w:line="240"/>
        <w:ind w:firstLine="720" w:start="640" w:end="0"/>
        <w:rPr/>
      </w:pPr>
      <w:r>
        <w:rPr>
          <w:sz w:val="24"/>
        </w:rPr>
        <w:t>сюжетно-ролевая игра ________________</w:t>
      </w:r>
      <w:r>
        <w:rPr>
          <w:sz w:val="24"/>
          <w:lang w:val="en-US"/>
        </w:rPr>
        <w:t>__________</w:t>
      </w:r>
      <w:r>
        <w:rPr>
          <w:sz w:val="24"/>
        </w:rPr>
        <w:t>_______</w:t>
      </w:r>
      <w:r>
        <w:rPr>
          <w:sz w:val="24"/>
          <w:lang w:val="en-US"/>
        </w:rPr>
        <w:t>____________________</w:t>
      </w:r>
    </w:p>
    <w:p>
      <w:pPr>
        <w:pStyle w:val="Heading3"/>
        <w:keepNext w:val="false"/>
        <w:rPr/>
      </w:pPr>
      <w:r>
        <w:rPr/>
        <w:t>VI. Особенности развития</w:t>
      </w:r>
    </w:p>
    <w:p>
      <w:pPr>
        <w:pStyle w:val="Normal"/>
        <w:ind w:firstLine="680" w:end="0"/>
        <w:jc w:val="center"/>
        <w:rPr/>
      </w:pPr>
      <w:r>
        <w:rPr/>
        <w:t>_________________________________________________________________________________________________________</w:t>
      </w:r>
    </w:p>
    <w:p>
      <w:pPr>
        <w:pStyle w:val="Heading3"/>
        <w:keepNext w:val="false"/>
        <w:rPr>
          <w:lang w:val="en-US"/>
        </w:rPr>
      </w:pPr>
      <w:r>
        <w:rPr>
          <w:lang w:val="en-US"/>
        </w:rPr>
      </w:r>
    </w:p>
    <w:p>
      <w:pPr>
        <w:pStyle w:val="Heading3"/>
        <w:keepNext w:val="false"/>
        <w:rPr/>
      </w:pPr>
      <w:r>
        <w:rPr/>
        <w:t xml:space="preserve">VII. Проблемы развития </w:t>
      </w:r>
    </w:p>
    <w:p>
      <w:pPr>
        <w:pStyle w:val="Normal"/>
        <w:rPr/>
      </w:pPr>
      <w:r>
        <w:rPr/>
        <w:tab/>
        <w:t>_________________________________________________________________________________________________________</w:t>
      </w:r>
    </w:p>
    <w:p>
      <w:pPr>
        <w:pStyle w:val="Normal"/>
        <w:spacing w:lineRule="auto" w:line="240"/>
        <w:ind w:firstLine="720" w:end="0"/>
        <w:jc w:val="center"/>
        <w:rPr>
          <w:b/>
          <w:sz w:val="24"/>
          <w:lang w:val="en-US"/>
        </w:rPr>
      </w:pPr>
      <w:r>
        <w:rPr>
          <w:b/>
          <w:sz w:val="24"/>
          <w:lang w:val="en-US"/>
        </w:rPr>
      </w:r>
    </w:p>
    <w:p>
      <w:pPr>
        <w:pStyle w:val="Normal"/>
        <w:spacing w:lineRule="auto" w:line="240"/>
        <w:ind w:firstLine="720" w:end="0"/>
        <w:jc w:val="center"/>
        <w:rPr>
          <w:b/>
          <w:sz w:val="24"/>
        </w:rPr>
      </w:pPr>
      <w:r>
        <w:rPr>
          <w:b/>
          <w:sz w:val="24"/>
        </w:rPr>
        <w:t>VIII. Прогноз развития</w:t>
      </w:r>
    </w:p>
    <w:p>
      <w:pPr>
        <w:pStyle w:val="Normal"/>
        <w:spacing w:lineRule="auto" w:line="240"/>
        <w:ind w:firstLine="720" w:end="0"/>
        <w:jc w:val="center"/>
        <w:rPr>
          <w:sz w:val="24"/>
        </w:rPr>
      </w:pPr>
      <w:r>
        <w:rPr>
          <w:b/>
          <w:sz w:val="24"/>
        </w:rPr>
        <w:t>______________________________________________________________________________</w:t>
      </w:r>
    </w:p>
    <w:p>
      <w:pPr>
        <w:pStyle w:val="Normal"/>
        <w:spacing w:lineRule="auto" w:line="240"/>
        <w:ind w:hanging="0" w:start="720" w:end="0"/>
        <w:jc w:val="center"/>
        <w:rPr>
          <w:b/>
          <w:sz w:val="24"/>
          <w:lang w:val="en-US"/>
        </w:rPr>
      </w:pPr>
      <w:r>
        <w:rPr>
          <w:b/>
          <w:sz w:val="24"/>
          <w:lang w:val="en-US"/>
        </w:rPr>
      </w:r>
    </w:p>
    <w:p>
      <w:pPr>
        <w:pStyle w:val="Normal"/>
        <w:spacing w:lineRule="auto" w:line="240"/>
        <w:ind w:hanging="0" w:start="720" w:end="0"/>
        <w:jc w:val="center"/>
        <w:rPr/>
      </w:pPr>
      <w:r>
        <w:rPr>
          <w:b/>
          <w:sz w:val="24"/>
        </w:rPr>
        <w:t>IX.</w:t>
      </w:r>
      <w:r>
        <w:rPr>
          <w:b/>
          <w:sz w:val="24"/>
          <w:lang w:val="en-US"/>
        </w:rPr>
        <w:t xml:space="preserve"> </w:t>
      </w:r>
      <w:r>
        <w:rPr>
          <w:b/>
          <w:sz w:val="24"/>
        </w:rPr>
        <w:t>Рекомендации</w:t>
      </w:r>
    </w:p>
    <w:p>
      <w:pPr>
        <w:pStyle w:val="Normal"/>
        <w:spacing w:lineRule="auto" w:line="240"/>
        <w:ind w:hanging="0" w:start="720" w:end="0"/>
        <w:jc w:val="center"/>
        <w:rPr>
          <w:sz w:val="24"/>
        </w:rPr>
      </w:pPr>
      <w:r>
        <w:rPr>
          <w:b/>
          <w:sz w:val="24"/>
        </w:rPr>
        <w:t>______________________________________________________________________________</w:t>
      </w:r>
    </w:p>
    <w:p>
      <w:pPr>
        <w:pStyle w:val="Heading6"/>
        <w:keepNext w:val="false"/>
        <w:rPr>
          <w:sz w:val="20"/>
        </w:rPr>
      </w:pPr>
      <w:r>
        <w:rPr>
          <w:sz w:val="20"/>
        </w:rPr>
        <w:drawing>
          <wp:inline distT="0" distB="0" distL="0" distR="0">
            <wp:extent cx="1831975" cy="237490"/>
            <wp:effectExtent l="0" t="0" r="0" b="0"/>
            <wp:docPr id="16"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 descr="" title=""/>
                    <pic:cNvPicPr>
                      <a:picLocks noChangeAspect="1" noChangeArrowheads="1"/>
                    </pic:cNvPicPr>
                  </pic:nvPicPr>
                  <pic:blipFill>
                    <a:blip r:embed="rId25"/>
                    <a:srcRect l="-20" t="-152" r="-20" b="-152"/>
                    <a:stretch>
                      <a:fillRect/>
                    </a:stretch>
                  </pic:blipFill>
                  <pic:spPr bwMode="auto">
                    <a:xfrm>
                      <a:off x="0" y="0"/>
                      <a:ext cx="1831975" cy="237490"/>
                    </a:xfrm>
                    <a:prstGeom prst="rect">
                      <a:avLst/>
                    </a:prstGeom>
                  </pic:spPr>
                </pic:pic>
              </a:graphicData>
            </a:graphic>
          </wp:inline>
        </w:drawing>
      </w:r>
    </w:p>
    <w:p>
      <w:pPr>
        <w:pStyle w:val="Normal"/>
        <w:spacing w:lineRule="auto" w:line="240"/>
        <w:ind w:firstLine="720" w:end="0"/>
        <w:rPr>
          <w:sz w:val="24"/>
          <w:lang w:val="en-US"/>
        </w:rPr>
      </w:pPr>
      <w:r>
        <w:rPr>
          <w:sz w:val="24"/>
          <w:lang w:val="en-US"/>
        </w:rPr>
      </w:r>
    </w:p>
    <w:p>
      <w:pPr>
        <w:pStyle w:val="Normal"/>
        <w:spacing w:lineRule="auto" w:line="240"/>
        <w:ind w:firstLine="720" w:end="0"/>
        <w:jc w:val="end"/>
        <w:rPr>
          <w:i/>
          <w:i/>
          <w:sz w:val="24"/>
          <w:lang w:val="en-US"/>
        </w:rPr>
      </w:pPr>
      <w:r>
        <w:rPr>
          <w:i/>
          <w:sz w:val="24"/>
          <w:lang w:val="en-US"/>
        </w:rPr>
      </w:r>
    </w:p>
    <w:p>
      <w:pPr>
        <w:pStyle w:val="Normal"/>
        <w:spacing w:lineRule="auto" w:line="240"/>
        <w:ind w:firstLine="720" w:end="0"/>
        <w:jc w:val="end"/>
        <w:rPr>
          <w:i/>
          <w:i/>
          <w:sz w:val="24"/>
        </w:rPr>
      </w:pPr>
      <w:r>
        <w:rPr>
          <w:i/>
          <w:sz w:val="24"/>
        </w:rPr>
        <w:t>Форма С</w:t>
      </w:r>
    </w:p>
    <w:p>
      <w:pPr>
        <w:pStyle w:val="Heading3"/>
        <w:keepNext w:val="false"/>
        <w:rPr/>
      </w:pPr>
      <w:r>
        <w:rPr/>
        <w:t>Психологическое заключение</w:t>
      </w:r>
    </w:p>
    <w:p>
      <w:pPr>
        <w:pStyle w:val="Normal"/>
        <w:spacing w:lineRule="auto" w:line="240"/>
        <w:ind w:firstLine="720" w:end="0"/>
        <w:rPr>
          <w:sz w:val="24"/>
          <w:lang w:val="en-US"/>
        </w:rPr>
      </w:pPr>
      <w:r>
        <w:rPr>
          <w:sz w:val="20"/>
        </w:rPr>
        <w:drawing>
          <wp:inline distT="0" distB="0" distL="0" distR="0">
            <wp:extent cx="4279265" cy="1261745"/>
            <wp:effectExtent l="0" t="0" r="0" b="0"/>
            <wp:docPr id="1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title=""/>
                    <pic:cNvPicPr>
                      <a:picLocks noChangeAspect="1" noChangeArrowheads="1"/>
                    </pic:cNvPicPr>
                  </pic:nvPicPr>
                  <pic:blipFill>
                    <a:blip r:embed="rId26"/>
                    <a:srcRect l="-8" t="-29" r="-8" b="-29"/>
                    <a:stretch>
                      <a:fillRect/>
                    </a:stretch>
                  </pic:blipFill>
                  <pic:spPr bwMode="auto">
                    <a:xfrm>
                      <a:off x="0" y="0"/>
                      <a:ext cx="4279265" cy="1261745"/>
                    </a:xfrm>
                    <a:prstGeom prst="rect">
                      <a:avLst/>
                    </a:prstGeom>
                  </pic:spPr>
                </pic:pic>
              </a:graphicData>
            </a:graphic>
          </wp:inline>
        </w:drawing>
      </w:r>
    </w:p>
    <w:p>
      <w:pPr>
        <w:pStyle w:val="Heading3"/>
        <w:keepNext w:val="false"/>
        <w:rPr/>
      </w:pPr>
      <w:r>
        <w:rPr/>
        <w:t>I. Общая характеристика возрастного развития</w:t>
      </w:r>
    </w:p>
    <w:p>
      <w:pPr>
        <w:pStyle w:val="Normal"/>
        <w:numPr>
          <w:ilvl w:val="0"/>
          <w:numId w:val="2"/>
        </w:numPr>
        <w:spacing w:lineRule="auto" w:line="240"/>
        <w:rPr>
          <w:sz w:val="24"/>
          <w:lang w:val="en-US"/>
        </w:rPr>
      </w:pPr>
      <w:r>
        <w:rPr>
          <w:sz w:val="24"/>
        </w:rPr>
        <w:t>Физическое развитие_______________________________</w:t>
      </w:r>
      <w:r>
        <w:rPr>
          <w:sz w:val="24"/>
          <w:lang w:val="en-US"/>
        </w:rPr>
        <w:t>________________________</w:t>
      </w:r>
      <w:r>
        <w:rPr>
          <w:sz w:val="24"/>
        </w:rPr>
        <w:t>__</w:t>
      </w:r>
    </w:p>
    <w:p>
      <w:pPr>
        <w:pStyle w:val="Normal"/>
        <w:numPr>
          <w:ilvl w:val="0"/>
          <w:numId w:val="2"/>
        </w:numPr>
        <w:spacing w:lineRule="auto" w:line="240"/>
        <w:rPr>
          <w:sz w:val="24"/>
        </w:rPr>
      </w:pPr>
      <w:r>
        <w:rPr>
          <w:sz w:val="24"/>
        </w:rPr>
        <w:t>Внешний вид ________________</w:t>
      </w:r>
      <w:r>
        <w:rPr>
          <w:sz w:val="24"/>
          <w:lang w:val="en-US"/>
        </w:rPr>
        <w:t>______</w:t>
      </w:r>
      <w:r>
        <w:rPr>
          <w:sz w:val="24"/>
        </w:rPr>
        <w:t>__________________</w:t>
      </w:r>
      <w:r>
        <w:rPr>
          <w:sz w:val="24"/>
          <w:lang w:val="en-US"/>
        </w:rPr>
        <w:t>_______________________</w:t>
      </w:r>
    </w:p>
    <w:p>
      <w:pPr>
        <w:pStyle w:val="Normal"/>
        <w:spacing w:lineRule="auto" w:line="240"/>
        <w:ind w:firstLine="720" w:end="0"/>
        <w:rPr/>
      </w:pPr>
      <w:r>
        <w:rPr>
          <w:sz w:val="24"/>
        </w:rPr>
        <w:t>3. Двигательная активность_________</w:t>
      </w:r>
      <w:r>
        <w:rPr>
          <w:sz w:val="24"/>
          <w:lang w:val="en-US"/>
        </w:rPr>
        <w:t>______________________________________________</w:t>
      </w:r>
    </w:p>
    <w:p>
      <w:pPr>
        <w:pStyle w:val="Normal"/>
        <w:spacing w:lineRule="auto" w:line="240"/>
        <w:ind w:firstLine="720" w:end="0"/>
        <w:rPr/>
      </w:pPr>
      <w:r>
        <w:rPr>
          <w:sz w:val="24"/>
        </w:rPr>
        <w:t>4. Крупная моторика __________________________________</w:t>
      </w:r>
      <w:r>
        <w:rPr>
          <w:sz w:val="24"/>
          <w:lang w:val="en-US"/>
        </w:rPr>
        <w:t>__________________________</w:t>
      </w:r>
    </w:p>
    <w:p>
      <w:pPr>
        <w:pStyle w:val="Normal"/>
        <w:spacing w:lineRule="auto" w:line="240"/>
        <w:ind w:firstLine="720" w:end="0"/>
        <w:rPr/>
      </w:pPr>
      <w:r>
        <w:rPr>
          <w:sz w:val="24"/>
        </w:rPr>
        <w:t>5. Мелкая моторика ___________________________________</w:t>
      </w:r>
      <w:r>
        <w:rPr>
          <w:sz w:val="24"/>
          <w:lang w:val="en-US"/>
        </w:rPr>
        <w:t>__________________________</w:t>
      </w:r>
    </w:p>
    <w:p>
      <w:pPr>
        <w:pStyle w:val="Normal"/>
        <w:spacing w:lineRule="auto" w:line="240"/>
        <w:ind w:firstLine="720" w:end="0"/>
        <w:rPr/>
      </w:pPr>
      <w:r>
        <w:rPr>
          <w:sz w:val="24"/>
        </w:rPr>
        <w:t>6. Темп деятельности _____________________________________</w:t>
      </w:r>
      <w:r>
        <w:rPr>
          <w:sz w:val="24"/>
          <w:lang w:val="en-US"/>
        </w:rPr>
        <w:t>_______________________</w:t>
      </w:r>
    </w:p>
    <w:p>
      <w:pPr>
        <w:pStyle w:val="Normal"/>
        <w:spacing w:lineRule="auto" w:line="240"/>
        <w:ind w:firstLine="720" w:end="0"/>
        <w:rPr/>
      </w:pPr>
      <w:r>
        <w:rPr>
          <w:sz w:val="24"/>
        </w:rPr>
        <w:t>7. Организация деятельности _____________________</w:t>
      </w:r>
      <w:r>
        <w:rPr>
          <w:sz w:val="24"/>
          <w:lang w:val="en-US"/>
        </w:rPr>
        <w:t>__</w:t>
      </w:r>
      <w:r>
        <w:rPr>
          <w:sz w:val="24"/>
        </w:rPr>
        <w:t>________</w:t>
      </w:r>
      <w:r>
        <w:rPr>
          <w:sz w:val="24"/>
          <w:lang w:val="en-US"/>
        </w:rPr>
        <w:t>______________________</w:t>
      </w:r>
    </w:p>
    <w:p>
      <w:pPr>
        <w:pStyle w:val="Normal"/>
        <w:spacing w:lineRule="auto" w:line="240"/>
        <w:ind w:firstLine="720" w:end="0"/>
        <w:rPr/>
      </w:pPr>
      <w:r>
        <w:rPr>
          <w:sz w:val="24"/>
        </w:rPr>
        <w:t>8. Стеничность _____</w:t>
      </w:r>
      <w:r>
        <w:rPr>
          <w:sz w:val="24"/>
          <w:lang w:val="en-US"/>
        </w:rPr>
        <w:t>____________________________________________________________</w:t>
      </w:r>
    </w:p>
    <w:p>
      <w:pPr>
        <w:pStyle w:val="Normal"/>
        <w:spacing w:lineRule="auto" w:line="240"/>
        <w:ind w:firstLine="720" w:end="0"/>
        <w:rPr/>
      </w:pPr>
      <w:r>
        <w:rPr>
          <w:sz w:val="24"/>
        </w:rPr>
        <w:t>9. Произвольность____________________________________</w:t>
      </w:r>
      <w:r>
        <w:rPr>
          <w:sz w:val="24"/>
          <w:lang w:val="en-US"/>
        </w:rPr>
        <w:t>___________________________</w:t>
      </w:r>
    </w:p>
    <w:p>
      <w:pPr>
        <w:pStyle w:val="Normal"/>
        <w:spacing w:lineRule="auto" w:line="240"/>
        <w:ind w:firstLine="720" w:end="0"/>
        <w:rPr/>
      </w:pPr>
      <w:r>
        <w:rPr>
          <w:sz w:val="24"/>
        </w:rPr>
        <w:t>10. Регуляция__</w:t>
      </w:r>
      <w:r>
        <w:rPr>
          <w:sz w:val="24"/>
          <w:lang w:val="en-US"/>
        </w:rPr>
        <w:t>__________________________</w:t>
      </w:r>
      <w:r>
        <w:rPr>
          <w:sz w:val="24"/>
        </w:rPr>
        <w:t>_________________</w:t>
      </w:r>
      <w:r>
        <w:rPr>
          <w:sz w:val="24"/>
          <w:lang w:val="en-US"/>
        </w:rPr>
        <w:t>______________________</w:t>
      </w:r>
    </w:p>
    <w:p>
      <w:pPr>
        <w:pStyle w:val="Normal"/>
        <w:spacing w:lineRule="auto" w:line="240"/>
        <w:ind w:firstLine="720" w:end="0"/>
        <w:rPr/>
      </w:pPr>
      <w:r>
        <w:rPr>
          <w:sz w:val="24"/>
        </w:rPr>
        <w:t>11. Обучаемость __________________________________________</w:t>
      </w:r>
      <w:r>
        <w:rPr>
          <w:sz w:val="24"/>
          <w:lang w:val="en-US"/>
        </w:rPr>
        <w:t>______________________</w:t>
      </w:r>
    </w:p>
    <w:p>
      <w:pPr>
        <w:pStyle w:val="Normal"/>
        <w:spacing w:lineRule="auto" w:line="240"/>
        <w:ind w:firstLine="720" w:end="0"/>
        <w:rPr/>
      </w:pPr>
      <w:r>
        <w:rPr>
          <w:sz w:val="24"/>
        </w:rPr>
        <w:t>12. Реакция на обследование_______</w:t>
      </w:r>
      <w:r>
        <w:rPr>
          <w:sz w:val="24"/>
          <w:lang w:val="en-US"/>
        </w:rPr>
        <w:t>___________________</w:t>
      </w:r>
      <w:r>
        <w:rPr>
          <w:sz w:val="24"/>
        </w:rPr>
        <w:t>______</w:t>
      </w:r>
      <w:r>
        <w:rPr>
          <w:sz w:val="24"/>
          <w:lang w:val="en-US"/>
        </w:rPr>
        <w:t>______________________</w:t>
      </w:r>
    </w:p>
    <w:p>
      <w:pPr>
        <w:pStyle w:val="Heading3"/>
        <w:keepNext w:val="false"/>
        <w:rPr/>
      </w:pPr>
      <w:r>
        <w:rPr/>
        <w:t>II. Познавательное развитие</w:t>
      </w:r>
    </w:p>
    <w:p>
      <w:pPr>
        <w:pStyle w:val="Normal"/>
        <w:spacing w:lineRule="auto" w:line="240"/>
        <w:ind w:firstLine="720" w:end="0"/>
        <w:rPr/>
      </w:pPr>
      <w:r>
        <w:rPr>
          <w:sz w:val="24"/>
        </w:rPr>
        <w:t>1.</w:t>
      </w:r>
      <w:r>
        <w:rPr>
          <w:sz w:val="24"/>
          <w:lang w:val="en-US"/>
        </w:rPr>
        <w:t xml:space="preserve"> </w:t>
      </w:r>
      <w:r>
        <w:rPr>
          <w:sz w:val="24"/>
        </w:rPr>
        <w:t>Восприятие ______________________________________</w:t>
      </w:r>
      <w:r>
        <w:rPr>
          <w:sz w:val="24"/>
          <w:lang w:val="en-US"/>
        </w:rPr>
        <w:t>____________________________</w:t>
      </w:r>
    </w:p>
    <w:p>
      <w:pPr>
        <w:pStyle w:val="Normal"/>
        <w:spacing w:lineRule="auto" w:line="240"/>
        <w:ind w:firstLine="720" w:end="0"/>
        <w:rPr/>
      </w:pPr>
      <w:r>
        <w:rPr>
          <w:sz w:val="24"/>
        </w:rPr>
        <w:t>2. Мышление _______________________________________</w:t>
      </w:r>
      <w:r>
        <w:rPr>
          <w:sz w:val="24"/>
          <w:lang w:val="en-US"/>
        </w:rPr>
        <w:t>___________________________</w:t>
      </w:r>
    </w:p>
    <w:p>
      <w:pPr>
        <w:pStyle w:val="Normal"/>
        <w:spacing w:lineRule="auto" w:line="240"/>
        <w:ind w:firstLine="720" w:start="640" w:end="0"/>
        <w:rPr/>
      </w:pPr>
      <w:r>
        <w:rPr>
          <w:sz w:val="24"/>
        </w:rPr>
        <w:t>форма мыслительной деятельности (ФМД) _</w:t>
      </w:r>
      <w:r>
        <w:rPr>
          <w:sz w:val="24"/>
          <w:lang w:val="en-US"/>
        </w:rPr>
        <w:t>____</w:t>
      </w:r>
      <w:r>
        <w:rPr>
          <w:sz w:val="24"/>
        </w:rPr>
        <w:t>______________</w:t>
      </w:r>
      <w:r>
        <w:rPr>
          <w:sz w:val="24"/>
          <w:lang w:val="en-US"/>
        </w:rPr>
        <w:t>_________________</w:t>
      </w:r>
    </w:p>
    <w:p>
      <w:pPr>
        <w:pStyle w:val="Normal"/>
        <w:spacing w:lineRule="auto" w:line="240"/>
        <w:ind w:firstLine="720" w:start="640" w:end="0"/>
        <w:rPr>
          <w:sz w:val="24"/>
          <w:lang w:val="en-US"/>
        </w:rPr>
      </w:pPr>
      <w:r>
        <w:rPr>
          <w:sz w:val="24"/>
        </w:rPr>
        <w:t>словесно-логическое мышление _____________________</w:t>
      </w:r>
      <w:r>
        <w:rPr>
          <w:sz w:val="24"/>
          <w:u w:val="single"/>
        </w:rPr>
        <w:t>________</w:t>
      </w:r>
      <w:r>
        <w:rPr>
          <w:sz w:val="24"/>
          <w:u w:val="single"/>
          <w:lang w:val="en-US"/>
        </w:rPr>
        <w:t>________________</w:t>
      </w:r>
    </w:p>
    <w:p>
      <w:pPr>
        <w:pStyle w:val="Normal"/>
        <w:spacing w:lineRule="auto" w:line="240"/>
        <w:ind w:firstLine="720" w:start="640" w:end="0"/>
        <w:rPr/>
      </w:pPr>
      <w:r>
        <w:rPr>
          <w:sz w:val="24"/>
        </w:rPr>
        <w:t>диалектическое (оппозиционное) мышление_________</w:t>
      </w:r>
      <w:r>
        <w:rPr>
          <w:sz w:val="24"/>
          <w:lang w:val="en-US"/>
        </w:rPr>
        <w:t>__________________________</w:t>
      </w:r>
    </w:p>
    <w:p>
      <w:pPr>
        <w:pStyle w:val="Normal"/>
        <w:spacing w:lineRule="auto" w:line="240"/>
        <w:ind w:firstLine="720" w:start="640" w:end="0"/>
        <w:rPr/>
      </w:pPr>
      <w:r>
        <w:rPr>
          <w:sz w:val="24"/>
        </w:rPr>
        <w:t>моделирование ____________________________</w:t>
      </w:r>
      <w:r>
        <w:rPr>
          <w:sz w:val="24"/>
          <w:lang w:val="en-US"/>
        </w:rPr>
        <w:t>________________________________</w:t>
      </w:r>
    </w:p>
    <w:p>
      <w:pPr>
        <w:pStyle w:val="Normal"/>
        <w:spacing w:lineRule="auto" w:line="240"/>
        <w:ind w:firstLine="720" w:start="640" w:end="0"/>
        <w:rPr/>
      </w:pPr>
      <w:r>
        <w:rPr>
          <w:sz w:val="24"/>
        </w:rPr>
        <w:t>систематизация ______</w:t>
      </w:r>
      <w:r>
        <w:rPr>
          <w:sz w:val="24"/>
          <w:lang w:val="en-US"/>
        </w:rPr>
        <w:t>_</w:t>
      </w:r>
      <w:r>
        <w:rPr>
          <w:sz w:val="24"/>
        </w:rPr>
        <w:t>_____________________</w:t>
      </w:r>
      <w:r>
        <w:rPr>
          <w:sz w:val="24"/>
          <w:lang w:val="en-US"/>
        </w:rPr>
        <w:t>_______________________________</w:t>
      </w:r>
    </w:p>
    <w:p>
      <w:pPr>
        <w:pStyle w:val="Normal"/>
        <w:spacing w:lineRule="auto" w:line="240"/>
        <w:ind w:firstLine="720" w:end="0"/>
        <w:rPr/>
      </w:pPr>
      <w:r>
        <w:rPr>
          <w:sz w:val="24"/>
        </w:rPr>
        <w:t>3.Воображение______________________________________</w:t>
      </w:r>
      <w:r>
        <w:rPr>
          <w:sz w:val="24"/>
          <w:lang w:val="en-US"/>
        </w:rPr>
        <w:t>___________________________</w:t>
      </w:r>
    </w:p>
    <w:p>
      <w:pPr>
        <w:pStyle w:val="Normal"/>
        <w:spacing w:lineRule="auto" w:line="240"/>
        <w:ind w:firstLine="720" w:end="0"/>
        <w:rPr/>
      </w:pPr>
      <w:r>
        <w:rPr>
          <w:sz w:val="24"/>
        </w:rPr>
        <w:t>4. Память _________________________________________</w:t>
      </w:r>
      <w:r>
        <w:rPr>
          <w:sz w:val="24"/>
          <w:lang w:val="en-US"/>
        </w:rPr>
        <w:t>____________________________</w:t>
      </w:r>
    </w:p>
    <w:p>
      <w:pPr>
        <w:pStyle w:val="Normal"/>
        <w:spacing w:lineRule="auto" w:line="240"/>
        <w:ind w:firstLine="720" w:end="0"/>
        <w:rPr/>
      </w:pPr>
      <w:r>
        <w:rPr>
          <w:sz w:val="24"/>
          <w:lang w:val="en-US"/>
        </w:rPr>
        <w:t>5</w:t>
      </w:r>
      <w:r>
        <w:rPr>
          <w:sz w:val="24"/>
        </w:rPr>
        <w:t>.</w:t>
      </w:r>
      <w:r>
        <w:rPr>
          <w:sz w:val="24"/>
          <w:lang w:val="en-US"/>
        </w:rPr>
        <w:t xml:space="preserve"> </w:t>
      </w:r>
      <w:r>
        <w:rPr>
          <w:sz w:val="24"/>
        </w:rPr>
        <w:t>Речь ____________________</w:t>
      </w:r>
      <w:r>
        <w:rPr>
          <w:sz w:val="24"/>
          <w:lang w:val="en-US"/>
        </w:rPr>
        <w:t>_____________</w:t>
      </w:r>
      <w:r>
        <w:rPr>
          <w:sz w:val="24"/>
        </w:rPr>
        <w:t>_______________________</w:t>
      </w:r>
      <w:r>
        <w:rPr>
          <w:sz w:val="24"/>
          <w:lang w:val="en-US"/>
        </w:rPr>
        <w:t>________________</w:t>
      </w:r>
    </w:p>
    <w:p>
      <w:pPr>
        <w:pStyle w:val="Normal"/>
        <w:spacing w:lineRule="auto" w:line="240"/>
        <w:ind w:firstLine="720" w:end="0"/>
        <w:rPr/>
      </w:pPr>
      <w:r>
        <w:rPr>
          <w:sz w:val="24"/>
        </w:rPr>
        <w:t>6. Внимание_____________________________</w:t>
      </w:r>
      <w:r>
        <w:rPr>
          <w:sz w:val="24"/>
          <w:lang w:val="en-US"/>
        </w:rPr>
        <w:t>____________________</w:t>
      </w:r>
      <w:r>
        <w:rPr>
          <w:sz w:val="24"/>
        </w:rPr>
        <w:t>____________</w:t>
      </w:r>
      <w:r>
        <w:rPr>
          <w:sz w:val="24"/>
          <w:lang w:val="en-US"/>
        </w:rPr>
        <w:t>_______</w:t>
      </w:r>
    </w:p>
    <w:p>
      <w:pPr>
        <w:pStyle w:val="Normal"/>
        <w:spacing w:lineRule="auto" w:line="240"/>
        <w:ind w:firstLine="720" w:end="0"/>
        <w:jc w:val="center"/>
        <w:rPr>
          <w:sz w:val="24"/>
        </w:rPr>
      </w:pPr>
      <w:r>
        <w:rPr>
          <w:b/>
          <w:sz w:val="24"/>
          <w:lang w:val="en-US"/>
        </w:rPr>
        <w:t>III.</w:t>
      </w:r>
      <w:r>
        <w:rPr>
          <w:b/>
          <w:sz w:val="24"/>
        </w:rPr>
        <w:t xml:space="preserve"> Личностно-эмоциональное развитие</w:t>
      </w:r>
    </w:p>
    <w:p>
      <w:pPr>
        <w:pStyle w:val="Normal"/>
        <w:spacing w:lineRule="auto" w:line="240"/>
        <w:ind w:firstLine="720" w:end="0"/>
        <w:rPr/>
      </w:pPr>
      <w:r>
        <w:rPr>
          <w:sz w:val="24"/>
        </w:rPr>
        <w:t>1. Личностная активность_____________________</w:t>
      </w:r>
      <w:r>
        <w:rPr>
          <w:sz w:val="24"/>
          <w:lang w:val="en-US"/>
        </w:rPr>
        <w:t>________</w:t>
      </w:r>
      <w:r>
        <w:rPr>
          <w:sz w:val="24"/>
        </w:rPr>
        <w:t>_______</w:t>
      </w:r>
      <w:r>
        <w:rPr>
          <w:sz w:val="24"/>
          <w:lang w:val="en-US"/>
        </w:rPr>
        <w:t>____________________</w:t>
      </w:r>
    </w:p>
    <w:p>
      <w:pPr>
        <w:pStyle w:val="Normal"/>
        <w:spacing w:lineRule="auto" w:line="240"/>
        <w:ind w:firstLine="720" w:end="0"/>
        <w:rPr/>
      </w:pPr>
      <w:r>
        <w:rPr>
          <w:sz w:val="24"/>
        </w:rPr>
        <w:t>2. Личностная направленность _______________________________</w:t>
      </w:r>
      <w:r>
        <w:rPr>
          <w:sz w:val="24"/>
          <w:lang w:val="en-US"/>
        </w:rPr>
        <w:t>_____________________</w:t>
      </w:r>
    </w:p>
    <w:p>
      <w:pPr>
        <w:pStyle w:val="Normal"/>
        <w:spacing w:lineRule="auto" w:line="240"/>
        <w:ind w:firstLine="720" w:end="0"/>
        <w:rPr/>
      </w:pPr>
      <w:r>
        <w:rPr>
          <w:sz w:val="24"/>
        </w:rPr>
        <w:t>3. Эмоциональный фон _______________________________</w:t>
      </w:r>
      <w:r>
        <w:rPr>
          <w:sz w:val="24"/>
          <w:lang w:val="en-US"/>
        </w:rPr>
        <w:t>___________________________</w:t>
      </w:r>
    </w:p>
    <w:p>
      <w:pPr>
        <w:pStyle w:val="Normal"/>
        <w:spacing w:lineRule="auto" w:line="240"/>
        <w:ind w:firstLine="720" w:end="0"/>
        <w:rPr/>
      </w:pPr>
      <w:r>
        <w:rPr>
          <w:sz w:val="24"/>
        </w:rPr>
        <w:t>4. Фактор эмоционального напряжения (ФЭН) __________________</w:t>
      </w:r>
      <w:r>
        <w:rPr>
          <w:sz w:val="24"/>
          <w:lang w:val="en-US"/>
        </w:rPr>
        <w:t>____________________</w:t>
      </w:r>
    </w:p>
    <w:p>
      <w:pPr>
        <w:pStyle w:val="Normal"/>
        <w:spacing w:lineRule="auto" w:line="240"/>
        <w:ind w:firstLine="720" w:start="640" w:end="0"/>
        <w:rPr/>
      </w:pPr>
      <w:r>
        <w:rPr>
          <w:sz w:val="24"/>
        </w:rPr>
        <w:t>эмоциональная возбудимость _________________________________</w:t>
      </w:r>
      <w:r>
        <w:rPr>
          <w:sz w:val="24"/>
          <w:lang w:val="en-US"/>
        </w:rPr>
        <w:t>______________</w:t>
      </w:r>
    </w:p>
    <w:p>
      <w:pPr>
        <w:pStyle w:val="Normal"/>
        <w:spacing w:lineRule="auto" w:line="240"/>
        <w:ind w:firstLine="720" w:start="640" w:end="0"/>
        <w:rPr/>
      </w:pPr>
      <w:r>
        <w:rPr>
          <w:sz w:val="24"/>
        </w:rPr>
        <w:t>эмоциональная заторможенность ___________</w:t>
      </w:r>
      <w:r>
        <w:rPr>
          <w:sz w:val="24"/>
          <w:lang w:val="en-US"/>
        </w:rPr>
        <w:t>_____</w:t>
      </w:r>
      <w:r>
        <w:rPr>
          <w:sz w:val="24"/>
        </w:rPr>
        <w:t>___________</w:t>
      </w:r>
      <w:r>
        <w:rPr>
          <w:sz w:val="24"/>
          <w:lang w:val="en-US"/>
        </w:rPr>
        <w:t>_________________</w:t>
      </w:r>
    </w:p>
    <w:p>
      <w:pPr>
        <w:pStyle w:val="Normal"/>
        <w:spacing w:lineRule="auto" w:line="240"/>
        <w:ind w:firstLine="720" w:start="640" w:end="0"/>
        <w:rPr/>
      </w:pPr>
      <w:r>
        <w:rPr>
          <w:sz w:val="24"/>
        </w:rPr>
        <w:t>ситуативная реактивность____________________________________</w:t>
      </w:r>
      <w:r>
        <w:rPr>
          <w:sz w:val="24"/>
          <w:lang w:val="en-US"/>
        </w:rPr>
        <w:t>_______________</w:t>
      </w:r>
    </w:p>
    <w:p>
      <w:pPr>
        <w:pStyle w:val="Normal"/>
        <w:spacing w:lineRule="auto" w:line="240"/>
        <w:ind w:firstLine="720" w:end="0"/>
        <w:rPr/>
      </w:pPr>
      <w:r>
        <w:rPr>
          <w:sz w:val="24"/>
        </w:rPr>
        <w:t>5. Самооценка_____________________</w:t>
      </w:r>
      <w:r>
        <w:rPr>
          <w:sz w:val="24"/>
          <w:lang w:val="en-US"/>
        </w:rPr>
        <w:t>______</w:t>
      </w:r>
      <w:r>
        <w:rPr>
          <w:sz w:val="24"/>
        </w:rPr>
        <w:t>___________________</w:t>
      </w:r>
      <w:r>
        <w:rPr>
          <w:sz w:val="24"/>
          <w:lang w:val="en-US"/>
        </w:rPr>
        <w:t>____________________</w:t>
      </w:r>
    </w:p>
    <w:p>
      <w:pPr>
        <w:pStyle w:val="Normal"/>
        <w:spacing w:lineRule="auto" w:line="240"/>
        <w:ind w:firstLine="720" w:end="0"/>
        <w:rPr/>
      </w:pPr>
      <w:r>
        <w:rPr>
          <w:sz w:val="24"/>
        </w:rPr>
        <w:t>6. Уровень притязаний___________</w:t>
      </w:r>
      <w:r>
        <w:rPr>
          <w:i/>
          <w:sz w:val="24"/>
        </w:rPr>
        <w:t>_______</w:t>
      </w:r>
      <w:r>
        <w:rPr>
          <w:sz w:val="24"/>
        </w:rPr>
        <w:t>_____________________</w:t>
      </w:r>
      <w:r>
        <w:rPr>
          <w:sz w:val="24"/>
          <w:lang w:val="en-US"/>
        </w:rPr>
        <w:t>____________________</w:t>
      </w:r>
    </w:p>
    <w:p>
      <w:pPr>
        <w:pStyle w:val="Normal"/>
        <w:spacing w:lineRule="auto" w:line="240"/>
        <w:ind w:firstLine="720" w:end="0"/>
        <w:rPr/>
      </w:pPr>
      <w:r>
        <w:rPr>
          <w:sz w:val="24"/>
        </w:rPr>
        <w:t>7. Ценностные ориентации ______________</w:t>
      </w:r>
      <w:r>
        <w:rPr>
          <w:sz w:val="24"/>
          <w:lang w:val="en-US"/>
        </w:rPr>
        <w:t>____</w:t>
      </w:r>
      <w:r>
        <w:rPr>
          <w:sz w:val="24"/>
        </w:rPr>
        <w:t>_________________</w:t>
      </w:r>
      <w:r>
        <w:rPr>
          <w:sz w:val="24"/>
          <w:lang w:val="en-US"/>
        </w:rPr>
        <w:t>____________________</w:t>
      </w:r>
    </w:p>
    <w:p>
      <w:pPr>
        <w:pStyle w:val="Heading3"/>
        <w:keepNext w:val="false"/>
        <w:rPr/>
      </w:pPr>
      <w:r>
        <w:rPr/>
        <w:t>IV. Коммуникативное развитие</w:t>
      </w:r>
    </w:p>
    <w:p>
      <w:pPr>
        <w:pStyle w:val="Normal"/>
        <w:spacing w:lineRule="auto" w:line="240"/>
        <w:ind w:firstLine="720" w:end="0"/>
        <w:rPr/>
      </w:pPr>
      <w:r>
        <w:rPr>
          <w:sz w:val="24"/>
        </w:rPr>
        <w:t>1. Особенности общения в ситуации обследования ________________</w:t>
      </w:r>
      <w:r>
        <w:rPr>
          <w:sz w:val="24"/>
          <w:lang w:val="en-US"/>
        </w:rPr>
        <w:t>___________________</w:t>
      </w:r>
    </w:p>
    <w:p>
      <w:pPr>
        <w:pStyle w:val="Normal"/>
        <w:spacing w:lineRule="auto" w:line="240"/>
        <w:ind w:firstLine="720" w:end="0"/>
        <w:rPr/>
      </w:pPr>
      <w:r>
        <w:rPr>
          <w:sz w:val="24"/>
        </w:rPr>
        <w:t>2. Особенности общения с родителями (семья) _________________</w:t>
      </w:r>
      <w:r>
        <w:rPr>
          <w:sz w:val="24"/>
          <w:lang w:val="en-US"/>
        </w:rPr>
        <w:t>_____________________</w:t>
      </w:r>
    </w:p>
    <w:p>
      <w:pPr>
        <w:pStyle w:val="Normal"/>
        <w:spacing w:lineRule="auto" w:line="240"/>
        <w:ind w:firstLine="720" w:end="0"/>
        <w:rPr>
          <w:sz w:val="24"/>
          <w:lang w:val="en-US"/>
        </w:rPr>
      </w:pPr>
      <w:r>
        <w:rPr>
          <w:sz w:val="24"/>
        </w:rPr>
        <w:t>3. Особенности общения с воспитателями и педагогами _____</w:t>
      </w:r>
      <w:r>
        <w:rPr>
          <w:i/>
          <w:sz w:val="24"/>
        </w:rPr>
        <w:t>_______</w:t>
      </w:r>
      <w:r>
        <w:rPr>
          <w:i/>
          <w:sz w:val="24"/>
          <w:lang w:val="en-US"/>
        </w:rPr>
        <w:t>__________________</w:t>
      </w:r>
    </w:p>
    <w:p>
      <w:pPr>
        <w:pStyle w:val="Normal"/>
        <w:spacing w:lineRule="auto" w:line="240"/>
        <w:ind w:firstLine="720" w:end="0"/>
        <w:rPr/>
      </w:pPr>
      <w:r>
        <w:rPr>
          <w:sz w:val="24"/>
        </w:rPr>
        <w:t>4. Особенности общения</w:t>
      </w:r>
      <w:r>
        <w:rPr>
          <w:b/>
          <w:sz w:val="24"/>
        </w:rPr>
        <w:t xml:space="preserve"> </w:t>
      </w:r>
      <w:r>
        <w:rPr>
          <w:sz w:val="24"/>
        </w:rPr>
        <w:t>со сверстниками____</w:t>
      </w:r>
      <w:r>
        <w:rPr>
          <w:i/>
          <w:sz w:val="24"/>
        </w:rPr>
        <w:t>____</w:t>
      </w:r>
      <w:r>
        <w:rPr>
          <w:sz w:val="24"/>
        </w:rPr>
        <w:t>________________</w:t>
      </w:r>
      <w:r>
        <w:rPr>
          <w:sz w:val="24"/>
          <w:lang w:val="en-US"/>
        </w:rPr>
        <w:t>__________________</w:t>
      </w:r>
    </w:p>
    <w:p>
      <w:pPr>
        <w:pStyle w:val="Normal"/>
        <w:spacing w:lineRule="auto" w:line="240"/>
        <w:ind w:firstLine="720" w:end="0"/>
        <w:rPr/>
      </w:pPr>
      <w:r>
        <w:rPr>
          <w:sz w:val="24"/>
        </w:rPr>
        <w:t>5. Социальный статус в группе сверстников____________________</w:t>
      </w:r>
      <w:r>
        <w:rPr>
          <w:sz w:val="24"/>
          <w:lang w:val="en-US"/>
        </w:rPr>
        <w:t>_____________________</w:t>
      </w:r>
    </w:p>
    <w:p>
      <w:pPr>
        <w:pStyle w:val="Heading3"/>
        <w:keepNext w:val="false"/>
        <w:rPr/>
      </w:pPr>
      <w:r>
        <w:rPr/>
        <w:t>V. Детская компетентность</w:t>
      </w:r>
    </w:p>
    <w:p>
      <w:pPr>
        <w:pStyle w:val="Normal"/>
        <w:spacing w:lineRule="auto" w:line="240"/>
        <w:ind w:firstLine="720" w:end="0"/>
        <w:rPr/>
      </w:pPr>
      <w:r>
        <w:rPr>
          <w:sz w:val="24"/>
        </w:rPr>
        <w:t>1. Конструирование / моделирование________________________</w:t>
      </w:r>
      <w:r>
        <w:rPr>
          <w:sz w:val="24"/>
          <w:lang w:val="en-US"/>
        </w:rPr>
        <w:t>_______________________</w:t>
      </w:r>
    </w:p>
    <w:p>
      <w:pPr>
        <w:pStyle w:val="Normal"/>
        <w:spacing w:lineRule="auto" w:line="240"/>
        <w:ind w:firstLine="720" w:end="0"/>
        <w:rPr/>
      </w:pPr>
      <w:r>
        <w:rPr>
          <w:sz w:val="24"/>
        </w:rPr>
        <w:t>2. Изобразительно-графическая деятельность __________________</w:t>
      </w:r>
      <w:r>
        <w:rPr>
          <w:sz w:val="24"/>
          <w:lang w:val="en-US"/>
        </w:rPr>
        <w:t>_____________________</w:t>
      </w:r>
    </w:p>
    <w:p>
      <w:pPr>
        <w:pStyle w:val="Normal"/>
        <w:spacing w:lineRule="auto" w:line="240"/>
        <w:ind w:firstLine="720" w:end="0"/>
        <w:rPr/>
      </w:pPr>
      <w:r>
        <w:rPr>
          <w:sz w:val="24"/>
        </w:rPr>
        <w:t>3. Игровая деятельность_______________________________</w:t>
      </w:r>
      <w:r>
        <w:rPr>
          <w:sz w:val="24"/>
          <w:lang w:val="en-US"/>
        </w:rPr>
        <w:t>___________________________</w:t>
      </w:r>
    </w:p>
    <w:p>
      <w:pPr>
        <w:pStyle w:val="Normal"/>
        <w:spacing w:lineRule="auto" w:line="240"/>
        <w:ind w:firstLine="720" w:end="0"/>
        <w:rPr/>
      </w:pPr>
      <w:r>
        <w:rPr>
          <w:sz w:val="24"/>
        </w:rPr>
        <w:t>4. Учебная деятельность________</w:t>
      </w:r>
      <w:r>
        <w:rPr>
          <w:sz w:val="24"/>
          <w:lang w:val="en-US"/>
        </w:rPr>
        <w:t>__________________________________________________</w:t>
      </w:r>
    </w:p>
    <w:p>
      <w:pPr>
        <w:pStyle w:val="Heading3"/>
        <w:keepNext w:val="false"/>
        <w:rPr/>
      </w:pPr>
      <w:r>
        <w:rPr/>
        <w:t>VI. Готовность к школе</w:t>
      </w:r>
    </w:p>
    <w:p>
      <w:pPr>
        <w:pStyle w:val="Normal"/>
        <w:rPr/>
      </w:pPr>
      <w:r>
        <w:rPr/>
        <w:tab/>
        <w:t>_________________________________________________________________________________________________________</w:t>
      </w:r>
    </w:p>
    <w:p>
      <w:pPr>
        <w:pStyle w:val="Normal"/>
        <w:spacing w:lineRule="auto" w:line="240"/>
        <w:ind w:firstLine="720" w:end="0"/>
        <w:rPr>
          <w:b/>
          <w:sz w:val="24"/>
          <w:lang w:val="en-US"/>
        </w:rPr>
      </w:pPr>
      <w:r>
        <w:rPr>
          <w:b/>
          <w:sz w:val="24"/>
          <w:lang w:val="en-US"/>
        </w:rPr>
      </w:r>
    </w:p>
    <w:p>
      <w:pPr>
        <w:pStyle w:val="Normal"/>
        <w:spacing w:lineRule="auto" w:line="240"/>
        <w:ind w:hanging="0" w:start="720" w:end="0"/>
        <w:jc w:val="center"/>
        <w:rPr>
          <w:b/>
          <w:sz w:val="24"/>
        </w:rPr>
      </w:pPr>
      <w:r>
        <w:rPr>
          <w:b/>
          <w:sz w:val="24"/>
        </w:rPr>
        <w:t>VII. Особенности развития</w:t>
      </w:r>
    </w:p>
    <w:p>
      <w:pPr>
        <w:pStyle w:val="Normal"/>
        <w:spacing w:lineRule="auto" w:line="240"/>
        <w:ind w:hanging="0" w:start="720" w:end="0"/>
        <w:jc w:val="center"/>
        <w:rPr>
          <w:sz w:val="24"/>
        </w:rPr>
      </w:pPr>
      <w:r>
        <w:rPr>
          <w:b/>
          <w:sz w:val="24"/>
        </w:rPr>
        <w:t>______________________________________________________________________________</w:t>
      </w:r>
    </w:p>
    <w:p>
      <w:pPr>
        <w:pStyle w:val="Normal"/>
        <w:spacing w:lineRule="auto" w:line="240"/>
        <w:ind w:firstLine="720" w:end="0"/>
        <w:jc w:val="center"/>
        <w:rPr>
          <w:b/>
          <w:sz w:val="24"/>
          <w:lang w:val="en-US"/>
        </w:rPr>
      </w:pPr>
      <w:r>
        <w:rPr>
          <w:b/>
          <w:sz w:val="24"/>
          <w:lang w:val="en-US"/>
        </w:rPr>
      </w:r>
    </w:p>
    <w:p>
      <w:pPr>
        <w:pStyle w:val="Heading3"/>
        <w:keepNext w:val="false"/>
        <w:rPr/>
      </w:pPr>
      <w:r>
        <w:rPr/>
        <w:t>VIII. Проблемы развития</w:t>
      </w:r>
    </w:p>
    <w:p>
      <w:pPr>
        <w:pStyle w:val="Normal"/>
        <w:spacing w:lineRule="auto" w:line="240"/>
        <w:ind w:firstLine="720" w:end="0"/>
        <w:jc w:val="center"/>
        <w:rPr>
          <w:b/>
          <w:sz w:val="24"/>
          <w:lang w:val="en-US"/>
        </w:rPr>
      </w:pPr>
      <w:r>
        <w:rPr>
          <w:b/>
          <w:sz w:val="24"/>
          <w:lang w:val="en-US"/>
        </w:rPr>
        <w:t>______________________________________________________________________________</w:t>
      </w:r>
    </w:p>
    <w:p>
      <w:pPr>
        <w:pStyle w:val="Heading3"/>
        <w:keepNext w:val="false"/>
        <w:rPr>
          <w:b w:val="false"/>
          <w:sz w:val="24"/>
          <w:lang w:val="en-US"/>
        </w:rPr>
      </w:pPr>
      <w:r>
        <w:rPr>
          <w:b w:val="false"/>
          <w:sz w:val="24"/>
          <w:lang w:val="en-US"/>
        </w:rPr>
      </w:r>
    </w:p>
    <w:p>
      <w:pPr>
        <w:pStyle w:val="Heading3"/>
        <w:keepNext w:val="false"/>
        <w:rPr/>
      </w:pPr>
      <w:r>
        <w:rPr/>
        <w:t>IX. Рекомендации</w:t>
      </w:r>
    </w:p>
    <w:p>
      <w:pPr>
        <w:pStyle w:val="Normal"/>
        <w:ind w:hanging="0" w:start="680" w:end="0"/>
        <w:rPr/>
      </w:pPr>
      <w:r>
        <w:rPr/>
        <w:t xml:space="preserve">  </w:t>
      </w:r>
      <w:r>
        <w:rPr/>
        <w:t>_________________________________________________________________________________________________________</w:t>
      </w:r>
    </w:p>
    <w:p>
      <w:pPr>
        <w:pStyle w:val="Heading6"/>
        <w:keepNext w:val="false"/>
        <w:rPr>
          <w:lang w:val="en-US"/>
        </w:rPr>
      </w:pPr>
      <w:r>
        <w:rPr>
          <w:sz w:val="20"/>
        </w:rPr>
        <w:drawing>
          <wp:inline distT="0" distB="0" distL="0" distR="0">
            <wp:extent cx="1831975" cy="237490"/>
            <wp:effectExtent l="0" t="0" r="0" b="0"/>
            <wp:docPr id="18"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 descr="" title=""/>
                    <pic:cNvPicPr>
                      <a:picLocks noChangeAspect="1" noChangeArrowheads="1"/>
                    </pic:cNvPicPr>
                  </pic:nvPicPr>
                  <pic:blipFill>
                    <a:blip r:embed="rId27"/>
                    <a:srcRect l="-20" t="-152" r="-20" b="-152"/>
                    <a:stretch>
                      <a:fillRect/>
                    </a:stretch>
                  </pic:blipFill>
                  <pic:spPr bwMode="auto">
                    <a:xfrm>
                      <a:off x="0" y="0"/>
                      <a:ext cx="1831975" cy="237490"/>
                    </a:xfrm>
                    <a:prstGeom prst="rect">
                      <a:avLst/>
                    </a:prstGeom>
                  </pic:spPr>
                </pic:pic>
              </a:graphicData>
            </a:graphic>
          </wp:inline>
        </w:drawing>
      </w:r>
    </w:p>
    <w:p>
      <w:pPr>
        <w:pStyle w:val="Heading6"/>
        <w:keepNext w:val="false"/>
        <w:rPr>
          <w:lang w:val="en-US"/>
        </w:rPr>
      </w:pPr>
      <w:r>
        <w:rPr>
          <w:lang w:val="en-US"/>
        </w:rPr>
      </w:r>
      <w:r>
        <w:br w:type="page"/>
      </w:r>
    </w:p>
    <w:p>
      <w:pPr>
        <w:pStyle w:val="Heading2"/>
        <w:keepNext w:val="false"/>
        <w:spacing w:lineRule="auto" w:line="316"/>
        <w:rPr/>
      </w:pPr>
      <w:bookmarkStart w:id="49" w:name="__RefHeading___Toc511554749"/>
      <w:bookmarkEnd w:id="49"/>
      <w:r>
        <w:rPr/>
        <w:t>Приложение 2</w:t>
      </w:r>
    </w:p>
    <w:p>
      <w:pPr>
        <w:pStyle w:val="Heading2"/>
        <w:keepNext w:val="false"/>
        <w:rPr>
          <w:sz w:val="24"/>
        </w:rPr>
      </w:pPr>
      <w:bookmarkStart w:id="50" w:name="__RefHeading___Toc511554750"/>
      <w:bookmarkEnd w:id="50"/>
      <w:r>
        <w:rPr>
          <w:sz w:val="24"/>
        </w:rPr>
        <w:t>Протоколы коррекционно-диагностических</w:t>
      </w:r>
    </w:p>
    <w:p>
      <w:pPr>
        <w:pStyle w:val="Heading2"/>
        <w:keepNext w:val="false"/>
        <w:rPr>
          <w:sz w:val="24"/>
        </w:rPr>
      </w:pPr>
      <w:bookmarkStart w:id="51" w:name="__RefHeading___Toc511554751"/>
      <w:bookmarkEnd w:id="51"/>
      <w:r>
        <w:rPr>
          <w:sz w:val="24"/>
        </w:rPr>
        <w:t>мероприятий</w:t>
      </w:r>
    </w:p>
    <w:p>
      <w:pPr>
        <w:pStyle w:val="Normal"/>
        <w:jc w:val="end"/>
        <w:rPr>
          <w:sz w:val="24"/>
        </w:rPr>
      </w:pPr>
      <w:r>
        <w:rPr>
          <w:sz w:val="20"/>
        </w:rPr>
        <w:drawing>
          <wp:inline distT="0" distB="0" distL="0" distR="0">
            <wp:extent cx="1009015" cy="313690"/>
            <wp:effectExtent l="0" t="0" r="0" b="0"/>
            <wp:docPr id="19"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title=""/>
                    <pic:cNvPicPr>
                      <a:picLocks noChangeAspect="1" noChangeArrowheads="1"/>
                    </pic:cNvPicPr>
                  </pic:nvPicPr>
                  <pic:blipFill>
                    <a:blip r:embed="rId28"/>
                    <a:srcRect l="-36" t="-115" r="-36" b="-115"/>
                    <a:stretch>
                      <a:fillRect/>
                    </a:stretch>
                  </pic:blipFill>
                  <pic:spPr bwMode="auto">
                    <a:xfrm>
                      <a:off x="0" y="0"/>
                      <a:ext cx="1009015" cy="313690"/>
                    </a:xfrm>
                    <a:prstGeom prst="rect">
                      <a:avLst/>
                    </a:prstGeom>
                  </pic:spPr>
                </pic:pic>
              </a:graphicData>
            </a:graphic>
          </wp:inline>
        </w:drawing>
      </w:r>
    </w:p>
    <w:p>
      <w:pPr>
        <w:pStyle w:val="Normal"/>
        <w:jc w:val="center"/>
        <w:rPr>
          <w:b/>
          <w:sz w:val="24"/>
        </w:rPr>
      </w:pPr>
      <w:r>
        <w:rPr>
          <w:b/>
          <w:sz w:val="24"/>
        </w:rPr>
        <w:t>Протокол коррекционного занятия</w:t>
      </w:r>
    </w:p>
    <w:p>
      <w:pPr>
        <w:pStyle w:val="Normal"/>
        <w:jc w:val="start"/>
        <w:rPr/>
      </w:pPr>
      <w:r>
        <w:rPr>
          <w:sz w:val="24"/>
        </w:rPr>
        <w:t>Фамилия и имя ребенка___________________________________________________________</w:t>
      </w:r>
    </w:p>
    <w:p>
      <w:pPr>
        <w:pStyle w:val="Normal"/>
        <w:spacing w:lineRule="auto" w:line="240"/>
        <w:ind w:firstLine="720" w:end="0"/>
        <w:rPr>
          <w:sz w:val="24"/>
        </w:rPr>
      </w:pPr>
      <w:r>
        <w:rPr>
          <w:sz w:val="20"/>
        </w:rPr>
        <w:drawing>
          <wp:inline distT="0" distB="0" distL="0" distR="0">
            <wp:extent cx="4072255" cy="667385"/>
            <wp:effectExtent l="0" t="0" r="0" b="0"/>
            <wp:docPr id="20"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3" descr="" title=""/>
                    <pic:cNvPicPr>
                      <a:picLocks noChangeAspect="1" noChangeArrowheads="1"/>
                    </pic:cNvPicPr>
                  </pic:nvPicPr>
                  <pic:blipFill>
                    <a:blip r:embed="rId29"/>
                    <a:srcRect l="-9" t="-54" r="-9" b="-54"/>
                    <a:stretch>
                      <a:fillRect/>
                    </a:stretch>
                  </pic:blipFill>
                  <pic:spPr bwMode="auto">
                    <a:xfrm>
                      <a:off x="0" y="0"/>
                      <a:ext cx="4072255" cy="667385"/>
                    </a:xfrm>
                    <a:prstGeom prst="rect">
                      <a:avLst/>
                    </a:prstGeom>
                  </pic:spPr>
                </pic:pic>
              </a:graphicData>
            </a:graphic>
          </wp:inline>
        </w:drawing>
      </w:r>
    </w:p>
    <w:p>
      <w:pPr>
        <w:pStyle w:val="Normal"/>
        <w:spacing w:lineRule="auto" w:line="240"/>
        <w:ind w:firstLine="80" w:start="640" w:end="0"/>
        <w:rPr>
          <w:sz w:val="24"/>
        </w:rPr>
      </w:pPr>
      <w:r>
        <w:rPr>
          <w:sz w:val="24"/>
        </w:rPr>
        <w:t>Цель коррекционного занятия _________________________________________________</w:t>
      </w:r>
    </w:p>
    <w:p>
      <w:pPr>
        <w:pStyle w:val="Normal"/>
        <w:spacing w:lineRule="auto" w:line="240"/>
        <w:ind w:firstLine="720" w:end="0"/>
        <w:rPr/>
      </w:pPr>
      <w:r>
        <w:rPr>
          <w:sz w:val="24"/>
        </w:rPr>
        <w:t>Методы и технологии_________</w:t>
      </w:r>
      <w:r>
        <w:rPr>
          <w:i/>
          <w:sz w:val="24"/>
        </w:rPr>
        <w:t>____</w:t>
      </w:r>
      <w:r>
        <w:rPr>
          <w:sz w:val="24"/>
        </w:rPr>
        <w:t>____________________________________________</w:t>
      </w:r>
    </w:p>
    <w:p>
      <w:pPr>
        <w:pStyle w:val="Normal"/>
        <w:spacing w:lineRule="auto" w:line="240"/>
        <w:ind w:firstLine="720" w:end="0"/>
        <w:rPr>
          <w:sz w:val="24"/>
        </w:rPr>
      </w:pPr>
      <w:r>
        <w:rPr>
          <w:sz w:val="24"/>
        </w:rPr>
      </w:r>
    </w:p>
    <w:tbl>
      <w:tblPr>
        <w:tblW w:w="9639" w:type="dxa"/>
        <w:jc w:val="start"/>
        <w:tblInd w:w="392" w:type="dxa"/>
        <w:tblLayout w:type="fixed"/>
        <w:tblCellMar>
          <w:top w:w="0" w:type="dxa"/>
          <w:start w:w="108" w:type="dxa"/>
          <w:bottom w:w="0" w:type="dxa"/>
          <w:end w:w="108" w:type="dxa"/>
        </w:tblCellMar>
      </w:tblPr>
      <w:tblGrid>
        <w:gridCol w:w="3260"/>
        <w:gridCol w:w="3544"/>
        <w:gridCol w:w="2835"/>
      </w:tblGrid>
      <w:tr>
        <w:trPr/>
        <w:tc>
          <w:tcPr>
            <w:tcW w:w="326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Этапы коррекционного занятия</w:t>
            </w:r>
          </w:p>
        </w:tc>
        <w:tc>
          <w:tcPr>
            <w:tcW w:w="3544"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Ход коррекционного занятия</w:t>
            </w:r>
          </w:p>
          <w:p>
            <w:pPr>
              <w:pStyle w:val="Normal"/>
              <w:spacing w:lineRule="auto" w:line="240"/>
              <w:ind w:hanging="0" w:end="0"/>
              <w:jc w:val="center"/>
              <w:rPr>
                <w:sz w:val="24"/>
              </w:rPr>
            </w:pPr>
            <w:r>
              <w:rPr>
                <w:sz w:val="24"/>
              </w:rPr>
            </w:r>
          </w:p>
        </w:tc>
        <w:tc>
          <w:tcPr>
            <w:tcW w:w="2835"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Примечания</w:t>
            </w:r>
          </w:p>
        </w:tc>
      </w:tr>
      <w:tr>
        <w:trPr>
          <w:trHeight w:val="594" w:hRule="atLeast"/>
        </w:trPr>
        <w:tc>
          <w:tcPr>
            <w:tcW w:w="3260"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3544"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283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 xml:space="preserve"> </w:t>
      </w:r>
      <w:r>
        <w:rPr>
          <w:sz w:val="24"/>
        </w:rPr>
        <w:t>Выводы: ____________________________________________________________________</w:t>
      </w:r>
    </w:p>
    <w:p>
      <w:pPr>
        <w:pStyle w:val="Normal"/>
        <w:spacing w:lineRule="auto" w:line="240"/>
        <w:ind w:firstLine="720" w:end="0"/>
        <w:rPr>
          <w:sz w:val="24"/>
        </w:rPr>
      </w:pPr>
      <w:r>
        <w:rPr>
          <w:sz w:val="24"/>
        </w:rPr>
        <w:t>_____________________________________________________________________________</w:t>
      </w:r>
    </w:p>
    <w:p>
      <w:pPr>
        <w:pStyle w:val="Heading6"/>
        <w:keepNext w:val="false"/>
        <w:rPr>
          <w:sz w:val="20"/>
        </w:rPr>
      </w:pPr>
      <w:r>
        <w:rPr>
          <w:sz w:val="20"/>
        </w:rPr>
        <w:drawing>
          <wp:inline distT="0" distB="0" distL="0" distR="0">
            <wp:extent cx="1767840" cy="298450"/>
            <wp:effectExtent l="0" t="0" r="0" b="0"/>
            <wp:docPr id="21"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 descr="" title=""/>
                    <pic:cNvPicPr>
                      <a:picLocks noChangeAspect="1" noChangeArrowheads="1"/>
                    </pic:cNvPicPr>
                  </pic:nvPicPr>
                  <pic:blipFill>
                    <a:blip r:embed="rId30"/>
                    <a:srcRect l="-20" t="-121" r="-20" b="-121"/>
                    <a:stretch>
                      <a:fillRect/>
                    </a:stretch>
                  </pic:blipFill>
                  <pic:spPr bwMode="auto">
                    <a:xfrm>
                      <a:off x="0" y="0"/>
                      <a:ext cx="1767840" cy="298450"/>
                    </a:xfrm>
                    <a:prstGeom prst="rect">
                      <a:avLst/>
                    </a:prstGeom>
                  </pic:spPr>
                </pic:pic>
              </a:graphicData>
            </a:graphic>
          </wp:inline>
        </w:drawing>
      </w:r>
    </w:p>
    <w:p>
      <w:pPr>
        <w:pStyle w:val="Heading9"/>
        <w:keepNext w:val="false"/>
        <w:jc w:val="end"/>
        <w:rPr/>
      </w:pPr>
      <w:r>
        <w:rPr/>
      </w:r>
    </w:p>
    <w:p>
      <w:pPr>
        <w:pStyle w:val="Heading9"/>
        <w:keepNext w:val="false"/>
        <w:jc w:val="end"/>
        <w:rPr/>
      </w:pPr>
      <w:r>
        <w:rPr/>
      </w:r>
    </w:p>
    <w:p>
      <w:pPr>
        <w:pStyle w:val="Heading9"/>
        <w:keepNext w:val="false"/>
        <w:jc w:val="end"/>
        <w:rPr/>
      </w:pPr>
      <w:r>
        <w:rPr/>
      </w:r>
    </w:p>
    <w:p>
      <w:pPr>
        <w:pStyle w:val="Heading9"/>
        <w:keepNext w:val="false"/>
        <w:jc w:val="end"/>
        <w:rPr/>
      </w:pPr>
      <w:r>
        <w:rPr>
          <w:sz w:val="20"/>
        </w:rPr>
        <w:drawing>
          <wp:inline distT="0" distB="0" distL="0" distR="0">
            <wp:extent cx="1009015" cy="313690"/>
            <wp:effectExtent l="0" t="0" r="0" b="0"/>
            <wp:docPr id="22"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5" descr="" title=""/>
                    <pic:cNvPicPr>
                      <a:picLocks noChangeAspect="1" noChangeArrowheads="1"/>
                    </pic:cNvPicPr>
                  </pic:nvPicPr>
                  <pic:blipFill>
                    <a:blip r:embed="rId31"/>
                    <a:srcRect l="-36" t="-115" r="-36" b="-115"/>
                    <a:stretch>
                      <a:fillRect/>
                    </a:stretch>
                  </pic:blipFill>
                  <pic:spPr bwMode="auto">
                    <a:xfrm>
                      <a:off x="0" y="0"/>
                      <a:ext cx="1009015" cy="313690"/>
                    </a:xfrm>
                    <a:prstGeom prst="rect">
                      <a:avLst/>
                    </a:prstGeom>
                  </pic:spPr>
                </pic:pic>
              </a:graphicData>
            </a:graphic>
          </wp:inline>
        </w:drawing>
      </w:r>
      <w:r>
        <w:rPr/>
        <w:t xml:space="preserve"> </w:t>
      </w:r>
    </w:p>
    <w:p>
      <w:pPr>
        <w:pStyle w:val="Heading3"/>
        <w:keepNext w:val="false"/>
        <w:rPr/>
      </w:pPr>
      <w:r>
        <w:rPr/>
        <w:t>Протокол беседы</w:t>
      </w:r>
    </w:p>
    <w:p>
      <w:pPr>
        <w:pStyle w:val="Normal"/>
        <w:rPr/>
      </w:pPr>
      <w:r>
        <w:rPr>
          <w:sz w:val="24"/>
        </w:rPr>
        <w:t>Фамилия, имя и отчество взрослого (ребенка)_________________________________________</w:t>
      </w:r>
    </w:p>
    <w:p>
      <w:pPr>
        <w:pStyle w:val="Normal"/>
        <w:spacing w:lineRule="auto" w:line="240"/>
        <w:ind w:firstLine="720" w:end="0"/>
        <w:rPr>
          <w:sz w:val="24"/>
        </w:rPr>
      </w:pPr>
      <w:r>
        <w:rPr>
          <w:sz w:val="20"/>
        </w:rPr>
        <w:drawing>
          <wp:inline distT="0" distB="0" distL="0" distR="0">
            <wp:extent cx="4032250" cy="679450"/>
            <wp:effectExtent l="0" t="0" r="0" b="0"/>
            <wp:docPr id="2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6" descr="" title=""/>
                    <pic:cNvPicPr>
                      <a:picLocks noChangeAspect="1" noChangeArrowheads="1"/>
                    </pic:cNvPicPr>
                  </pic:nvPicPr>
                  <pic:blipFill>
                    <a:blip r:embed="rId32"/>
                    <a:srcRect l="-9" t="-53" r="-9" b="-53"/>
                    <a:stretch>
                      <a:fillRect/>
                    </a:stretch>
                  </pic:blipFill>
                  <pic:spPr bwMode="auto">
                    <a:xfrm>
                      <a:off x="0" y="0"/>
                      <a:ext cx="4032250" cy="679450"/>
                    </a:xfrm>
                    <a:prstGeom prst="rect">
                      <a:avLst/>
                    </a:prstGeom>
                  </pic:spPr>
                </pic:pic>
              </a:graphicData>
            </a:graphic>
          </wp:inline>
        </w:drawing>
      </w:r>
    </w:p>
    <w:p>
      <w:pPr>
        <w:pStyle w:val="Normal"/>
        <w:spacing w:lineRule="auto" w:line="240"/>
        <w:ind w:firstLine="720" w:end="0"/>
        <w:rPr>
          <w:sz w:val="24"/>
        </w:rPr>
      </w:pPr>
      <w:r>
        <w:rPr>
          <w:sz w:val="24"/>
        </w:rPr>
        <w:t>Цель беседы _________________________________________________________________</w:t>
      </w:r>
    </w:p>
    <w:p>
      <w:pPr>
        <w:pStyle w:val="Normal"/>
        <w:spacing w:lineRule="auto" w:line="240"/>
        <w:ind w:firstLine="720" w:end="0"/>
        <w:rPr>
          <w:sz w:val="24"/>
        </w:rPr>
      </w:pPr>
      <w:r>
        <w:rPr>
          <w:sz w:val="24"/>
        </w:rPr>
      </w:r>
    </w:p>
    <w:tbl>
      <w:tblPr>
        <w:tblW w:w="9639" w:type="dxa"/>
        <w:jc w:val="start"/>
        <w:tblInd w:w="392" w:type="dxa"/>
        <w:tblLayout w:type="fixed"/>
        <w:tblCellMar>
          <w:top w:w="0" w:type="dxa"/>
          <w:start w:w="108" w:type="dxa"/>
          <w:bottom w:w="0" w:type="dxa"/>
          <w:end w:w="108" w:type="dxa"/>
        </w:tblCellMar>
      </w:tblPr>
      <w:tblGrid>
        <w:gridCol w:w="3001"/>
        <w:gridCol w:w="3393"/>
        <w:gridCol w:w="3245"/>
      </w:tblGrid>
      <w:tr>
        <w:trPr/>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Вопросы к беседе</w:t>
            </w:r>
          </w:p>
        </w:tc>
        <w:tc>
          <w:tcPr>
            <w:tcW w:w="339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Ход беседы</w:t>
            </w:r>
          </w:p>
        </w:tc>
        <w:tc>
          <w:tcPr>
            <w:tcW w:w="3245"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Примечания</w:t>
            </w:r>
          </w:p>
        </w:tc>
      </w:tr>
      <w:tr>
        <w:trPr/>
        <w:tc>
          <w:tcPr>
            <w:tcW w:w="30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33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3245"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Выводы: _____________________________________________________________________</w:t>
      </w:r>
    </w:p>
    <w:p>
      <w:pPr>
        <w:pStyle w:val="Normal"/>
        <w:spacing w:lineRule="auto" w:line="240"/>
        <w:ind w:firstLine="720" w:end="0"/>
        <w:rPr/>
      </w:pPr>
      <w:r>
        <w:rPr>
          <w:sz w:val="24"/>
        </w:rPr>
        <w:t>_____________________________________________________________________________</w:t>
      </w:r>
    </w:p>
    <w:p>
      <w:pPr>
        <w:pStyle w:val="Heading6"/>
        <w:keepNext w:val="false"/>
        <w:rPr>
          <w:sz w:val="20"/>
        </w:rPr>
      </w:pPr>
      <w:r>
        <w:rPr>
          <w:sz w:val="20"/>
        </w:rPr>
        <w:drawing>
          <wp:inline distT="0" distB="0" distL="0" distR="0">
            <wp:extent cx="1767840" cy="298450"/>
            <wp:effectExtent l="0" t="0" r="0" b="0"/>
            <wp:docPr id="24"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7" descr="" title=""/>
                    <pic:cNvPicPr>
                      <a:picLocks noChangeAspect="1" noChangeArrowheads="1"/>
                    </pic:cNvPicPr>
                  </pic:nvPicPr>
                  <pic:blipFill>
                    <a:blip r:embed="rId33"/>
                    <a:srcRect l="-20" t="-121" r="-20" b="-121"/>
                    <a:stretch>
                      <a:fillRect/>
                    </a:stretch>
                  </pic:blipFill>
                  <pic:spPr bwMode="auto">
                    <a:xfrm>
                      <a:off x="0" y="0"/>
                      <a:ext cx="1767840" cy="298450"/>
                    </a:xfrm>
                    <a:prstGeom prst="rect">
                      <a:avLst/>
                    </a:prstGeom>
                  </pic:spPr>
                </pic:pic>
              </a:graphicData>
            </a:graphic>
          </wp:inline>
        </w:drawing>
      </w:r>
    </w:p>
    <w:p>
      <w:pPr>
        <w:pStyle w:val="Normal"/>
        <w:spacing w:lineRule="auto" w:line="240"/>
        <w:ind w:firstLine="720" w:end="0"/>
        <w:rPr>
          <w:b/>
          <w:sz w:val="24"/>
        </w:rPr>
      </w:pPr>
      <w:r>
        <w:rPr>
          <w:b/>
          <w:sz w:val="24"/>
        </w:rPr>
      </w:r>
    </w:p>
    <w:p>
      <w:pPr>
        <w:pStyle w:val="Normal"/>
        <w:spacing w:lineRule="auto" w:line="240"/>
        <w:ind w:firstLine="720" w:end="0"/>
        <w:rPr>
          <w:b/>
          <w:sz w:val="24"/>
        </w:rPr>
      </w:pPr>
      <w:r>
        <w:rPr>
          <w:b/>
          <w:sz w:val="24"/>
        </w:rPr>
      </w:r>
    </w:p>
    <w:p>
      <w:pPr>
        <w:pStyle w:val="Normal"/>
        <w:spacing w:lineRule="auto" w:line="240"/>
        <w:ind w:firstLine="720" w:end="0"/>
        <w:rPr>
          <w:b/>
          <w:sz w:val="24"/>
        </w:rPr>
      </w:pPr>
      <w:r>
        <w:rPr>
          <w:b/>
          <w:sz w:val="24"/>
        </w:rPr>
      </w:r>
    </w:p>
    <w:p>
      <w:pPr>
        <w:pStyle w:val="Heading9"/>
        <w:keepNext w:val="false"/>
        <w:jc w:val="end"/>
        <w:rPr>
          <w:b/>
          <w:sz w:val="24"/>
        </w:rPr>
      </w:pPr>
      <w:r>
        <w:rPr>
          <w:b/>
          <w:sz w:val="24"/>
        </w:rPr>
      </w:r>
    </w:p>
    <w:p>
      <w:pPr>
        <w:pStyle w:val="Heading9"/>
        <w:keepNext w:val="false"/>
        <w:jc w:val="end"/>
        <w:rPr>
          <w:sz w:val="20"/>
        </w:rPr>
      </w:pPr>
      <w:r>
        <w:rPr>
          <w:sz w:val="20"/>
        </w:rPr>
        <w:drawing>
          <wp:inline distT="0" distB="0" distL="0" distR="0">
            <wp:extent cx="1009015" cy="313690"/>
            <wp:effectExtent l="0" t="0" r="0" b="0"/>
            <wp:docPr id="25"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8" descr="" title=""/>
                    <pic:cNvPicPr>
                      <a:picLocks noChangeAspect="1" noChangeArrowheads="1"/>
                    </pic:cNvPicPr>
                  </pic:nvPicPr>
                  <pic:blipFill>
                    <a:blip r:embed="rId34"/>
                    <a:srcRect l="-36" t="-115" r="-36" b="-115"/>
                    <a:stretch>
                      <a:fillRect/>
                    </a:stretch>
                  </pic:blipFill>
                  <pic:spPr bwMode="auto">
                    <a:xfrm>
                      <a:off x="0" y="0"/>
                      <a:ext cx="1009015" cy="313690"/>
                    </a:xfrm>
                    <a:prstGeom prst="rect">
                      <a:avLst/>
                    </a:prstGeom>
                  </pic:spPr>
                </pic:pic>
              </a:graphicData>
            </a:graphic>
          </wp:inline>
        </w:drawing>
      </w:r>
    </w:p>
    <w:p>
      <w:pPr>
        <w:pStyle w:val="Heading3"/>
        <w:keepNext w:val="false"/>
        <w:rPr/>
      </w:pPr>
      <w:r>
        <w:rPr/>
        <w:t>Протокол психодиагностического обследования</w:t>
      </w:r>
    </w:p>
    <w:p>
      <w:pPr>
        <w:pStyle w:val="Normal"/>
        <w:rPr>
          <w:sz w:val="24"/>
        </w:rPr>
      </w:pPr>
      <w:r>
        <w:rPr>
          <w:sz w:val="24"/>
        </w:rPr>
        <w:t>Фамилия и имя ребенка______________________________________________________________</w:t>
      </w:r>
    </w:p>
    <w:p>
      <w:pPr>
        <w:pStyle w:val="Normal"/>
        <w:spacing w:lineRule="auto" w:line="240"/>
        <w:ind w:firstLine="720" w:end="0"/>
        <w:rPr>
          <w:sz w:val="24"/>
        </w:rPr>
      </w:pPr>
      <w:r>
        <w:rPr>
          <w:sz w:val="20"/>
        </w:rPr>
        <w:drawing>
          <wp:inline distT="0" distB="0" distL="0" distR="0">
            <wp:extent cx="4047490" cy="941705"/>
            <wp:effectExtent l="0" t="0" r="0" b="0"/>
            <wp:docPr id="26"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 descr="" title=""/>
                    <pic:cNvPicPr>
                      <a:picLocks noChangeAspect="1" noChangeArrowheads="1"/>
                    </pic:cNvPicPr>
                  </pic:nvPicPr>
                  <pic:blipFill>
                    <a:blip r:embed="rId35"/>
                    <a:srcRect l="-9" t="-38" r="-9" b="-38"/>
                    <a:stretch>
                      <a:fillRect/>
                    </a:stretch>
                  </pic:blipFill>
                  <pic:spPr bwMode="auto">
                    <a:xfrm>
                      <a:off x="0" y="0"/>
                      <a:ext cx="4047490" cy="941705"/>
                    </a:xfrm>
                    <a:prstGeom prst="rect">
                      <a:avLst/>
                    </a:prstGeom>
                  </pic:spPr>
                </pic:pic>
              </a:graphicData>
            </a:graphic>
          </wp:inline>
        </w:drawing>
      </w:r>
    </w:p>
    <w:p>
      <w:pPr>
        <w:pStyle w:val="Normal"/>
        <w:spacing w:lineRule="auto" w:line="240"/>
        <w:ind w:firstLine="720" w:end="0"/>
        <w:rPr>
          <w:sz w:val="24"/>
        </w:rPr>
      </w:pPr>
      <w:r>
        <w:rPr>
          <w:sz w:val="24"/>
        </w:rPr>
      </w:r>
    </w:p>
    <w:tbl>
      <w:tblPr>
        <w:tblW w:w="9497" w:type="dxa"/>
        <w:jc w:val="start"/>
        <w:tblInd w:w="392" w:type="dxa"/>
        <w:tblLayout w:type="fixed"/>
        <w:tblCellMar>
          <w:top w:w="0" w:type="dxa"/>
          <w:start w:w="108" w:type="dxa"/>
          <w:bottom w:w="0" w:type="dxa"/>
          <w:end w:w="108" w:type="dxa"/>
        </w:tblCellMar>
      </w:tblPr>
      <w:tblGrid>
        <w:gridCol w:w="3001"/>
        <w:gridCol w:w="3393"/>
        <w:gridCol w:w="3103"/>
      </w:tblGrid>
      <w:tr>
        <w:trPr/>
        <w:tc>
          <w:tcPr>
            <w:tcW w:w="300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pPr>
            <w:r>
              <w:rPr>
                <w:sz w:val="24"/>
              </w:rPr>
              <w:t>Этапы диагностической</w:t>
            </w:r>
            <w:r>
              <w:rPr>
                <w:sz w:val="24"/>
                <w:u w:val="single"/>
              </w:rPr>
              <w:t xml:space="preserve"> </w:t>
            </w:r>
            <w:r>
              <w:rPr>
                <w:sz w:val="24"/>
              </w:rPr>
              <w:t>процедуры</w:t>
            </w:r>
          </w:p>
        </w:tc>
        <w:tc>
          <w:tcPr>
            <w:tcW w:w="339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pPr>
            <w:r>
              <w:rPr>
                <w:sz w:val="24"/>
              </w:rPr>
              <w:t>Ход диагностической</w:t>
            </w:r>
            <w:r>
              <w:rPr>
                <w:sz w:val="24"/>
                <w:u w:val="single"/>
              </w:rPr>
              <w:t xml:space="preserve"> </w:t>
            </w:r>
            <w:r>
              <w:rPr>
                <w:sz w:val="24"/>
              </w:rPr>
              <w:t>процедуры</w:t>
            </w:r>
          </w:p>
        </w:tc>
        <w:tc>
          <w:tcPr>
            <w:tcW w:w="310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Примечания</w:t>
            </w:r>
          </w:p>
        </w:tc>
      </w:tr>
      <w:tr>
        <w:trPr/>
        <w:tc>
          <w:tcPr>
            <w:tcW w:w="300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339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c>
          <w:tcPr>
            <w:tcW w:w="310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Выводы: _____________________________________________________________________</w:t>
      </w:r>
    </w:p>
    <w:p>
      <w:pPr>
        <w:pStyle w:val="Normal"/>
        <w:spacing w:lineRule="auto" w:line="240"/>
        <w:ind w:firstLine="720" w:end="0"/>
        <w:rPr>
          <w:sz w:val="24"/>
        </w:rPr>
      </w:pPr>
      <w:r>
        <w:rPr>
          <w:sz w:val="24"/>
        </w:rPr>
        <w:t>_____________________________________________________________________________</w:t>
      </w:r>
    </w:p>
    <w:p>
      <w:pPr>
        <w:pStyle w:val="Heading6"/>
        <w:keepNext w:val="false"/>
        <w:rPr>
          <w:sz w:val="20"/>
        </w:rPr>
      </w:pPr>
      <w:r>
        <w:rPr>
          <w:sz w:val="20"/>
        </w:rPr>
        <w:drawing>
          <wp:inline distT="0" distB="0" distL="0" distR="0">
            <wp:extent cx="1767840" cy="298450"/>
            <wp:effectExtent l="0" t="0" r="0" b="0"/>
            <wp:docPr id="27"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0" descr="" title=""/>
                    <pic:cNvPicPr>
                      <a:picLocks noChangeAspect="1" noChangeArrowheads="1"/>
                    </pic:cNvPicPr>
                  </pic:nvPicPr>
                  <pic:blipFill>
                    <a:blip r:embed="rId36"/>
                    <a:srcRect l="-20" t="-121" r="-20" b="-121"/>
                    <a:stretch>
                      <a:fillRect/>
                    </a:stretch>
                  </pic:blipFill>
                  <pic:spPr bwMode="auto">
                    <a:xfrm>
                      <a:off x="0" y="0"/>
                      <a:ext cx="1767840" cy="298450"/>
                    </a:xfrm>
                    <a:prstGeom prst="rect">
                      <a:avLst/>
                    </a:prstGeom>
                  </pic:spPr>
                </pic:pic>
              </a:graphicData>
            </a:graphic>
          </wp:inline>
        </w:drawing>
      </w:r>
    </w:p>
    <w:p>
      <w:pPr>
        <w:pStyle w:val="Normal"/>
        <w:spacing w:lineRule="auto" w:line="240"/>
        <w:ind w:firstLine="720" w:end="0"/>
        <w:rPr>
          <w:i/>
          <w:i/>
          <w:sz w:val="24"/>
        </w:rPr>
      </w:pPr>
      <w:r>
        <w:rPr>
          <w:i/>
          <w:sz w:val="24"/>
        </w:rPr>
      </w:r>
    </w:p>
    <w:p>
      <w:pPr>
        <w:pStyle w:val="Normal"/>
        <w:spacing w:lineRule="auto" w:line="240"/>
        <w:ind w:firstLine="720" w:end="0"/>
        <w:rPr>
          <w:i/>
          <w:i/>
          <w:sz w:val="24"/>
        </w:rPr>
      </w:pPr>
      <w:r>
        <w:rPr>
          <w:i/>
          <w:sz w:val="24"/>
        </w:rPr>
      </w:r>
    </w:p>
    <w:p>
      <w:pPr>
        <w:pStyle w:val="Normal"/>
        <w:spacing w:lineRule="auto" w:line="240"/>
        <w:ind w:firstLine="720" w:end="0"/>
        <w:rPr>
          <w:i/>
          <w:i/>
          <w:sz w:val="24"/>
        </w:rPr>
      </w:pPr>
      <w:r>
        <w:rPr>
          <w:i/>
          <w:sz w:val="24"/>
        </w:rPr>
      </w:r>
    </w:p>
    <w:p>
      <w:pPr>
        <w:pStyle w:val="Heading2"/>
        <w:keepNext w:val="false"/>
        <w:spacing w:lineRule="auto" w:line="316"/>
        <w:rPr/>
      </w:pPr>
      <w:bookmarkStart w:id="52" w:name="__RefHeading___Toc511554752"/>
      <w:r>
        <w:rPr/>
        <w:t>Приложение 3</w:t>
      </w:r>
      <w:bookmarkEnd w:id="52"/>
      <w:r>
        <w:rPr/>
        <w:t xml:space="preserve"> </w:t>
      </w:r>
    </w:p>
    <w:p>
      <w:pPr>
        <w:pStyle w:val="Heading2"/>
        <w:keepNext w:val="false"/>
        <w:rPr/>
      </w:pPr>
      <w:bookmarkStart w:id="53" w:name="__RefHeading___Toc511554753"/>
      <w:bookmarkEnd w:id="53"/>
      <w:r>
        <w:rPr/>
        <w:t>Журнал психологических запросов</w:t>
      </w:r>
    </w:p>
    <w:tbl>
      <w:tblPr>
        <w:tblW w:w="8647" w:type="dxa"/>
        <w:jc w:val="start"/>
        <w:tblInd w:w="324" w:type="dxa"/>
        <w:tblLayout w:type="fixed"/>
        <w:tblCellMar>
          <w:top w:w="0" w:type="dxa"/>
          <w:start w:w="40" w:type="dxa"/>
          <w:bottom w:w="0" w:type="dxa"/>
          <w:end w:w="40" w:type="dxa"/>
        </w:tblCellMar>
      </w:tblPr>
      <w:tblGrid>
        <w:gridCol w:w="425"/>
        <w:gridCol w:w="1134"/>
        <w:gridCol w:w="1418"/>
        <w:gridCol w:w="1417"/>
        <w:gridCol w:w="992"/>
        <w:gridCol w:w="851"/>
        <w:gridCol w:w="1559"/>
        <w:gridCol w:w="425"/>
        <w:gridCol w:w="426"/>
      </w:tblGrid>
      <w:tr>
        <w:trPr>
          <w:trHeight w:val="813" w:hRule="exact"/>
        </w:trPr>
        <w:tc>
          <w:tcPr>
            <w:tcW w:w="4394"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Оформление запросов</w:t>
            </w:r>
          </w:p>
        </w:tc>
        <w:tc>
          <w:tcPr>
            <w:tcW w:w="3402" w:type="dxa"/>
            <w:gridSpan w:val="3"/>
            <w:tcBorders>
              <w:top w:val="single" w:sz="6" w:space="0" w:color="000000"/>
              <w:start w:val="single" w:sz="6" w:space="0" w:color="000000"/>
              <w:bottom w:val="single" w:sz="6" w:space="0" w:color="000000"/>
              <w:end w:val="single" w:sz="6" w:space="0" w:color="000000"/>
            </w:tcBorders>
          </w:tcPr>
          <w:p>
            <w:pPr>
              <w:pStyle w:val="Heading5"/>
              <w:keepNext w:val="false"/>
              <w:rPr/>
            </w:pPr>
            <w:r>
              <w:rPr/>
              <w:t>Обработка запросов</w:t>
            </w:r>
          </w:p>
        </w:tc>
        <w:tc>
          <w:tcPr>
            <w:tcW w:w="425" w:type="dxa"/>
            <w:vMerge w:val="restart"/>
            <w:tcBorders>
              <w:top w:val="single" w:sz="6" w:space="0" w:color="000000"/>
              <w:start w:val="single" w:sz="6" w:space="0" w:color="000000"/>
              <w:end w:val="single" w:sz="6" w:space="0" w:color="000000"/>
            </w:tcBorders>
            <w:textDirection w:val="btLr"/>
          </w:tcPr>
          <w:p>
            <w:pPr>
              <w:pStyle w:val="Normal"/>
              <w:ind w:hanging="0" w:end="113"/>
              <w:jc w:val="center"/>
              <w:rPr>
                <w:spacing w:val="-2"/>
                <w:sz w:val="24"/>
              </w:rPr>
            </w:pPr>
            <w:r>
              <w:rPr>
                <w:spacing w:val="-2"/>
                <w:sz w:val="24"/>
              </w:rPr>
              <w:t>Отметка о выполнении</w:t>
            </w:r>
          </w:p>
        </w:tc>
        <w:tc>
          <w:tcPr>
            <w:tcW w:w="426" w:type="dxa"/>
            <w:vMerge w:val="restart"/>
            <w:tcBorders>
              <w:top w:val="single" w:sz="6" w:space="0" w:color="000000"/>
              <w:start w:val="single" w:sz="6" w:space="0" w:color="000000"/>
              <w:end w:val="single" w:sz="6" w:space="0" w:color="000000"/>
            </w:tcBorders>
            <w:textDirection w:val="btLr"/>
          </w:tcPr>
          <w:p>
            <w:pPr>
              <w:pStyle w:val="Normal"/>
              <w:ind w:hanging="0" w:end="113"/>
              <w:jc w:val="center"/>
              <w:rPr>
                <w:sz w:val="24"/>
              </w:rPr>
            </w:pPr>
            <w:r>
              <w:rPr>
                <w:sz w:val="24"/>
              </w:rPr>
              <w:t>Примечания</w:t>
            </w:r>
          </w:p>
        </w:tc>
      </w:tr>
      <w:tr>
        <w:trPr>
          <w:trHeight w:val="1660" w:hRule="exact"/>
        </w:trPr>
        <w:tc>
          <w:tcPr>
            <w:tcW w:w="425"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pPr>
            <w:r>
              <w:rPr>
                <w:sz w:val="24"/>
              </w:rPr>
              <w:t>№</w:t>
            </w:r>
            <w:r>
              <w:rPr>
                <w:i/>
                <w:sz w:val="24"/>
              </w:rPr>
              <w:t xml:space="preserve"> </w:t>
            </w:r>
            <w:r>
              <w:rPr>
                <w:sz w:val="24"/>
              </w:rPr>
              <w:t>п/п</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Ф.И.О., другие сведения</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Содержание запроса</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Контакт</w:t>
              <w:softHyphen/>
              <w:t>ный теле</w:t>
              <w:softHyphen/>
              <w:t>фон (для родите</w:t>
              <w:softHyphen/>
              <w:t>лей)</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Анализ запроса</w:t>
            </w:r>
          </w:p>
          <w:p>
            <w:pPr>
              <w:pStyle w:val="Normal"/>
              <w:spacing w:lineRule="auto" w:line="240"/>
              <w:ind w:hanging="0" w:end="0"/>
              <w:jc w:val="center"/>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Вывод</w:t>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vAlign w:val="center"/>
          </w:tcPr>
          <w:p>
            <w:pPr>
              <w:pStyle w:val="Normal"/>
              <w:spacing w:lineRule="auto" w:line="240"/>
              <w:ind w:hanging="0" w:end="0"/>
              <w:jc w:val="center"/>
              <w:rPr>
                <w:sz w:val="24"/>
              </w:rPr>
            </w:pPr>
            <w:r>
              <w:rPr>
                <w:sz w:val="24"/>
              </w:rPr>
              <w:t>Рекоменда</w:t>
              <w:softHyphen/>
              <w:t>ции</w:t>
            </w:r>
          </w:p>
        </w:tc>
        <w:tc>
          <w:tcPr>
            <w:tcW w:w="425" w:type="dxa"/>
            <w:vMerge w:val="continue"/>
            <w:tcBorders>
              <w:top w:val="single" w:sz="6" w:space="0" w:color="000000"/>
              <w:start w:val="single" w:sz="6" w:space="0" w:color="000000"/>
              <w:end w:val="single" w:sz="6" w:space="0" w:color="000000"/>
            </w:tcBorders>
            <w:textDirection w:val="btLr"/>
          </w:tcPr>
          <w:p>
            <w:pPr>
              <w:pStyle w:val="Normal"/>
              <w:snapToGrid w:val="false"/>
              <w:spacing w:lineRule="auto" w:line="240"/>
              <w:ind w:hanging="0" w:end="0"/>
              <w:jc w:val="center"/>
              <w:rPr>
                <w:sz w:val="24"/>
              </w:rPr>
            </w:pPr>
            <w:r>
              <w:rPr>
                <w:sz w:val="24"/>
              </w:rPr>
            </w:r>
          </w:p>
        </w:tc>
        <w:tc>
          <w:tcPr>
            <w:tcW w:w="426" w:type="dxa"/>
            <w:vMerge w:val="continue"/>
            <w:tcBorders>
              <w:top w:val="single" w:sz="6" w:space="0" w:color="000000"/>
              <w:start w:val="single" w:sz="6" w:space="0" w:color="000000"/>
              <w:end w:val="single" w:sz="6" w:space="0" w:color="000000"/>
            </w:tcBorders>
            <w:textDirection w:val="btLr"/>
          </w:tcPr>
          <w:p>
            <w:pPr>
              <w:pStyle w:val="Normal"/>
              <w:snapToGrid w:val="false"/>
              <w:spacing w:lineRule="auto" w:line="240"/>
              <w:ind w:hanging="0" w:end="0"/>
              <w:jc w:val="center"/>
              <w:rPr>
                <w:sz w:val="24"/>
              </w:rPr>
            </w:pPr>
            <w:r>
              <w:rPr>
                <w:sz w:val="24"/>
              </w:rPr>
            </w:r>
          </w:p>
        </w:tc>
      </w:tr>
      <w:tr>
        <w:trPr>
          <w:trHeight w:val="220" w:hRule="exact"/>
        </w:trPr>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c>
          <w:tcPr>
            <w:tcW w:w="42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8</w:t>
            </w:r>
          </w:p>
          <w:p>
            <w:pPr>
              <w:pStyle w:val="Normal"/>
              <w:spacing w:lineRule="auto" w:line="240"/>
              <w:ind w:hanging="0" w:end="0"/>
              <w:jc w:val="center"/>
              <w:rPr>
                <w:sz w:val="24"/>
              </w:rPr>
            </w:pPr>
            <w:r>
              <w:rPr>
                <w:sz w:val="24"/>
              </w:rPr>
            </w:r>
          </w:p>
        </w:tc>
        <w:tc>
          <w:tcPr>
            <w:tcW w:w="4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w:t>
            </w:r>
          </w:p>
          <w:p>
            <w:pPr>
              <w:pStyle w:val="Normal"/>
              <w:spacing w:lineRule="auto" w:line="240"/>
              <w:ind w:hanging="0" w:end="0"/>
              <w:jc w:val="center"/>
              <w:rPr>
                <w:sz w:val="24"/>
              </w:rPr>
            </w:pPr>
            <w:r>
              <w:rPr>
                <w:sz w:val="24"/>
              </w:rPr>
            </w:r>
          </w:p>
        </w:tc>
      </w:tr>
      <w:tr>
        <w:trPr>
          <w:trHeight w:val="943" w:hRule="exact"/>
        </w:trPr>
        <w:tc>
          <w:tcPr>
            <w:tcW w:w="42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i/>
                <w:i/>
                <w:sz w:val="24"/>
              </w:rPr>
            </w:pPr>
            <w:r>
              <w:rPr>
                <w:i/>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42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4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i/>
          <w:i/>
          <w:sz w:val="24"/>
        </w:rPr>
      </w:pPr>
      <w:r>
        <w:rPr>
          <w:i/>
          <w:sz w:val="24"/>
        </w:rPr>
      </w:r>
    </w:p>
    <w:p>
      <w:pPr>
        <w:pStyle w:val="Normal"/>
        <w:spacing w:lineRule="auto" w:line="240"/>
        <w:ind w:firstLine="720" w:end="0"/>
        <w:rPr>
          <w:i/>
          <w:i/>
          <w:sz w:val="24"/>
        </w:rPr>
      </w:pPr>
      <w:r>
        <w:rPr>
          <w:i/>
          <w:sz w:val="24"/>
        </w:rPr>
      </w:r>
    </w:p>
    <w:p>
      <w:pPr>
        <w:pStyle w:val="Heading2"/>
        <w:keepNext w:val="false"/>
        <w:rPr/>
      </w:pPr>
      <w:bookmarkStart w:id="54" w:name="__RefHeading___Toc511554754"/>
      <w:r>
        <w:rPr/>
        <w:t>Приложение 4</w:t>
      </w:r>
      <w:bookmarkEnd w:id="54"/>
      <w:r>
        <w:rPr/>
        <w:t xml:space="preserve"> </w:t>
      </w:r>
    </w:p>
    <w:p>
      <w:pPr>
        <w:pStyle w:val="Heading2"/>
        <w:keepNext w:val="false"/>
        <w:rPr/>
      </w:pPr>
      <w:bookmarkStart w:id="55" w:name="__RefHeading___Toc511554755"/>
      <w:bookmarkEnd w:id="55"/>
      <w:r>
        <w:rPr/>
        <w:t>Бланк психологического запроса</w:t>
      </w:r>
    </w:p>
    <w:p>
      <w:pPr>
        <w:pStyle w:val="Normal"/>
        <w:spacing w:lineRule="auto" w:line="240"/>
        <w:ind w:firstLine="720" w:end="0"/>
        <w:rPr>
          <w:sz w:val="24"/>
        </w:rPr>
      </w:pPr>
      <w:r>
        <w:rPr>
          <w:sz w:val="24"/>
        </w:rPr>
      </w:r>
    </w:p>
    <w:tbl>
      <w:tblPr>
        <w:tblW w:w="8647" w:type="dxa"/>
        <w:jc w:val="start"/>
        <w:tblInd w:w="324" w:type="dxa"/>
        <w:tblLayout w:type="fixed"/>
        <w:tblCellMar>
          <w:top w:w="0" w:type="dxa"/>
          <w:start w:w="40" w:type="dxa"/>
          <w:bottom w:w="0" w:type="dxa"/>
          <w:end w:w="40" w:type="dxa"/>
        </w:tblCellMar>
      </w:tblPr>
      <w:tblGrid>
        <w:gridCol w:w="1417"/>
        <w:gridCol w:w="2410"/>
        <w:gridCol w:w="2410"/>
        <w:gridCol w:w="2410"/>
      </w:tblGrid>
      <w:tr>
        <w:trPr>
          <w:trHeight w:val="620" w:hRule="exact"/>
        </w:trPr>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Содержание запроса</w:t>
            </w:r>
          </w:p>
          <w:p>
            <w:pPr>
              <w:pStyle w:val="Normal"/>
              <w:spacing w:lineRule="auto" w:line="240"/>
              <w:ind w:hanging="0" w:end="0"/>
              <w:jc w:val="center"/>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Ф.И.О. (код) запрашиваемого</w:t>
            </w:r>
          </w:p>
          <w:p>
            <w:pPr>
              <w:pStyle w:val="Normal"/>
              <w:spacing w:lineRule="auto" w:line="240"/>
              <w:ind w:hanging="0" w:end="0"/>
              <w:jc w:val="center"/>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Контактный телефон (контактное время)</w:t>
            </w:r>
          </w:p>
          <w:p>
            <w:pPr>
              <w:pStyle w:val="Normal"/>
              <w:spacing w:lineRule="auto" w:line="240"/>
              <w:ind w:hanging="0" w:end="0"/>
              <w:jc w:val="center"/>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Примечания</w:t>
            </w:r>
          </w:p>
          <w:p>
            <w:pPr>
              <w:pStyle w:val="Normal"/>
              <w:spacing w:lineRule="auto" w:line="240"/>
              <w:ind w:hanging="0" w:end="0"/>
              <w:jc w:val="center"/>
              <w:rPr>
                <w:sz w:val="24"/>
              </w:rPr>
            </w:pPr>
            <w:r>
              <w:rPr>
                <w:sz w:val="24"/>
              </w:rPr>
            </w:r>
          </w:p>
        </w:tc>
      </w:tr>
      <w:tr>
        <w:trPr>
          <w:trHeight w:val="869" w:hRule="exact"/>
        </w:trPr>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i/>
                <w:i/>
                <w:sz w:val="24"/>
              </w:rPr>
            </w:pPr>
            <w:r>
              <w:rPr>
                <w:i/>
                <w:sz w:val="24"/>
              </w:rPr>
            </w:r>
          </w:p>
          <w:p>
            <w:pPr>
              <w:pStyle w:val="Normal"/>
              <w:spacing w:lineRule="auto" w:line="240"/>
              <w:ind w:firstLine="72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241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r>
    </w:tbl>
    <w:p>
      <w:pPr>
        <w:pStyle w:val="Normal"/>
        <w:spacing w:lineRule="auto" w:line="240"/>
        <w:ind w:firstLine="720" w:end="0"/>
        <w:rPr>
          <w:i/>
          <w:i/>
          <w:sz w:val="24"/>
        </w:rPr>
      </w:pPr>
      <w:r>
        <w:rPr>
          <w:i/>
          <w:sz w:val="24"/>
        </w:rPr>
      </w:r>
    </w:p>
    <w:p>
      <w:pPr>
        <w:pStyle w:val="Normal"/>
        <w:spacing w:lineRule="auto" w:line="240"/>
        <w:ind w:firstLine="720" w:end="0"/>
        <w:rPr>
          <w:i/>
          <w:i/>
          <w:sz w:val="24"/>
        </w:rPr>
      </w:pPr>
      <w:r>
        <w:rPr>
          <w:i/>
          <w:sz w:val="24"/>
        </w:rPr>
      </w:r>
    </w:p>
    <w:p>
      <w:pPr>
        <w:pStyle w:val="Heading2"/>
        <w:keepNext w:val="false"/>
        <w:spacing w:lineRule="auto" w:line="316"/>
        <w:rPr/>
      </w:pPr>
      <w:bookmarkStart w:id="56" w:name="__RefHeading___Toc511554756"/>
      <w:bookmarkEnd w:id="56"/>
      <w:r>
        <w:rPr/>
        <w:t>Приложение 5</w:t>
      </w:r>
    </w:p>
    <w:p>
      <w:pPr>
        <w:pStyle w:val="Heading2"/>
        <w:keepNext w:val="false"/>
        <w:rPr/>
      </w:pPr>
      <w:bookmarkStart w:id="57" w:name="__RefHeading___Toc511554757"/>
      <w:bookmarkEnd w:id="57"/>
      <w:r>
        <w:rPr/>
        <w:t>План работы практического психолога в дошкольном учреждении</w:t>
      </w:r>
    </w:p>
    <w:p>
      <w:pPr>
        <w:pStyle w:val="Normal"/>
        <w:spacing w:lineRule="auto" w:line="240"/>
        <w:ind w:firstLine="720" w:end="0"/>
        <w:jc w:val="end"/>
        <w:rPr>
          <w:sz w:val="24"/>
        </w:rPr>
      </w:pPr>
      <w:r>
        <w:rPr>
          <w:sz w:val="24"/>
        </w:rPr>
        <w:t>на............. месяц 19.. г.</w:t>
      </w:r>
    </w:p>
    <w:tbl>
      <w:tblPr>
        <w:tblW w:w="9639" w:type="dxa"/>
        <w:jc w:val="start"/>
        <w:tblInd w:w="40" w:type="dxa"/>
        <w:tblLayout w:type="fixed"/>
        <w:tblCellMar>
          <w:top w:w="0" w:type="dxa"/>
          <w:start w:w="40" w:type="dxa"/>
          <w:bottom w:w="0" w:type="dxa"/>
          <w:end w:w="40" w:type="dxa"/>
        </w:tblCellMar>
      </w:tblPr>
      <w:tblGrid>
        <w:gridCol w:w="709"/>
        <w:gridCol w:w="1418"/>
        <w:gridCol w:w="1417"/>
        <w:gridCol w:w="1276"/>
        <w:gridCol w:w="1276"/>
        <w:gridCol w:w="1275"/>
        <w:gridCol w:w="1134"/>
        <w:gridCol w:w="1134"/>
      </w:tblGrid>
      <w:tr>
        <w:trPr>
          <w:trHeight w:val="2342"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 </w:t>
            </w:r>
            <w:r>
              <w:rPr>
                <w:sz w:val="24"/>
              </w:rPr>
              <w:t>п/п</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Виды профес</w:t>
              <w:softHyphen/>
              <w:t>сиональ</w:t>
              <w:softHyphen/>
              <w:t>ной дея</w:t>
              <w:softHyphen/>
              <w:t>тельно</w:t>
              <w:softHyphen/>
              <w:t>сти</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Цель и задачи психо-диагно-стической про</w:t>
              <w:softHyphen/>
              <w:t>цедуры</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Форма профес</w:t>
              <w:softHyphen/>
              <w:t>сиональ</w:t>
              <w:softHyphen/>
              <w:t>ной дея</w:t>
              <w:softHyphen/>
              <w:t>тельно</w:t>
              <w:softHyphen/>
              <w:t>сти</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Контин</w:t>
              <w:softHyphen/>
              <w:t>гент уча</w:t>
              <w:softHyphen/>
              <w:t>стников (возраст</w:t>
              <w:softHyphen/>
              <w:t>ная груп</w:t>
              <w:softHyphen/>
              <w:t>па)</w:t>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Средства профес</w:t>
              <w:softHyphen/>
              <w:t>сиональ</w:t>
              <w:softHyphen/>
              <w:t>ной дея</w:t>
              <w:softHyphen/>
              <w:t>тельно</w:t>
              <w:softHyphen/>
              <w:t>сти</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Необхо</w:t>
              <w:softHyphen/>
              <w:t>димый матери</w:t>
              <w:softHyphen/>
              <w:t>ал и обо</w:t>
              <w:softHyphen/>
              <w:t>рудова</w:t>
              <w:softHyphen/>
              <w:t>ние с от</w:t>
              <w:softHyphen/>
              <w:t>меткой о наличии</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Необхо</w:t>
              <w:softHyphen/>
              <w:t>димость сотрудни</w:t>
              <w:softHyphen/>
              <w:t>чества</w:t>
            </w:r>
          </w:p>
          <w:p>
            <w:pPr>
              <w:pStyle w:val="Normal"/>
              <w:spacing w:lineRule="auto" w:line="240"/>
              <w:ind w:hanging="0" w:end="0"/>
              <w:jc w:val="center"/>
              <w:rPr>
                <w:sz w:val="24"/>
              </w:rPr>
            </w:pPr>
            <w:r>
              <w:rPr>
                <w:sz w:val="24"/>
              </w:rPr>
            </w:r>
          </w:p>
        </w:tc>
      </w:tr>
      <w:tr>
        <w:trPr>
          <w:trHeight w:val="340"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8</w:t>
            </w:r>
          </w:p>
          <w:p>
            <w:pPr>
              <w:pStyle w:val="Normal"/>
              <w:spacing w:lineRule="auto" w:line="240"/>
              <w:ind w:hanging="0" w:end="0"/>
              <w:jc w:val="center"/>
              <w:rPr>
                <w:sz w:val="24"/>
              </w:rPr>
            </w:pPr>
            <w:r>
              <w:rPr>
                <w:sz w:val="24"/>
              </w:rPr>
            </w:r>
          </w:p>
        </w:tc>
      </w:tr>
      <w:tr>
        <w:trPr>
          <w:trHeight w:val="7029"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w:t>
              <w:softHyphen/>
              <w:t>диагно</w:t>
              <w:softHyphen/>
              <w:t>стика</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Опреде</w:t>
              <w:softHyphen/>
              <w:t>ление об</w:t>
              <w:softHyphen/>
              <w:t>щей и специаль</w:t>
              <w:softHyphen/>
              <w:t>ной го</w:t>
              <w:softHyphen/>
              <w:t>товно</w:t>
              <w:softHyphen/>
              <w:t>сти к школе</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Опреде</w:t>
              <w:softHyphen/>
              <w:t>ление ин</w:t>
              <w:softHyphen/>
              <w:t>дивиду</w:t>
              <w:softHyphen/>
              <w:t>альных особен</w:t>
              <w:softHyphen/>
              <w:t>ностей психиче</w:t>
              <w:softHyphen/>
              <w:t>ского раз</w:t>
              <w:softHyphen/>
              <w:t>вития де</w:t>
              <w:softHyphen/>
              <w:t>тей на «выхо</w:t>
              <w:softHyphen/>
              <w:t>де» из до</w:t>
              <w:softHyphen/>
              <w:t>школьно</w:t>
              <w:softHyphen/>
              <w:t>го возра</w:t>
              <w:softHyphen/>
              <w:t>ста</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Группо</w:t>
              <w:softHyphen/>
              <w:t>вое диа</w:t>
              <w:softHyphen/>
              <w:t>гностиче</w:t>
              <w:softHyphen/>
              <w:t>ское об</w:t>
              <w:softHyphen/>
              <w:t>следова</w:t>
              <w:softHyphen/>
              <w:t>ние детей</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Индиви</w:t>
              <w:softHyphen/>
              <w:t>дуальное психоло</w:t>
              <w:softHyphen/>
              <w:t>гическое обследо</w:t>
              <w:softHyphen/>
              <w:t>вание</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Подгото</w:t>
              <w:softHyphen/>
              <w:t>витель</w:t>
              <w:softHyphen/>
              <w:t>ная к школе группа</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Подгото</w:t>
              <w:softHyphen/>
              <w:t>витель</w:t>
              <w:softHyphen/>
              <w:t>ная к школе группа</w:t>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Комплекс методик: «Предпо</w:t>
              <w:softHyphen/>
              <w:t>сылки развития учебной деятель</w:t>
              <w:softHyphen/>
              <w:t>ности», «Самое непохо</w:t>
              <w:softHyphen/>
              <w:t>жее» и др.</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Комплекс методик: «Два дома», «Три жела</w:t>
              <w:softHyphen/>
              <w:t>ния», «Семь карто</w:t>
              <w:softHyphen/>
              <w:t>чек», «Лестни</w:t>
              <w:softHyphen/>
              <w:t>ца», «Пикто</w:t>
              <w:softHyphen/>
              <w:t>грамма» и др.</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В наличии </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t>В наличии</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829"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w:t>
              <w:softHyphen/>
              <w:t>профи</w:t>
              <w:softHyphen/>
              <w:t>лактика</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571"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w:t>
              <w:softHyphen/>
              <w:t>коррек</w:t>
              <w:softHyphen/>
              <w:t>ция</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565"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Консуль</w:t>
              <w:softHyphen/>
              <w:t>тирова</w:t>
              <w:softHyphen/>
              <w:t>ние</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1153"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Психоло</w:t>
              <w:softHyphen/>
              <w:t>гическое просве</w:t>
              <w:softHyphen/>
              <w:t>щение</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1709" w:hRule="exact"/>
        </w:trPr>
        <w:tc>
          <w:tcPr>
            <w:tcW w:w="70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Психоло</w:t>
              <w:softHyphen/>
              <w:t>гическое обеспече</w:t>
              <w:softHyphen/>
              <w:t>ние педа</w:t>
              <w:softHyphen/>
              <w:t>гогиче</w:t>
              <w:softHyphen/>
              <w:t>ского процесса</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Heading2"/>
        <w:keepNext w:val="false"/>
        <w:rPr>
          <w:sz w:val="24"/>
        </w:rPr>
      </w:pPr>
      <w:r>
        <w:rPr>
          <w:sz w:val="24"/>
        </w:rPr>
      </w:r>
    </w:p>
    <w:p>
      <w:pPr>
        <w:pStyle w:val="Heading2"/>
        <w:keepNext w:val="false"/>
        <w:rPr/>
      </w:pPr>
      <w:r>
        <w:rPr/>
      </w:r>
    </w:p>
    <w:p>
      <w:pPr>
        <w:pStyle w:val="Heading2"/>
        <w:keepNext w:val="false"/>
        <w:rPr/>
      </w:pPr>
      <w:r>
        <w:rPr/>
      </w:r>
    </w:p>
    <w:p>
      <w:pPr>
        <w:pStyle w:val="Heading2"/>
        <w:keepNext w:val="false"/>
        <w:spacing w:lineRule="auto" w:line="316"/>
        <w:rPr/>
      </w:pPr>
      <w:bookmarkStart w:id="58" w:name="__RefHeading___Toc511554758"/>
      <w:bookmarkEnd w:id="58"/>
      <w:r>
        <w:rPr/>
        <w:t>Приложение 6</w:t>
      </w:r>
    </w:p>
    <w:p>
      <w:pPr>
        <w:pStyle w:val="Heading2"/>
        <w:keepNext w:val="false"/>
        <w:rPr/>
      </w:pPr>
      <w:r>
        <w:rPr/>
        <w:t xml:space="preserve"> </w:t>
      </w:r>
      <w:bookmarkStart w:id="59" w:name="__RefHeading___Toc511554759"/>
      <w:r>
        <w:rPr/>
        <w:t>Набор диагностических методик для детей 3—4 лет</w:t>
      </w:r>
      <w:bookmarkEnd w:id="59"/>
    </w:p>
    <w:p>
      <w:pPr>
        <w:pStyle w:val="Normal"/>
        <w:spacing w:lineRule="auto" w:line="240"/>
        <w:ind w:firstLine="720" w:end="0"/>
        <w:rPr/>
      </w:pPr>
      <w:r>
        <w:rPr>
          <w:sz w:val="24"/>
        </w:rPr>
        <w:t>1. Рисунок на</w:t>
      </w:r>
      <w:r>
        <w:rPr>
          <w:b/>
          <w:sz w:val="24"/>
        </w:rPr>
        <w:t xml:space="preserve"> </w:t>
      </w:r>
      <w:r>
        <w:rPr>
          <w:sz w:val="24"/>
        </w:rPr>
        <w:t>свободную тему.</w:t>
      </w:r>
    </w:p>
    <w:p>
      <w:pPr>
        <w:pStyle w:val="Normal"/>
        <w:spacing w:lineRule="auto" w:line="240"/>
        <w:ind w:firstLine="720" w:end="0"/>
        <w:rPr>
          <w:sz w:val="24"/>
        </w:rPr>
      </w:pPr>
      <w:r>
        <w:rPr>
          <w:sz w:val="24"/>
        </w:rPr>
        <w:t>2. Рисунок человека.</w:t>
      </w:r>
    </w:p>
    <w:p>
      <w:pPr>
        <w:pStyle w:val="BodyTextIndent"/>
        <w:spacing w:lineRule="auto" w:line="240"/>
        <w:rPr/>
      </w:pPr>
      <w:r>
        <w:rPr/>
        <w:t>3. Разрезные картинки.</w:t>
      </w:r>
    </w:p>
    <w:p>
      <w:pPr>
        <w:pStyle w:val="Normal"/>
        <w:spacing w:lineRule="auto" w:line="240"/>
        <w:ind w:firstLine="720" w:end="0"/>
        <w:rPr>
          <w:sz w:val="24"/>
        </w:rPr>
      </w:pPr>
      <w:r>
        <w:rPr>
          <w:sz w:val="24"/>
        </w:rPr>
        <w:t>4. Бирюльки.</w:t>
      </w:r>
    </w:p>
    <w:p>
      <w:pPr>
        <w:pStyle w:val="Normal"/>
        <w:spacing w:lineRule="auto" w:line="240"/>
        <w:ind w:firstLine="720" w:end="0"/>
        <w:rPr>
          <w:sz w:val="24"/>
        </w:rPr>
      </w:pPr>
      <w:r>
        <w:rPr>
          <w:sz w:val="24"/>
        </w:rPr>
        <w:t>5. Мисочки.</w:t>
      </w:r>
    </w:p>
    <w:p>
      <w:pPr>
        <w:pStyle w:val="Normal"/>
        <w:spacing w:lineRule="auto" w:line="240"/>
        <w:ind w:firstLine="720" w:end="0"/>
        <w:rPr>
          <w:sz w:val="24"/>
        </w:rPr>
      </w:pPr>
      <w:r>
        <w:rPr>
          <w:sz w:val="24"/>
        </w:rPr>
        <w:t>6. Коробочка форм (почтовый ящик).</w:t>
      </w:r>
    </w:p>
    <w:p>
      <w:pPr>
        <w:pStyle w:val="Normal"/>
        <w:spacing w:lineRule="auto" w:line="240"/>
        <w:ind w:firstLine="720" w:end="0"/>
        <w:rPr>
          <w:sz w:val="24"/>
        </w:rPr>
      </w:pPr>
      <w:r>
        <w:rPr>
          <w:sz w:val="24"/>
        </w:rPr>
        <w:t>7. Эталоны.</w:t>
      </w:r>
    </w:p>
    <w:p>
      <w:pPr>
        <w:pStyle w:val="Normal"/>
        <w:spacing w:lineRule="auto" w:line="240"/>
        <w:ind w:firstLine="720" w:end="0"/>
        <w:rPr/>
      </w:pPr>
      <w:r>
        <w:rPr>
          <w:sz w:val="24"/>
        </w:rPr>
        <w:t>8.</w:t>
      </w:r>
      <w:r>
        <w:rPr>
          <w:sz w:val="24"/>
          <w:lang w:val="en-US"/>
        </w:rPr>
        <w:t xml:space="preserve"> CAT</w:t>
      </w:r>
      <w:r>
        <w:rPr>
          <w:sz w:val="24"/>
        </w:rPr>
        <w:t xml:space="preserve"> (2—3 картинки из первой серии).</w:t>
      </w:r>
    </w:p>
    <w:p>
      <w:pPr>
        <w:pStyle w:val="Normal"/>
        <w:spacing w:lineRule="auto" w:line="240"/>
        <w:ind w:firstLine="720" w:end="0"/>
        <w:rPr>
          <w:sz w:val="24"/>
        </w:rPr>
      </w:pPr>
      <w:r>
        <w:rPr>
          <w:sz w:val="24"/>
        </w:rPr>
        <w:t>9. Запоминание картинок.</w:t>
      </w:r>
    </w:p>
    <w:p>
      <w:pPr>
        <w:pStyle w:val="Normal"/>
        <w:spacing w:lineRule="auto" w:line="240"/>
        <w:ind w:firstLine="720" w:end="0"/>
        <w:rPr>
          <w:sz w:val="24"/>
        </w:rPr>
      </w:pPr>
      <w:r>
        <w:rPr>
          <w:sz w:val="24"/>
        </w:rPr>
        <w:t>10. Конструирование по расчлененному образцу.</w:t>
      </w:r>
    </w:p>
    <w:p>
      <w:pPr>
        <w:pStyle w:val="Normal"/>
        <w:spacing w:lineRule="auto" w:line="240"/>
        <w:ind w:firstLine="720" w:end="0"/>
        <w:rPr>
          <w:i/>
          <w:i/>
          <w:sz w:val="24"/>
        </w:rPr>
      </w:pPr>
      <w:r>
        <w:rPr>
          <w:i/>
          <w:sz w:val="24"/>
        </w:rPr>
      </w:r>
    </w:p>
    <w:p>
      <w:pPr>
        <w:pStyle w:val="Heading2"/>
        <w:keepNext w:val="false"/>
        <w:rPr/>
      </w:pPr>
      <w:bookmarkStart w:id="60" w:name="__RefHeading___Toc511554760"/>
      <w:r>
        <w:rPr/>
        <w:t>Приложение 7</w:t>
      </w:r>
      <w:bookmarkEnd w:id="60"/>
      <w:r>
        <w:rPr/>
        <w:t xml:space="preserve"> </w:t>
      </w:r>
    </w:p>
    <w:p>
      <w:pPr>
        <w:pStyle w:val="Heading2"/>
        <w:keepNext w:val="false"/>
        <w:rPr/>
      </w:pPr>
      <w:bookmarkStart w:id="61" w:name="__RefHeading___Toc511554761"/>
      <w:bookmarkEnd w:id="61"/>
      <w:r>
        <w:rPr/>
        <w:t>Набор диагностических методик для детей 4—7 лет</w:t>
      </w:r>
    </w:p>
    <w:p>
      <w:pPr>
        <w:pStyle w:val="Normal"/>
        <w:spacing w:lineRule="auto" w:line="240"/>
        <w:ind w:firstLine="720" w:end="0"/>
        <w:rPr>
          <w:sz w:val="24"/>
        </w:rPr>
      </w:pPr>
      <w:r>
        <w:rPr>
          <w:sz w:val="24"/>
        </w:rPr>
        <w:t>1. Рисунок человека.</w:t>
      </w:r>
    </w:p>
    <w:p>
      <w:pPr>
        <w:pStyle w:val="Normal"/>
        <w:spacing w:lineRule="auto" w:line="240"/>
        <w:ind w:firstLine="720" w:end="0"/>
        <w:rPr>
          <w:sz w:val="24"/>
        </w:rPr>
      </w:pPr>
      <w:r>
        <w:rPr>
          <w:sz w:val="24"/>
        </w:rPr>
        <w:t>2. Рисунок сказочного животного.</w:t>
      </w:r>
    </w:p>
    <w:p>
      <w:pPr>
        <w:pStyle w:val="Normal"/>
        <w:spacing w:lineRule="auto" w:line="240"/>
        <w:ind w:firstLine="720" w:end="0"/>
        <w:rPr>
          <w:sz w:val="24"/>
        </w:rPr>
      </w:pPr>
      <w:r>
        <w:rPr>
          <w:sz w:val="24"/>
        </w:rPr>
        <w:t>3. Дорисовывание (тест Торренса).</w:t>
      </w:r>
    </w:p>
    <w:p>
      <w:pPr>
        <w:pStyle w:val="Normal"/>
        <w:spacing w:lineRule="auto" w:line="240"/>
        <w:ind w:firstLine="720" w:end="0"/>
        <w:rPr>
          <w:sz w:val="24"/>
        </w:rPr>
      </w:pPr>
      <w:r>
        <w:rPr>
          <w:sz w:val="24"/>
        </w:rPr>
        <w:t>4. Что может быть одновременно.</w:t>
      </w:r>
    </w:p>
    <w:p>
      <w:pPr>
        <w:pStyle w:val="Normal"/>
        <w:spacing w:lineRule="auto" w:line="240"/>
        <w:ind w:firstLine="720" w:end="0"/>
        <w:rPr>
          <w:sz w:val="24"/>
        </w:rPr>
      </w:pPr>
      <w:r>
        <w:rPr>
          <w:sz w:val="24"/>
        </w:rPr>
        <w:t>5. Запоминание 10 картинок.</w:t>
      </w:r>
    </w:p>
    <w:p>
      <w:pPr>
        <w:pStyle w:val="Normal"/>
        <w:spacing w:lineRule="auto" w:line="240"/>
        <w:ind w:firstLine="720" w:end="0"/>
        <w:rPr>
          <w:sz w:val="24"/>
        </w:rPr>
      </w:pPr>
      <w:r>
        <w:rPr>
          <w:sz w:val="24"/>
        </w:rPr>
        <w:t>6. Запоминание 12 слов (или простейшая пиктограмма).</w:t>
      </w:r>
    </w:p>
    <w:p>
      <w:pPr>
        <w:pStyle w:val="BodyTextIndent"/>
        <w:spacing w:lineRule="auto" w:line="240"/>
        <w:rPr/>
      </w:pPr>
      <w:r>
        <w:rPr/>
        <w:t>7. Исключение 4-го (картинки).</w:t>
      </w:r>
    </w:p>
    <w:p>
      <w:pPr>
        <w:pStyle w:val="Normal"/>
        <w:spacing w:lineRule="auto" w:line="240"/>
        <w:ind w:firstLine="720" w:end="0"/>
        <w:rPr>
          <w:sz w:val="24"/>
        </w:rPr>
      </w:pPr>
      <w:r>
        <w:rPr>
          <w:sz w:val="24"/>
        </w:rPr>
        <w:t>8. Последовательные картинки.</w:t>
      </w:r>
    </w:p>
    <w:p>
      <w:pPr>
        <w:pStyle w:val="Normal"/>
        <w:spacing w:lineRule="auto" w:line="240"/>
        <w:ind w:firstLine="720" w:end="0"/>
        <w:rPr>
          <w:sz w:val="24"/>
        </w:rPr>
      </w:pPr>
      <w:r>
        <w:rPr>
          <w:sz w:val="24"/>
        </w:rPr>
        <w:t>9. Самое непохожее (тест Венгера).</w:t>
      </w:r>
    </w:p>
    <w:p>
      <w:pPr>
        <w:pStyle w:val="Normal"/>
        <w:spacing w:lineRule="auto" w:line="240"/>
        <w:ind w:firstLine="720" w:end="0"/>
        <w:rPr>
          <w:sz w:val="24"/>
        </w:rPr>
      </w:pPr>
      <w:r>
        <w:rPr>
          <w:sz w:val="24"/>
        </w:rPr>
        <w:t>10. Перцептивное моделирование.</w:t>
      </w:r>
    </w:p>
    <w:p>
      <w:pPr>
        <w:pStyle w:val="Normal"/>
        <w:spacing w:lineRule="auto" w:line="240"/>
        <w:ind w:firstLine="720" w:end="0"/>
        <w:rPr/>
      </w:pPr>
      <w:r>
        <w:rPr>
          <w:sz w:val="24"/>
        </w:rPr>
        <w:t>11. Кораблик для детей (4—5 лет —</w:t>
      </w:r>
      <w:r>
        <w:rPr>
          <w:b/>
          <w:sz w:val="24"/>
        </w:rPr>
        <w:t xml:space="preserve"> </w:t>
      </w:r>
      <w:r>
        <w:rPr>
          <w:sz w:val="24"/>
        </w:rPr>
        <w:t>рыбка, тест Венгера).</w:t>
      </w:r>
    </w:p>
    <w:p>
      <w:pPr>
        <w:pStyle w:val="Normal"/>
        <w:spacing w:lineRule="auto" w:line="240"/>
        <w:ind w:firstLine="720" w:end="0"/>
        <w:rPr>
          <w:sz w:val="24"/>
        </w:rPr>
      </w:pPr>
      <w:r>
        <w:rPr>
          <w:sz w:val="24"/>
        </w:rPr>
        <w:t>12. Дорожки (полянки) (тест Венгера).</w:t>
      </w:r>
    </w:p>
    <w:p>
      <w:pPr>
        <w:pStyle w:val="Normal"/>
        <w:spacing w:lineRule="auto" w:line="240"/>
        <w:ind w:firstLine="720" w:end="0"/>
        <w:rPr>
          <w:spacing w:val="-4"/>
          <w:sz w:val="24"/>
        </w:rPr>
      </w:pPr>
      <w:r>
        <w:rPr>
          <w:sz w:val="24"/>
        </w:rPr>
        <w:t xml:space="preserve">13. </w:t>
      </w:r>
      <w:r>
        <w:rPr>
          <w:spacing w:val="-4"/>
          <w:sz w:val="24"/>
        </w:rPr>
        <w:t xml:space="preserve">Матрица Равена (для детей 4—5 лет — серии </w:t>
      </w:r>
      <w:r>
        <w:rPr>
          <w:i/>
          <w:spacing w:val="-4"/>
          <w:sz w:val="24"/>
        </w:rPr>
        <w:t>А</w:t>
      </w:r>
      <w:r>
        <w:rPr>
          <w:spacing w:val="-4"/>
          <w:sz w:val="24"/>
        </w:rPr>
        <w:t xml:space="preserve">, </w:t>
      </w:r>
      <w:r>
        <w:rPr>
          <w:i/>
          <w:spacing w:val="-4"/>
          <w:sz w:val="24"/>
        </w:rPr>
        <w:t>А—В,</w:t>
      </w:r>
      <w:r>
        <w:rPr>
          <w:spacing w:val="-4"/>
          <w:sz w:val="24"/>
        </w:rPr>
        <w:t xml:space="preserve"> для детей 5—7 лет — серии </w:t>
      </w:r>
      <w:r>
        <w:rPr>
          <w:i/>
          <w:spacing w:val="-4"/>
          <w:sz w:val="24"/>
        </w:rPr>
        <w:t>А—В, В).</w:t>
      </w:r>
    </w:p>
    <w:p>
      <w:pPr>
        <w:pStyle w:val="BodyTextIndent"/>
        <w:spacing w:lineRule="auto" w:line="240"/>
        <w:rPr/>
      </w:pPr>
      <w:r>
        <w:rPr/>
        <w:t>14. Розенцвейг (12 картинок).</w:t>
      </w:r>
    </w:p>
    <w:p>
      <w:pPr>
        <w:pStyle w:val="Normal"/>
        <w:spacing w:lineRule="auto" w:line="240"/>
        <w:ind w:firstLine="720" w:end="0"/>
        <w:rPr>
          <w:sz w:val="24"/>
        </w:rPr>
      </w:pPr>
      <w:r>
        <w:rPr>
          <w:sz w:val="24"/>
        </w:rPr>
        <w:t>15.</w:t>
      </w:r>
      <w:r>
        <w:rPr>
          <w:sz w:val="24"/>
          <w:lang w:val="en-US"/>
        </w:rPr>
        <w:t xml:space="preserve"> CAT.</w:t>
      </w:r>
    </w:p>
    <w:p>
      <w:pPr>
        <w:pStyle w:val="Normal"/>
        <w:spacing w:lineRule="auto" w:line="240"/>
        <w:ind w:firstLine="720" w:end="0"/>
        <w:rPr>
          <w:sz w:val="24"/>
        </w:rPr>
      </w:pPr>
      <w:r>
        <w:rPr>
          <w:sz w:val="24"/>
        </w:rPr>
        <w:t>16. Лесенка.</w:t>
      </w:r>
    </w:p>
    <w:p>
      <w:pPr>
        <w:pStyle w:val="Normal"/>
        <w:spacing w:lineRule="auto" w:line="240"/>
        <w:ind w:firstLine="720" w:end="0"/>
        <w:rPr>
          <w:i/>
          <w:i/>
          <w:sz w:val="24"/>
        </w:rPr>
      </w:pPr>
      <w:r>
        <w:rPr>
          <w:i/>
          <w:sz w:val="24"/>
        </w:rPr>
      </w:r>
    </w:p>
    <w:p>
      <w:pPr>
        <w:pStyle w:val="Heading2"/>
        <w:keepNext w:val="false"/>
        <w:spacing w:lineRule="auto" w:line="316"/>
        <w:rPr/>
      </w:pPr>
      <w:bookmarkStart w:id="62" w:name="__RefHeading___Toc511554762"/>
      <w:r>
        <w:rPr/>
        <w:t>Приложение 8</w:t>
      </w:r>
      <w:bookmarkEnd w:id="62"/>
      <w:r>
        <w:rPr/>
        <w:t xml:space="preserve"> </w:t>
      </w:r>
    </w:p>
    <w:p>
      <w:pPr>
        <w:pStyle w:val="Heading2"/>
        <w:keepNext w:val="false"/>
        <w:rPr/>
      </w:pPr>
      <w:bookmarkStart w:id="63" w:name="__RefHeading___Toc511554763"/>
      <w:bookmarkEnd w:id="63"/>
      <w:r>
        <w:rPr>
          <w:lang w:val="en-US"/>
        </w:rPr>
        <w:t>Haбор</w:t>
      </w:r>
      <w:r>
        <w:rPr/>
        <w:t xml:space="preserve"> диагностических методик для детей 7— 12 лет</w:t>
      </w:r>
    </w:p>
    <w:p>
      <w:pPr>
        <w:pStyle w:val="Normal"/>
        <w:spacing w:lineRule="auto" w:line="240"/>
        <w:ind w:firstLine="720" w:end="0"/>
        <w:rPr/>
      </w:pPr>
      <w:r>
        <w:rPr>
          <w:sz w:val="24"/>
        </w:rPr>
        <w:t>1. Рисунок дерево — дом —</w:t>
      </w:r>
      <w:r>
        <w:rPr>
          <w:b/>
          <w:sz w:val="24"/>
        </w:rPr>
        <w:t xml:space="preserve"> </w:t>
      </w:r>
      <w:r>
        <w:rPr>
          <w:sz w:val="24"/>
        </w:rPr>
        <w:t>человек.</w:t>
      </w:r>
    </w:p>
    <w:p>
      <w:pPr>
        <w:pStyle w:val="Normal"/>
        <w:spacing w:lineRule="auto" w:line="240"/>
        <w:ind w:firstLine="720" w:end="0"/>
        <w:rPr/>
      </w:pPr>
      <w:r>
        <w:rPr>
          <w:sz w:val="24"/>
        </w:rPr>
        <w:t>2. Рисунок несуществующего</w:t>
      </w:r>
      <w:r>
        <w:rPr>
          <w:b/>
          <w:sz w:val="24"/>
        </w:rPr>
        <w:t xml:space="preserve"> </w:t>
      </w:r>
      <w:r>
        <w:rPr>
          <w:sz w:val="24"/>
        </w:rPr>
        <w:t>животного.</w:t>
      </w:r>
    </w:p>
    <w:p>
      <w:pPr>
        <w:pStyle w:val="Normal"/>
        <w:spacing w:lineRule="auto" w:line="240"/>
        <w:ind w:firstLine="720" w:end="0"/>
        <w:rPr>
          <w:sz w:val="24"/>
        </w:rPr>
      </w:pPr>
      <w:r>
        <w:rPr>
          <w:sz w:val="24"/>
        </w:rPr>
        <w:t>3. Кружочки (тест Торренса).</w:t>
      </w:r>
    </w:p>
    <w:p>
      <w:pPr>
        <w:pStyle w:val="Normal"/>
        <w:spacing w:lineRule="auto" w:line="240"/>
        <w:ind w:firstLine="720" w:end="0"/>
        <w:rPr>
          <w:sz w:val="24"/>
        </w:rPr>
      </w:pPr>
      <w:r>
        <w:rPr>
          <w:sz w:val="24"/>
        </w:rPr>
        <w:t>4. Пиктограмма.</w:t>
      </w:r>
    </w:p>
    <w:p>
      <w:pPr>
        <w:pStyle w:val="Normal"/>
        <w:spacing w:lineRule="auto" w:line="240"/>
        <w:ind w:firstLine="720" w:end="0"/>
        <w:rPr>
          <w:sz w:val="24"/>
        </w:rPr>
      </w:pPr>
      <w:r>
        <w:rPr>
          <w:sz w:val="24"/>
        </w:rPr>
        <w:t>5. Последовательные картинки.</w:t>
      </w:r>
    </w:p>
    <w:p>
      <w:pPr>
        <w:pStyle w:val="Normal"/>
        <w:spacing w:lineRule="auto" w:line="240"/>
        <w:ind w:firstLine="720" w:end="0"/>
        <w:rPr/>
      </w:pPr>
      <w:r>
        <w:rPr>
          <w:sz w:val="24"/>
        </w:rPr>
        <w:t>6. Систематизация (для детей 7—8 лет, тест</w:t>
      </w:r>
      <w:r>
        <w:rPr>
          <w:b/>
          <w:sz w:val="24"/>
        </w:rPr>
        <w:t xml:space="preserve"> </w:t>
      </w:r>
      <w:r>
        <w:rPr>
          <w:sz w:val="24"/>
        </w:rPr>
        <w:t>Венгера).</w:t>
      </w:r>
    </w:p>
    <w:p>
      <w:pPr>
        <w:pStyle w:val="Normal"/>
        <w:spacing w:lineRule="auto" w:line="240"/>
        <w:ind w:firstLine="720" w:end="0"/>
        <w:rPr>
          <w:sz w:val="24"/>
        </w:rPr>
      </w:pPr>
      <w:r>
        <w:rPr>
          <w:sz w:val="24"/>
        </w:rPr>
        <w:t>7. Словесные пропорции.</w:t>
      </w:r>
    </w:p>
    <w:p>
      <w:pPr>
        <w:pStyle w:val="Normal"/>
        <w:spacing w:lineRule="auto" w:line="240"/>
        <w:ind w:firstLine="720" w:end="0"/>
        <w:rPr>
          <w:sz w:val="24"/>
        </w:rPr>
      </w:pPr>
      <w:r>
        <w:rPr>
          <w:sz w:val="24"/>
        </w:rPr>
        <w:t>8. Подведение под понятие.</w:t>
      </w:r>
    </w:p>
    <w:p>
      <w:pPr>
        <w:pStyle w:val="Normal"/>
        <w:spacing w:lineRule="auto" w:line="240"/>
        <w:ind w:firstLine="720" w:end="0"/>
        <w:rPr>
          <w:sz w:val="24"/>
        </w:rPr>
      </w:pPr>
      <w:r>
        <w:rPr>
          <w:sz w:val="24"/>
        </w:rPr>
        <w:t>9. Исключение лишнего понятия.</w:t>
      </w:r>
    </w:p>
    <w:p>
      <w:pPr>
        <w:pStyle w:val="Normal"/>
        <w:spacing w:lineRule="auto" w:line="240"/>
        <w:ind w:firstLine="720" w:end="0"/>
        <w:rPr>
          <w:sz w:val="24"/>
        </w:rPr>
      </w:pPr>
      <w:r>
        <w:rPr>
          <w:sz w:val="24"/>
        </w:rPr>
        <w:t>10. Тест Айзенка (4—5 заданий).</w:t>
      </w:r>
    </w:p>
    <w:p>
      <w:pPr>
        <w:pStyle w:val="Normal"/>
        <w:spacing w:lineRule="auto" w:line="240"/>
        <w:ind w:firstLine="720" w:end="0"/>
        <w:rPr/>
      </w:pPr>
      <w:r>
        <w:rPr>
          <w:sz w:val="24"/>
        </w:rPr>
        <w:t>11. Матрицы Равена (серия</w:t>
      </w:r>
      <w:r>
        <w:rPr>
          <w:b/>
          <w:sz w:val="24"/>
        </w:rPr>
        <w:t xml:space="preserve"> </w:t>
      </w:r>
      <w:r>
        <w:rPr>
          <w:sz w:val="24"/>
        </w:rPr>
        <w:t>В, начало серии С).</w:t>
      </w:r>
    </w:p>
    <w:p>
      <w:pPr>
        <w:pStyle w:val="Normal"/>
        <w:spacing w:lineRule="auto" w:line="240"/>
        <w:ind w:firstLine="720" w:end="0"/>
        <w:rPr/>
      </w:pPr>
      <w:r>
        <w:rPr>
          <w:sz w:val="24"/>
        </w:rPr>
        <w:t>12.</w:t>
      </w:r>
      <w:r>
        <w:rPr>
          <w:sz w:val="24"/>
          <w:lang w:val="en-US"/>
        </w:rPr>
        <w:t xml:space="preserve"> CAT</w:t>
      </w:r>
      <w:r>
        <w:rPr>
          <w:sz w:val="24"/>
        </w:rPr>
        <w:t xml:space="preserve"> (10 картинок).</w:t>
      </w:r>
    </w:p>
    <w:p>
      <w:pPr>
        <w:pStyle w:val="Normal"/>
        <w:spacing w:lineRule="auto" w:line="240"/>
        <w:ind w:firstLine="720" w:end="0"/>
        <w:rPr>
          <w:sz w:val="24"/>
        </w:rPr>
      </w:pPr>
      <w:r>
        <w:rPr>
          <w:sz w:val="24"/>
        </w:rPr>
        <w:t>13. Тест Розенцвейга (12 картинок).</w:t>
      </w:r>
    </w:p>
    <w:p>
      <w:pPr>
        <w:pStyle w:val="Normal"/>
        <w:spacing w:lineRule="auto" w:line="240"/>
        <w:ind w:firstLine="720" w:end="0"/>
        <w:rPr>
          <w:sz w:val="24"/>
        </w:rPr>
      </w:pPr>
      <w:r>
        <w:rPr>
          <w:sz w:val="24"/>
        </w:rPr>
        <w:t>14. Измерение самооценки.</w:t>
      </w:r>
    </w:p>
    <w:p>
      <w:pPr>
        <w:pStyle w:val="Normal"/>
        <w:spacing w:lineRule="auto" w:line="240"/>
        <w:ind w:firstLine="720" w:end="0"/>
        <w:rPr>
          <w:sz w:val="24"/>
        </w:rPr>
      </w:pPr>
      <w:r>
        <w:rPr>
          <w:sz w:val="24"/>
        </w:rPr>
        <w:t>15. Тест Роршаха (5—7 карточек).</w:t>
      </w:r>
    </w:p>
    <w:p>
      <w:pPr>
        <w:pStyle w:val="Normal"/>
        <w:spacing w:lineRule="auto" w:line="240"/>
        <w:ind w:firstLine="720" w:end="0"/>
        <w:rPr>
          <w:i/>
          <w:i/>
          <w:sz w:val="24"/>
        </w:rPr>
      </w:pPr>
      <w:r>
        <w:rPr>
          <w:i/>
          <w:sz w:val="24"/>
        </w:rPr>
      </w:r>
    </w:p>
    <w:p>
      <w:pPr>
        <w:pStyle w:val="Heading2"/>
        <w:keepNext w:val="false"/>
        <w:rPr/>
      </w:pPr>
      <w:bookmarkStart w:id="64" w:name="__RefHeading___Toc511554764"/>
      <w:bookmarkEnd w:id="64"/>
      <w:r>
        <w:rPr/>
        <w:t>Приложение 9</w:t>
      </w:r>
    </w:p>
    <w:p>
      <w:pPr>
        <w:pStyle w:val="Heading2"/>
        <w:keepNext w:val="false"/>
        <w:rPr/>
      </w:pPr>
      <w:r>
        <w:rPr/>
        <w:t xml:space="preserve"> </w:t>
      </w:r>
      <w:bookmarkStart w:id="65" w:name="__RefHeading___Toc511554765"/>
      <w:r>
        <w:rPr/>
        <w:t>Набор диагностических методик для детей 12—18 лет</w:t>
      </w:r>
      <w:bookmarkEnd w:id="65"/>
    </w:p>
    <w:p>
      <w:pPr>
        <w:pStyle w:val="Normal"/>
        <w:spacing w:lineRule="auto" w:line="240"/>
        <w:ind w:firstLine="720" w:end="0"/>
        <w:rPr>
          <w:sz w:val="24"/>
        </w:rPr>
      </w:pPr>
      <w:r>
        <w:rPr>
          <w:sz w:val="24"/>
        </w:rPr>
        <w:t>1. Рисунок несуществующего животного.</w:t>
      </w:r>
    </w:p>
    <w:p>
      <w:pPr>
        <w:pStyle w:val="Normal"/>
        <w:spacing w:lineRule="auto" w:line="240"/>
        <w:ind w:firstLine="720" w:end="0"/>
        <w:rPr>
          <w:sz w:val="24"/>
        </w:rPr>
      </w:pPr>
      <w:r>
        <w:rPr>
          <w:sz w:val="24"/>
        </w:rPr>
        <w:t>2. Рисунок себя в трех проекциях (реальный, идеальный, в глазах других).</w:t>
      </w:r>
    </w:p>
    <w:p>
      <w:pPr>
        <w:pStyle w:val="Normal"/>
        <w:spacing w:lineRule="auto" w:line="240"/>
        <w:ind w:firstLine="720" w:end="0"/>
        <w:rPr>
          <w:sz w:val="24"/>
        </w:rPr>
      </w:pPr>
      <w:r>
        <w:rPr>
          <w:sz w:val="24"/>
        </w:rPr>
        <w:t>3. Тест Кеттела.</w:t>
      </w:r>
    </w:p>
    <w:p>
      <w:pPr>
        <w:pStyle w:val="Normal"/>
        <w:spacing w:lineRule="auto" w:line="240"/>
        <w:ind w:firstLine="720" w:end="0"/>
        <w:rPr>
          <w:sz w:val="24"/>
        </w:rPr>
      </w:pPr>
      <w:r>
        <w:rPr>
          <w:sz w:val="24"/>
        </w:rPr>
        <w:t>4. Тест Торренса (параллельные прямые).</w:t>
      </w:r>
    </w:p>
    <w:p>
      <w:pPr>
        <w:pStyle w:val="Normal"/>
        <w:spacing w:lineRule="auto" w:line="240"/>
        <w:ind w:firstLine="720" w:end="0"/>
        <w:rPr>
          <w:sz w:val="24"/>
        </w:rPr>
      </w:pPr>
      <w:r>
        <w:rPr>
          <w:sz w:val="24"/>
        </w:rPr>
        <w:t>5. Пиктограмма.</w:t>
      </w:r>
    </w:p>
    <w:p>
      <w:pPr>
        <w:pStyle w:val="Normal"/>
        <w:spacing w:lineRule="auto" w:line="240"/>
        <w:ind w:firstLine="720" w:end="0"/>
        <w:rPr>
          <w:sz w:val="24"/>
        </w:rPr>
      </w:pPr>
      <w:r>
        <w:rPr>
          <w:sz w:val="24"/>
        </w:rPr>
        <w:t>6. Словесные пропорции.</w:t>
      </w:r>
    </w:p>
    <w:p>
      <w:pPr>
        <w:pStyle w:val="Normal"/>
        <w:spacing w:lineRule="auto" w:line="240"/>
        <w:ind w:firstLine="720" w:end="0"/>
        <w:rPr>
          <w:sz w:val="24"/>
        </w:rPr>
      </w:pPr>
      <w:r>
        <w:rPr>
          <w:sz w:val="24"/>
        </w:rPr>
        <w:t>7. Исключение лишнего.</w:t>
      </w:r>
    </w:p>
    <w:p>
      <w:pPr>
        <w:pStyle w:val="Normal"/>
        <w:spacing w:lineRule="auto" w:line="240"/>
        <w:ind w:firstLine="720" w:end="0"/>
        <w:rPr>
          <w:sz w:val="24"/>
        </w:rPr>
      </w:pPr>
      <w:r>
        <w:rPr>
          <w:sz w:val="24"/>
        </w:rPr>
        <w:t>8. Составление понятия.</w:t>
      </w:r>
    </w:p>
    <w:p>
      <w:pPr>
        <w:pStyle w:val="Normal"/>
        <w:spacing w:lineRule="auto" w:line="240"/>
        <w:ind w:firstLine="720" w:end="0"/>
        <w:rPr>
          <w:sz w:val="24"/>
        </w:rPr>
      </w:pPr>
      <w:r>
        <w:rPr>
          <w:sz w:val="24"/>
        </w:rPr>
        <w:t>9. Тест «Пословицы».</w:t>
      </w:r>
    </w:p>
    <w:p>
      <w:pPr>
        <w:pStyle w:val="Normal"/>
        <w:spacing w:lineRule="auto" w:line="240"/>
        <w:ind w:firstLine="720" w:end="0"/>
        <w:rPr>
          <w:sz w:val="24"/>
        </w:rPr>
      </w:pPr>
      <w:r>
        <w:rPr>
          <w:sz w:val="24"/>
        </w:rPr>
        <w:t>10. Классификация.</w:t>
      </w:r>
    </w:p>
    <w:p>
      <w:pPr>
        <w:pStyle w:val="Normal"/>
        <w:spacing w:lineRule="auto" w:line="240"/>
        <w:ind w:firstLine="720" w:end="0"/>
        <w:rPr>
          <w:sz w:val="24"/>
        </w:rPr>
      </w:pPr>
      <w:r>
        <w:rPr>
          <w:sz w:val="24"/>
        </w:rPr>
        <w:t>11. Тест Айзенка (4—5 заданий).</w:t>
      </w:r>
    </w:p>
    <w:p>
      <w:pPr>
        <w:pStyle w:val="Normal"/>
        <w:spacing w:lineRule="auto" w:line="240"/>
        <w:ind w:firstLine="720" w:end="0"/>
        <w:rPr/>
      </w:pPr>
      <w:r>
        <w:rPr>
          <w:sz w:val="24"/>
        </w:rPr>
        <w:t>12. Тест Шмишека (или Айзенка на</w:t>
      </w:r>
      <w:r>
        <w:rPr>
          <w:b/>
          <w:sz w:val="24"/>
        </w:rPr>
        <w:t xml:space="preserve"> </w:t>
      </w:r>
      <w:r>
        <w:rPr>
          <w:sz w:val="24"/>
        </w:rPr>
        <w:t>психодинамические качества).</w:t>
      </w:r>
    </w:p>
    <w:p>
      <w:pPr>
        <w:pStyle w:val="BodyTextIndent"/>
        <w:spacing w:lineRule="auto" w:line="240"/>
        <w:rPr/>
      </w:pPr>
      <w:r>
        <w:rPr/>
        <w:t>13. Исследование самооценки (таблица).</w:t>
      </w:r>
    </w:p>
    <w:p>
      <w:pPr>
        <w:pStyle w:val="Normal"/>
        <w:spacing w:lineRule="auto" w:line="240"/>
        <w:ind w:firstLine="720" w:end="0"/>
        <w:rPr>
          <w:sz w:val="24"/>
        </w:rPr>
      </w:pPr>
      <w:r>
        <w:rPr>
          <w:sz w:val="24"/>
        </w:rPr>
        <w:t>14. Тест Роршаха (4—5 карточек).</w:t>
      </w:r>
    </w:p>
    <w:p>
      <w:pPr>
        <w:pStyle w:val="Normal"/>
        <w:spacing w:lineRule="auto" w:line="240"/>
        <w:ind w:firstLine="720" w:end="0"/>
        <w:rPr>
          <w:sz w:val="24"/>
        </w:rPr>
      </w:pPr>
      <w:r>
        <w:rPr>
          <w:sz w:val="24"/>
        </w:rPr>
      </w:r>
    </w:p>
    <w:p>
      <w:pPr>
        <w:pStyle w:val="Heading2"/>
        <w:keepNext w:val="false"/>
        <w:spacing w:lineRule="auto" w:line="316"/>
        <w:rPr/>
      </w:pPr>
      <w:bookmarkStart w:id="66" w:name="__RefHeading___Toc511554766"/>
      <w:bookmarkEnd w:id="66"/>
      <w:r>
        <w:rPr/>
        <w:t>Приложение 10</w:t>
      </w:r>
    </w:p>
    <w:p>
      <w:pPr>
        <w:pStyle w:val="Heading2"/>
        <w:keepNext w:val="false"/>
        <w:rPr/>
      </w:pPr>
      <w:r>
        <w:rPr/>
        <w:t xml:space="preserve"> </w:t>
      </w:r>
      <w:bookmarkStart w:id="67" w:name="__RefHeading___Toc511554767"/>
      <w:r>
        <w:rPr/>
        <w:t>Диагностика готовности к школе</w:t>
      </w:r>
      <w:bookmarkEnd w:id="67"/>
    </w:p>
    <w:p>
      <w:pPr>
        <w:pStyle w:val="Normal"/>
        <w:spacing w:lineRule="auto" w:line="240"/>
        <w:ind w:firstLine="720" w:end="0"/>
        <w:rPr>
          <w:sz w:val="24"/>
        </w:rPr>
      </w:pPr>
      <w:r>
        <w:rPr>
          <w:sz w:val="24"/>
        </w:rPr>
        <w:t>1. Корректурная проба.</w:t>
      </w:r>
    </w:p>
    <w:p>
      <w:pPr>
        <w:pStyle w:val="Normal"/>
        <w:spacing w:lineRule="auto" w:line="240"/>
        <w:ind w:firstLine="720" w:end="0"/>
        <w:rPr>
          <w:sz w:val="24"/>
        </w:rPr>
      </w:pPr>
      <w:r>
        <w:rPr>
          <w:sz w:val="24"/>
        </w:rPr>
        <w:t>2. Тест Бендера (или Керна— Йерасека).</w:t>
      </w:r>
    </w:p>
    <w:p>
      <w:pPr>
        <w:pStyle w:val="Normal"/>
        <w:spacing w:lineRule="auto" w:line="240"/>
        <w:ind w:firstLine="720" w:end="0"/>
        <w:rPr>
          <w:sz w:val="24"/>
        </w:rPr>
      </w:pPr>
      <w:r>
        <w:rPr>
          <w:sz w:val="24"/>
        </w:rPr>
        <w:t>3. Узорный диктант.</w:t>
      </w:r>
    </w:p>
    <w:p>
      <w:pPr>
        <w:pStyle w:val="Normal"/>
        <w:spacing w:lineRule="auto" w:line="240"/>
        <w:ind w:firstLine="720" w:end="0"/>
        <w:rPr>
          <w:sz w:val="24"/>
        </w:rPr>
      </w:pPr>
      <w:r>
        <w:rPr>
          <w:sz w:val="24"/>
        </w:rPr>
        <w:t>4. Пиктограмма.</w:t>
      </w:r>
    </w:p>
    <w:p>
      <w:pPr>
        <w:pStyle w:val="Normal"/>
        <w:spacing w:lineRule="auto" w:line="240"/>
        <w:ind w:firstLine="720" w:end="0"/>
        <w:rPr>
          <w:sz w:val="24"/>
        </w:rPr>
      </w:pPr>
      <w:r>
        <w:rPr>
          <w:sz w:val="24"/>
        </w:rPr>
        <w:t>5. Рисунок несуществующего</w:t>
      </w:r>
      <w:r>
        <w:rPr>
          <w:b/>
          <w:sz w:val="24"/>
        </w:rPr>
        <w:t xml:space="preserve"> </w:t>
      </w:r>
      <w:r>
        <w:rPr>
          <w:sz w:val="24"/>
        </w:rPr>
        <w:t>животного.</w:t>
      </w:r>
    </w:p>
    <w:p>
      <w:pPr>
        <w:pStyle w:val="Normal"/>
        <w:spacing w:lineRule="auto" w:line="240"/>
        <w:ind w:firstLine="720" w:end="0"/>
        <w:rPr>
          <w:sz w:val="24"/>
        </w:rPr>
      </w:pPr>
      <w:r>
        <w:rPr>
          <w:sz w:val="24"/>
        </w:rPr>
        <w:t>6. Дорисовывание.</w:t>
      </w:r>
    </w:p>
    <w:p>
      <w:pPr>
        <w:pStyle w:val="Normal"/>
        <w:spacing w:lineRule="auto" w:line="240"/>
        <w:ind w:firstLine="720" w:end="0"/>
        <w:rPr>
          <w:sz w:val="24"/>
        </w:rPr>
      </w:pPr>
      <w:r>
        <w:rPr>
          <w:sz w:val="24"/>
        </w:rPr>
        <w:t>7. Тест на принятие задания.</w:t>
      </w:r>
    </w:p>
    <w:p>
      <w:pPr>
        <w:pStyle w:val="Normal"/>
        <w:spacing w:lineRule="auto" w:line="240"/>
        <w:ind w:firstLine="720" w:end="0"/>
        <w:rPr/>
      </w:pPr>
      <w:r>
        <w:rPr>
          <w:sz w:val="24"/>
        </w:rPr>
        <w:t>8. Тест на общую осведомленность (вариант</w:t>
      </w:r>
      <w:r>
        <w:rPr>
          <w:b/>
          <w:sz w:val="24"/>
        </w:rPr>
        <w:t xml:space="preserve"> </w:t>
      </w:r>
      <w:r>
        <w:rPr>
          <w:sz w:val="24"/>
        </w:rPr>
        <w:t>Бине или Векслера).</w:t>
      </w:r>
    </w:p>
    <w:p>
      <w:pPr>
        <w:pStyle w:val="Normal"/>
        <w:spacing w:lineRule="auto" w:line="240"/>
        <w:ind w:firstLine="720" w:end="0"/>
        <w:rPr>
          <w:sz w:val="24"/>
        </w:rPr>
      </w:pPr>
      <w:r>
        <w:rPr>
          <w:sz w:val="24"/>
        </w:rPr>
        <w:t>9. Тест «Запомни и нарисуй».</w:t>
      </w:r>
    </w:p>
    <w:p>
      <w:pPr>
        <w:pStyle w:val="Normal"/>
        <w:spacing w:lineRule="auto" w:line="240"/>
        <w:ind w:firstLine="720" w:end="0"/>
        <w:rPr>
          <w:sz w:val="24"/>
        </w:rPr>
      </w:pPr>
      <w:r>
        <w:rPr>
          <w:sz w:val="24"/>
        </w:rPr>
        <w:t>10. Любой тест на логическое мышление.</w:t>
      </w:r>
    </w:p>
    <w:p>
      <w:pPr>
        <w:pStyle w:val="Normal"/>
        <w:spacing w:lineRule="auto" w:line="240"/>
        <w:ind w:firstLine="720" w:end="0"/>
        <w:rPr/>
      </w:pPr>
      <w:r>
        <w:rPr>
          <w:sz w:val="24"/>
        </w:rPr>
        <w:t>11.</w:t>
      </w:r>
      <w:r>
        <w:rPr>
          <w:sz w:val="24"/>
          <w:lang w:val="en-US"/>
        </w:rPr>
        <w:t xml:space="preserve"> CAT</w:t>
      </w:r>
      <w:r>
        <w:rPr>
          <w:sz w:val="24"/>
        </w:rPr>
        <w:t xml:space="preserve"> (1—2 картинки).</w:t>
      </w:r>
    </w:p>
    <w:p>
      <w:pPr>
        <w:pStyle w:val="Normal"/>
        <w:spacing w:lineRule="auto" w:line="240"/>
        <w:ind w:firstLine="720" w:end="0"/>
        <w:rPr>
          <w:i/>
          <w:i/>
          <w:sz w:val="24"/>
        </w:rPr>
      </w:pPr>
      <w:r>
        <w:rPr>
          <w:i/>
          <w:sz w:val="24"/>
        </w:rPr>
      </w:r>
    </w:p>
    <w:p>
      <w:pPr>
        <w:pStyle w:val="Heading2"/>
        <w:keepNext w:val="false"/>
        <w:rPr/>
      </w:pPr>
      <w:bookmarkStart w:id="68" w:name="__RefHeading___Toc511554768"/>
      <w:r>
        <w:rPr/>
        <w:t>Приложение 11</w:t>
      </w:r>
      <w:bookmarkEnd w:id="68"/>
      <w:r>
        <w:rPr/>
        <w:t xml:space="preserve"> </w:t>
      </w:r>
    </w:p>
    <w:p>
      <w:pPr>
        <w:pStyle w:val="Heading2"/>
        <w:keepNext w:val="false"/>
        <w:rPr/>
      </w:pPr>
      <w:bookmarkStart w:id="69" w:name="__RefHeading___Toc511554769"/>
      <w:bookmarkEnd w:id="69"/>
      <w:r>
        <w:rPr/>
        <w:t>Дополнительные методики</w:t>
      </w:r>
    </w:p>
    <w:p>
      <w:pPr>
        <w:pStyle w:val="Normal"/>
        <w:spacing w:lineRule="auto" w:line="240"/>
        <w:ind w:firstLine="720" w:end="0"/>
        <w:rPr>
          <w:sz w:val="24"/>
        </w:rPr>
      </w:pPr>
      <w:r>
        <w:rPr>
          <w:sz w:val="24"/>
        </w:rPr>
        <w:t>1. Лабиринт (тест Векслера).</w:t>
      </w:r>
    </w:p>
    <w:p>
      <w:pPr>
        <w:pStyle w:val="Normal"/>
        <w:spacing w:lineRule="auto" w:line="240"/>
        <w:ind w:firstLine="720" w:end="0"/>
        <w:rPr>
          <w:sz w:val="24"/>
        </w:rPr>
      </w:pPr>
      <w:r>
        <w:rPr>
          <w:sz w:val="24"/>
        </w:rPr>
        <w:t>2. Локус контроля.</w:t>
      </w:r>
    </w:p>
    <w:p>
      <w:pPr>
        <w:pStyle w:val="Normal"/>
        <w:spacing w:lineRule="auto" w:line="240"/>
        <w:ind w:firstLine="720" w:end="0"/>
        <w:rPr>
          <w:sz w:val="24"/>
        </w:rPr>
      </w:pPr>
      <w:r>
        <w:rPr>
          <w:sz w:val="24"/>
        </w:rPr>
        <w:t>3. Тест Когана.</w:t>
      </w:r>
    </w:p>
    <w:p>
      <w:pPr>
        <w:pStyle w:val="Normal"/>
        <w:spacing w:lineRule="auto" w:line="240"/>
        <w:ind w:firstLine="720" w:end="0"/>
        <w:rPr>
          <w:sz w:val="24"/>
        </w:rPr>
      </w:pPr>
      <w:r>
        <w:rPr>
          <w:sz w:val="24"/>
        </w:rPr>
        <w:t>4. Тесты Торренса (размести фигурку, назови картинку, использование</w:t>
      </w:r>
    </w:p>
    <w:p>
      <w:pPr>
        <w:pStyle w:val="Normal"/>
        <w:spacing w:lineRule="auto" w:line="240"/>
        <w:ind w:firstLine="720" w:end="0"/>
        <w:rPr>
          <w:sz w:val="24"/>
        </w:rPr>
      </w:pPr>
      <w:r>
        <w:rPr>
          <w:sz w:val="24"/>
        </w:rPr>
        <w:t xml:space="preserve">предмета). </w:t>
      </w:r>
    </w:p>
    <w:p>
      <w:pPr>
        <w:pStyle w:val="Normal"/>
        <w:spacing w:lineRule="auto" w:line="240"/>
        <w:ind w:firstLine="720" w:end="0"/>
        <w:rPr>
          <w:sz w:val="24"/>
        </w:rPr>
      </w:pPr>
      <w:r>
        <w:rPr>
          <w:sz w:val="24"/>
        </w:rPr>
        <w:t>5. Тест Юнга.               .</w:t>
      </w:r>
    </w:p>
    <w:p>
      <w:pPr>
        <w:pStyle w:val="Normal"/>
        <w:spacing w:lineRule="auto" w:line="240"/>
        <w:ind w:firstLine="720" w:end="0"/>
        <w:rPr>
          <w:sz w:val="24"/>
        </w:rPr>
      </w:pPr>
      <w:r>
        <w:rPr>
          <w:sz w:val="24"/>
        </w:rPr>
        <w:t>6. Рисунок семьи.</w:t>
      </w:r>
    </w:p>
    <w:p>
      <w:pPr>
        <w:pStyle w:val="Normal"/>
        <w:spacing w:lineRule="auto" w:line="240"/>
        <w:ind w:firstLine="720" w:end="0"/>
        <w:rPr/>
      </w:pPr>
      <w:r>
        <w:rPr>
          <w:sz w:val="24"/>
        </w:rPr>
        <w:t>7. Рисунок семьи в виде</w:t>
      </w:r>
      <w:r>
        <w:rPr>
          <w:b/>
          <w:sz w:val="24"/>
        </w:rPr>
        <w:t xml:space="preserve"> </w:t>
      </w:r>
      <w:r>
        <w:rPr>
          <w:sz w:val="24"/>
        </w:rPr>
        <w:t>несуществующих животных.</w:t>
      </w:r>
    </w:p>
    <w:p>
      <w:pPr>
        <w:pStyle w:val="Normal"/>
        <w:spacing w:lineRule="auto" w:line="240"/>
        <w:ind w:firstLine="720" w:end="0"/>
        <w:rPr/>
      </w:pPr>
      <w:r>
        <w:rPr>
          <w:sz w:val="24"/>
        </w:rPr>
        <w:t>8. Исследование</w:t>
      </w:r>
      <w:r>
        <w:rPr>
          <w:b/>
          <w:sz w:val="24"/>
        </w:rPr>
        <w:t xml:space="preserve"> </w:t>
      </w:r>
      <w:r>
        <w:rPr>
          <w:sz w:val="24"/>
        </w:rPr>
        <w:t>импульсивности-рефлексивности.</w:t>
      </w:r>
    </w:p>
    <w:p>
      <w:pPr>
        <w:pStyle w:val="BodyTextIndent"/>
        <w:spacing w:lineRule="auto" w:line="240"/>
        <w:rPr/>
      </w:pPr>
      <w:r>
        <w:rPr/>
        <w:t>9. Тест Люшера.</w:t>
      </w:r>
    </w:p>
    <w:p>
      <w:pPr>
        <w:pStyle w:val="Normal"/>
        <w:spacing w:lineRule="auto" w:line="240"/>
        <w:ind w:firstLine="720" w:end="0"/>
        <w:rPr>
          <w:sz w:val="24"/>
        </w:rPr>
      </w:pPr>
      <w:r>
        <w:rPr>
          <w:sz w:val="24"/>
        </w:rPr>
        <w:t>10. Тест Векслера.</w:t>
      </w:r>
    </w:p>
    <w:p>
      <w:pPr>
        <w:pStyle w:val="Normal"/>
        <w:spacing w:lineRule="auto" w:line="240"/>
        <w:ind w:firstLine="720" w:end="0"/>
        <w:rPr>
          <w:sz w:val="24"/>
        </w:rPr>
      </w:pPr>
      <w:r>
        <w:rPr>
          <w:sz w:val="24"/>
        </w:rPr>
        <w:t>11. Тест на творческое мышление.</w:t>
      </w:r>
    </w:p>
    <w:p>
      <w:pPr>
        <w:pStyle w:val="Normal"/>
        <w:spacing w:lineRule="auto" w:line="240"/>
        <w:ind w:firstLine="720" w:end="0"/>
        <w:rPr>
          <w:sz w:val="24"/>
        </w:rPr>
      </w:pPr>
      <w:r>
        <w:rPr>
          <w:sz w:val="24"/>
        </w:rPr>
        <w:t>12. Тест на предвидение.</w:t>
      </w:r>
    </w:p>
    <w:p>
      <w:pPr>
        <w:pStyle w:val="Normal"/>
        <w:spacing w:lineRule="auto" w:line="240"/>
        <w:ind w:firstLine="720" w:end="0"/>
        <w:rPr/>
      </w:pPr>
      <w:r>
        <w:rPr>
          <w:sz w:val="24"/>
        </w:rPr>
        <w:t>13. Тест «Волшебная палочка» или</w:t>
      </w:r>
      <w:r>
        <w:rPr>
          <w:b/>
          <w:sz w:val="24"/>
        </w:rPr>
        <w:t xml:space="preserve"> </w:t>
      </w:r>
      <w:r>
        <w:rPr>
          <w:sz w:val="24"/>
        </w:rPr>
        <w:t>«Три желания».</w:t>
      </w:r>
    </w:p>
    <w:p>
      <w:pPr>
        <w:pStyle w:val="Normal"/>
        <w:spacing w:lineRule="auto" w:line="240"/>
        <w:ind w:firstLine="720" w:end="0"/>
        <w:rPr>
          <w:sz w:val="24"/>
        </w:rPr>
      </w:pPr>
      <w:r>
        <w:rPr>
          <w:sz w:val="24"/>
        </w:rPr>
        <w:t>14. Тест Лири.</w:t>
      </w:r>
    </w:p>
    <w:p>
      <w:pPr>
        <w:pStyle w:val="Normal"/>
        <w:spacing w:lineRule="auto" w:line="240"/>
        <w:ind w:firstLine="720" w:end="0"/>
        <w:rPr/>
      </w:pPr>
      <w:r>
        <w:rPr>
          <w:sz w:val="24"/>
        </w:rPr>
        <w:t>15.</w:t>
      </w:r>
      <w:r>
        <w:rPr>
          <w:sz w:val="24"/>
          <w:lang w:val="en-US"/>
        </w:rPr>
        <w:t xml:space="preserve"> </w:t>
      </w:r>
      <w:r>
        <w:rPr>
          <w:spacing w:val="-4"/>
          <w:sz w:val="24"/>
          <w:lang w:val="en-US"/>
        </w:rPr>
        <w:t>TAT —</w:t>
      </w:r>
      <w:r>
        <w:rPr>
          <w:spacing w:val="-4"/>
          <w:sz w:val="24"/>
        </w:rPr>
        <w:t xml:space="preserve"> Тематический апперцептивный тест (используется вместо теста </w:t>
      </w:r>
      <w:r>
        <w:rPr>
          <w:spacing w:val="-4"/>
          <w:sz w:val="24"/>
          <w:lang w:val="en-US"/>
        </w:rPr>
        <w:t>CAT</w:t>
      </w:r>
      <w:r>
        <w:rPr>
          <w:spacing w:val="-4"/>
          <w:sz w:val="24"/>
        </w:rPr>
        <w:t xml:space="preserve"> с 13-14 лет).</w:t>
      </w:r>
    </w:p>
    <w:p>
      <w:pPr>
        <w:pStyle w:val="Normal"/>
        <w:spacing w:lineRule="auto" w:line="240"/>
        <w:ind w:firstLine="720" w:end="0"/>
        <w:rPr>
          <w:i/>
          <w:i/>
          <w:spacing w:val="-4"/>
          <w:sz w:val="24"/>
        </w:rPr>
      </w:pPr>
      <w:r>
        <w:rPr>
          <w:i/>
          <w:spacing w:val="-4"/>
          <w:sz w:val="24"/>
        </w:rPr>
      </w:r>
    </w:p>
    <w:p>
      <w:pPr>
        <w:pStyle w:val="Heading2"/>
        <w:keepNext w:val="false"/>
        <w:spacing w:lineRule="auto" w:line="316"/>
        <w:rPr/>
      </w:pPr>
      <w:bookmarkStart w:id="70" w:name="__RefHeading___Toc511554770"/>
      <w:bookmarkEnd w:id="70"/>
      <w:r>
        <w:rPr/>
        <w:t>Приложение 12</w:t>
      </w:r>
    </w:p>
    <w:p>
      <w:pPr>
        <w:pStyle w:val="Heading2"/>
        <w:keepNext w:val="false"/>
        <w:rPr/>
      </w:pPr>
      <w:bookmarkStart w:id="71" w:name="__RefHeading___Toc511554771"/>
      <w:bookmarkEnd w:id="71"/>
      <w:r>
        <w:rPr/>
        <w:t>Образцы использования отдельных методик и анализа полученного материала</w:t>
      </w:r>
    </w:p>
    <w:p>
      <w:pPr>
        <w:pStyle w:val="Normal"/>
        <w:spacing w:lineRule="auto" w:line="240"/>
        <w:ind w:firstLine="720" w:end="0"/>
        <w:rPr/>
      </w:pPr>
      <w:r>
        <w:rPr>
          <w:b/>
          <w:sz w:val="24"/>
        </w:rPr>
        <w:t>Тест «Коробочка форм».</w:t>
      </w:r>
      <w:r>
        <w:rPr>
          <w:sz w:val="24"/>
        </w:rPr>
        <w:t xml:space="preserve"> Направлен на исследование уровня развития действий восприятия и степень их интериоризации, а также на проверку наличия и степени обобщенности сенсорных эталонов. Используется для диагностики детей с 2,5 до 3,5—4 лет.</w:t>
      </w:r>
    </w:p>
    <w:p>
      <w:pPr>
        <w:pStyle w:val="Normal"/>
        <w:spacing w:lineRule="auto" w:line="240"/>
        <w:ind w:firstLine="720" w:end="0"/>
        <w:rPr/>
      </w:pPr>
      <w:r>
        <w:rPr>
          <w:i/>
          <w:sz w:val="24"/>
        </w:rPr>
        <w:t>Стимулъный материал</w:t>
      </w:r>
      <w:r>
        <w:rPr>
          <w:sz w:val="24"/>
        </w:rPr>
        <w:t xml:space="preserve"> этого теста представляет собой деревянную или пластмассовую коробку (в настоящее время появились не только коробки, но и мячики), в крышке которой прорезаны отверстия по форме основных геометрических фигур — круг, квадрат, треугольник, прямоугольник и т.д. В наборе имеются и трехмерные фигуры (деревянные или пластмассовые), в основании которых те же геометрические фигуры, т.е. шар, куб, параллепипед и т.д.</w:t>
      </w:r>
    </w:p>
    <w:p>
      <w:pPr>
        <w:pStyle w:val="Normal"/>
        <w:spacing w:lineRule="auto" w:line="240"/>
        <w:ind w:firstLine="720" w:end="0"/>
        <w:rPr/>
      </w:pPr>
      <w:r>
        <w:rPr>
          <w:i/>
          <w:sz w:val="24"/>
        </w:rPr>
        <w:t>Инструкция.</w:t>
      </w:r>
      <w:r>
        <w:rPr>
          <w:sz w:val="24"/>
        </w:rPr>
        <w:t xml:space="preserve"> «Посмотри на коробочку, давай поиграем, как будто это почтовый ящик, в который тебе нужно опустить письма (показываются гео</w:t>
        <w:softHyphen/>
        <w:t>метрические фигуры). Только запомни, что для каждого письма существует специальное отверстие, в которое его можно опустить. Поэтому смотри внимательно на фигурку-письмо и найди то отверстие, которое для него предназначено».</w:t>
      </w:r>
    </w:p>
    <w:p>
      <w:pPr>
        <w:pStyle w:val="Normal"/>
        <w:spacing w:lineRule="auto" w:line="240"/>
        <w:ind w:firstLine="720" w:end="0"/>
        <w:rPr/>
      </w:pPr>
      <w:r>
        <w:rPr>
          <w:i/>
          <w:sz w:val="24"/>
        </w:rPr>
        <w:t>Проведение теста.</w:t>
      </w:r>
      <w:r>
        <w:rPr>
          <w:sz w:val="24"/>
        </w:rPr>
        <w:t xml:space="preserve"> Фигурки кладутся перед ребенком рядом с коробоч</w:t>
        <w:softHyphen/>
        <w:t>кой. В процессе работы взрослый может обратить внимание ребенка на информативные точки в том случае, если сам ребенок не старается иссле</w:t>
        <w:softHyphen/>
        <w:t>довать фигуру, но пытается силой впихнуть ее в другое отверстие. В таком случае детям показывается, что у данной фигурки, например, есть три ост</w:t>
        <w:softHyphen/>
        <w:t>рых угла, а отверстие круглое, поэтому она туда не войдет и надо найти такое отверстие, в котором также есть три угла. Затем совместно с ребен</w:t>
        <w:softHyphen/>
        <w:t>ком такое отверстие отыскивается и демонстрируется, как легко входит в него фигурка. Помощь возможна при работе с первыми 1—3 фигурками, затем либо ребенок начинает действовать самостоятельно, обучаясь пра</w:t>
        <w:softHyphen/>
        <w:t>вильной ориентировке, либо тестирование прекращается. В том случае, если вы хотите проверить, насколько хорошо ребенок владеет эталонами формы, можно дать дополнительное задание — разложить фигурки по форме, сложив вместе все кубы, шары, трапеции.</w:t>
      </w:r>
    </w:p>
    <w:p>
      <w:pPr>
        <w:pStyle w:val="Normal"/>
        <w:spacing w:lineRule="auto" w:line="240"/>
        <w:ind w:firstLine="720" w:end="0"/>
        <w:rPr/>
      </w:pPr>
      <w:r>
        <w:rPr>
          <w:i/>
          <w:sz w:val="24"/>
        </w:rPr>
        <w:t>Анализ результатов.</w:t>
      </w:r>
      <w:r>
        <w:rPr>
          <w:sz w:val="24"/>
        </w:rPr>
        <w:t xml:space="preserve"> При интерпретации полученных данных прежде всего обращают внимание на характер деятельности детей — наличие ори</w:t>
        <w:softHyphen/>
        <w:t>ентировки, степень ее интериоризованности. Для детей 2,5—3 лет в норме еще не характерно выделение ориентировочной фазы деятельности, они стараются засунуть фигурку в любое отверстие, не разглядывая их и не соотнося их друг с другом. Поэтому помощь взрослого в данном случае представляет из себя обучение, которое формирует у детей и ориентиров</w:t>
        <w:softHyphen/>
        <w:t>ку, и действия восприятия одновременно. Большое значение здесь имеет обучаемость детей, так как более способные быстрее схватывают новый материал и уже после показа способа действия с одной-двумя фигурами начинают действовать самостоятельно. В норме ориентировка, как самостоятельный этап деятельности, появляется в 3—3,5 года (хотя у импульсивных детей может появиться значительно позднее, к 4—4,5 годам). Поэтому в 3— 4 года дети уже должны осматривать фигурки прежде, чем начать их засо</w:t>
        <w:softHyphen/>
        <w:t>вывать в коробку. Однако эта ориентировка может быть еще внешней, т.е. ребенок помогает себе пальчиками, ощупывает фигурки, поворачивает</w:t>
      </w:r>
      <w:r>
        <w:rPr>
          <w:b/>
          <w:sz w:val="24"/>
        </w:rPr>
        <w:t xml:space="preserve"> </w:t>
      </w:r>
      <w:r>
        <w:rPr>
          <w:sz w:val="24"/>
        </w:rPr>
        <w:t>их</w:t>
      </w:r>
      <w:r>
        <w:rPr>
          <w:b/>
          <w:sz w:val="24"/>
        </w:rPr>
        <w:t xml:space="preserve"> </w:t>
      </w:r>
      <w:r>
        <w:rPr>
          <w:sz w:val="24"/>
        </w:rPr>
        <w:t>в разные стороны, пытаясь засунуть в коробку. В этом случае также допус</w:t>
        <w:softHyphen/>
        <w:t>тима помощь взрослого, который помогает детям перейти к зрительной ориентировке, которая в норме должна появиться к концу третьего года жизни. В это время попытка ощупать фигурку и, тем более, силой втиснуть ее в неподходящее отверстие считается уже грубой ошибкой, свидетельст</w:t>
        <w:softHyphen/>
        <w:t>вующей о нарушениях в интеллектуальном развитии. В этом случае особен</w:t>
        <w:softHyphen/>
        <w:t>но важно проверить обучаемость ребенка, так как хорошая обучаемость помогает быстро скорректировать это отставание, пока оно не отразилось на развитии мышления ребенка.</w:t>
      </w:r>
    </w:p>
    <w:p>
      <w:pPr>
        <w:pStyle w:val="Normal"/>
        <w:spacing w:lineRule="auto" w:line="240"/>
        <w:ind w:firstLine="720" w:end="0"/>
        <w:rPr>
          <w:b/>
          <w:sz w:val="24"/>
        </w:rPr>
      </w:pPr>
      <w:r>
        <w:rPr>
          <w:b/>
          <w:sz w:val="24"/>
        </w:rPr>
      </w:r>
    </w:p>
    <w:p>
      <w:pPr>
        <w:pStyle w:val="Normal"/>
        <w:spacing w:lineRule="auto" w:line="240"/>
        <w:ind w:firstLine="720" w:end="0"/>
        <w:rPr/>
      </w:pPr>
      <w:r>
        <w:rPr>
          <w:b/>
          <w:sz w:val="24"/>
        </w:rPr>
        <w:t>Тест «Пиктограмма»</w:t>
      </w:r>
      <w:r>
        <w:rPr>
          <w:sz w:val="24"/>
        </w:rPr>
        <w:t xml:space="preserve"> — направлен на исследование опосредованной памяти (дает информацию и о развитии мышления). Используется для диа</w:t>
        <w:softHyphen/>
        <w:t>гностики детей с 4,5—5 лет.</w:t>
      </w:r>
    </w:p>
    <w:p>
      <w:pPr>
        <w:pStyle w:val="Normal"/>
        <w:spacing w:lineRule="auto" w:line="240"/>
        <w:ind w:firstLine="720" w:end="0"/>
        <w:rPr/>
      </w:pPr>
      <w:r>
        <w:rPr>
          <w:i/>
          <w:sz w:val="24"/>
        </w:rPr>
        <w:t>Стимульный материал.</w:t>
      </w:r>
      <w:r>
        <w:rPr>
          <w:sz w:val="24"/>
        </w:rPr>
        <w:t xml:space="preserve"> Для проведения пиктограммы ребенку предлагается лист белой бумаги (стандартный лист формата А4), простой карандаш и набор слов для запоминания. Для детей 5—10 лет может быть использован следующий набор из 12 слов:</w:t>
      </w:r>
    </w:p>
    <w:p>
      <w:pPr>
        <w:pStyle w:val="Normal"/>
        <w:spacing w:lineRule="auto" w:line="240"/>
        <w:ind w:firstLine="720" w:end="0"/>
        <w:rPr>
          <w:sz w:val="24"/>
        </w:rPr>
      </w:pPr>
      <w:r>
        <w:rPr>
          <w:sz w:val="24"/>
        </w:rPr>
        <w:t>веселый праздник</w:t>
        <w:tab/>
        <w:tab/>
        <w:tab/>
        <w:tab/>
        <w:t>обман</w:t>
      </w:r>
    </w:p>
    <w:p>
      <w:pPr>
        <w:pStyle w:val="Normal"/>
        <w:spacing w:lineRule="auto" w:line="240"/>
        <w:ind w:firstLine="720" w:end="0"/>
        <w:rPr>
          <w:sz w:val="24"/>
        </w:rPr>
      </w:pPr>
      <w:r>
        <w:rPr>
          <w:sz w:val="24"/>
        </w:rPr>
        <w:t>вкусный ужин</w:t>
        <w:tab/>
        <w:tab/>
        <w:tab/>
        <w:tab/>
        <w:t>расставание</w:t>
      </w:r>
    </w:p>
    <w:p>
      <w:pPr>
        <w:pStyle w:val="Normal"/>
        <w:spacing w:lineRule="auto" w:line="240"/>
        <w:ind w:firstLine="720" w:end="0"/>
        <w:rPr>
          <w:sz w:val="24"/>
        </w:rPr>
      </w:pPr>
      <w:r>
        <w:rPr>
          <w:sz w:val="24"/>
        </w:rPr>
        <w:t>строгая воспитательница</w:t>
        <w:tab/>
        <w:tab/>
        <w:tab/>
        <w:t>развитие</w:t>
      </w:r>
    </w:p>
    <w:p>
      <w:pPr>
        <w:pStyle w:val="Normal"/>
        <w:spacing w:lineRule="auto" w:line="240"/>
        <w:ind w:firstLine="720" w:end="0"/>
        <w:rPr>
          <w:sz w:val="24"/>
        </w:rPr>
      </w:pPr>
      <w:r>
        <w:rPr>
          <w:sz w:val="24"/>
        </w:rPr>
        <w:t>тяжелая работа</w:t>
        <w:tab/>
        <w:tab/>
        <w:tab/>
        <w:tab/>
        <w:t>слепой мальчик</w:t>
      </w:r>
    </w:p>
    <w:p>
      <w:pPr>
        <w:pStyle w:val="Normal"/>
        <w:spacing w:lineRule="auto" w:line="240"/>
        <w:ind w:firstLine="720" w:end="0"/>
        <w:rPr>
          <w:sz w:val="24"/>
        </w:rPr>
      </w:pPr>
      <w:r>
        <w:rPr>
          <w:sz w:val="24"/>
        </w:rPr>
        <w:t>теплый ветер</w:t>
        <w:tab/>
        <w:tab/>
        <w:tab/>
        <w:tab/>
        <w:t>страх</w:t>
      </w:r>
    </w:p>
    <w:p>
      <w:pPr>
        <w:pStyle w:val="Normal"/>
        <w:spacing w:lineRule="auto" w:line="240"/>
        <w:ind w:firstLine="720" w:end="0"/>
        <w:rPr>
          <w:sz w:val="24"/>
        </w:rPr>
      </w:pPr>
      <w:r>
        <w:rPr>
          <w:sz w:val="24"/>
        </w:rPr>
        <w:t>болезнь</w:t>
        <w:tab/>
        <w:tab/>
        <w:tab/>
        <w:tab/>
        <w:tab/>
        <w:t>веселая компания</w:t>
      </w:r>
    </w:p>
    <w:p>
      <w:pPr>
        <w:pStyle w:val="Normal"/>
        <w:spacing w:lineRule="auto" w:line="240"/>
        <w:ind w:firstLine="720" w:end="0"/>
        <w:rPr/>
      </w:pPr>
      <w:r>
        <w:rPr>
          <w:i/>
          <w:sz w:val="24"/>
        </w:rPr>
        <w:t>Инструкция:</w:t>
      </w:r>
      <w:r>
        <w:rPr>
          <w:sz w:val="24"/>
        </w:rPr>
        <w:t xml:space="preserve"> «Я тебе сейчас прочитаю слова, которые тебе надо хорошо запомнить и повторить мне в конце занятия. Слов много, поэтому запо</w:t>
        <w:softHyphen/>
        <w:t>мнить их трудно, чтобы тебе было легче справиться с заданием, ты можешь на этом листе нарисовать что-нибудь, что тебе напомнит данное слово. Но</w:t>
      </w:r>
      <w:r>
        <w:rPr>
          <w:i/>
          <w:sz w:val="24"/>
        </w:rPr>
        <w:t xml:space="preserve"> </w:t>
      </w:r>
      <w:r>
        <w:rPr>
          <w:sz w:val="24"/>
        </w:rPr>
        <w:t>рисовать можно только какие-то картинки, а не буквы. Так как слов доволь</w:t>
        <w:softHyphen/>
        <w:t>но много, а лист только один, постарайся расположить рисунки таким об</w:t>
        <w:softHyphen/>
        <w:t>разом, чтобы все они уместились на этом листочке. Не старайся вырисовывать картинки, качество рисунков не важно, главное, чтобы они правильно отражали содержание слова».</w:t>
      </w:r>
    </w:p>
    <w:p>
      <w:pPr>
        <w:pStyle w:val="Normal"/>
        <w:spacing w:lineRule="auto" w:line="240"/>
        <w:ind w:firstLine="720" w:end="0"/>
        <w:rPr/>
      </w:pPr>
      <w:r>
        <w:rPr>
          <w:i/>
          <w:sz w:val="24"/>
        </w:rPr>
        <w:t>Проведение теста.</w:t>
      </w:r>
      <w:r>
        <w:rPr>
          <w:sz w:val="24"/>
        </w:rPr>
        <w:t xml:space="preserve"> Детям медленно читаются приведенные выше слова и словосочетания (которые идут как одно слово). При этом взрослый внима</w:t>
        <w:softHyphen/>
        <w:t>тельно смотрит за тем, чтобы ребенок рисовал не буквы, а только опреде</w:t>
        <w:softHyphen/>
        <w:t>ленные изображения. Если ребенок начинает рисовать большие фигурки, занимающие основную часть листа, то ему можно напомнить о том, что лист один и на нем надо будет уместить все картинки. Это напоминание делается один раз, примерно после 2—3-го слова. При необходимости лист можно перевернуть, однако при этом ребенку обязательно следует напом</w:t>
        <w:softHyphen/>
        <w:t>нить о том, что его предупреждали, что места мало, а он это прослушал и потому нарушил инструкцию.</w:t>
      </w:r>
    </w:p>
    <w:p>
      <w:pPr>
        <w:pStyle w:val="Normal"/>
        <w:spacing w:lineRule="auto" w:line="240"/>
        <w:ind w:firstLine="720" w:end="0"/>
        <w:rPr>
          <w:sz w:val="24"/>
        </w:rPr>
      </w:pPr>
      <w:r>
        <w:rPr>
          <w:sz w:val="24"/>
        </w:rPr>
        <w:t>В том случае, если у взрослого появляются подозрения, что ребенок рисует без всякой цели и смысла, первую пришедшую в голову картинку, никак не связанную со словом, т.е. что он не понял или не расслышал ин</w:t>
        <w:softHyphen/>
        <w:t>струкцию, необходимо спросить о том, что за рисунок делает ребенок и какое отношение он имеет к слову, названному взрослым. Можно уточнить, помнит ли еще ребенок то слово, на которое делает рисунок.</w:t>
      </w:r>
    </w:p>
    <w:p>
      <w:pPr>
        <w:pStyle w:val="Normal"/>
        <w:spacing w:lineRule="auto" w:line="240"/>
        <w:ind w:firstLine="720" w:end="0"/>
        <w:rPr>
          <w:sz w:val="24"/>
        </w:rPr>
      </w:pPr>
      <w:r>
        <w:rPr>
          <w:sz w:val="24"/>
        </w:rPr>
        <w:t>Время, отпускаемое на каждый рисунок к слову, ограничено и не превы</w:t>
        <w:softHyphen/>
        <w:t>шает 1—2 минут. Если дети начинают увлекаться, вырисовывать детали и добавлять что-то к первоначальному рисунку, то взрослый должен напо</w:t>
        <w:softHyphen/>
        <w:t>мнить, что его не интересует качество картинки, важна только ее связь с произнесенным словом. Если ребенок продолжает рисовать, этот процесс прерывается и ему предъявляется следующее слово.</w:t>
      </w:r>
    </w:p>
    <w:p>
      <w:pPr>
        <w:pStyle w:val="BodyTextIndent"/>
        <w:spacing w:lineRule="auto" w:line="240"/>
        <w:rPr/>
      </w:pPr>
      <w:r>
        <w:rPr/>
        <w:t>После окончания работы взрослый должен пронумеровать рисунки, чтобы было видно, какой рисунок к какому слову относится. (В том случае, если дети умеют считать, это можно попросить сделать самого ребенка.) Через 20—30 минут после проведения теста детям предъявляется лист бума</w:t>
        <w:softHyphen/>
        <w:t>ги с их рисунками, глядя на которые их просят припомнить те слова, кото</w:t>
        <w:softHyphen/>
        <w:t>рые диктовал взрослый. При воспроизведении фиксируется количество правильно воспроизведенных слов, а также количество ошибок, которые были допущены ребенком. При этом воспроизведение, например, словосо</w:t>
        <w:softHyphen/>
        <w:t>четания «вкусный ужин» как «сладкий ужин» или «разлука» как «расстава</w:t>
        <w:softHyphen/>
        <w:t>ние» считается как правильное.</w:t>
      </w:r>
    </w:p>
    <w:p>
      <w:pPr>
        <w:pStyle w:val="Normal"/>
        <w:spacing w:lineRule="auto" w:line="240"/>
        <w:ind w:firstLine="720" w:end="0"/>
        <w:rPr/>
      </w:pPr>
      <w:r>
        <w:rPr>
          <w:i/>
          <w:sz w:val="24"/>
        </w:rPr>
        <w:t>Анализ результатов.</w:t>
      </w:r>
      <w:r>
        <w:rPr>
          <w:sz w:val="24"/>
        </w:rPr>
        <w:t xml:space="preserve"> Прежде всего фиксируется количество правильно воспроизведенных слов, которое говорит нам</w:t>
      </w:r>
      <w:r>
        <w:rPr>
          <w:b/>
          <w:sz w:val="24"/>
        </w:rPr>
        <w:t xml:space="preserve"> </w:t>
      </w:r>
      <w:r>
        <w:rPr>
          <w:sz w:val="24"/>
        </w:rPr>
        <w:t>об объеме опосредованной памяти, который должен быть больше, чем объем непосредственной памя</w:t>
        <w:softHyphen/>
        <w:t>ти, и в норме для детей этого возраста составляет 10--12 слов (т.е. практи</w:t>
        <w:softHyphen/>
        <w:t>чески стопроцентное воспроизведение).</w:t>
      </w:r>
    </w:p>
    <w:p>
      <w:pPr>
        <w:pStyle w:val="Normal"/>
        <w:spacing w:lineRule="auto" w:line="240"/>
        <w:ind w:firstLine="720" w:end="0"/>
        <w:rPr/>
      </w:pPr>
      <w:r>
        <w:rPr>
          <w:sz w:val="24"/>
        </w:rPr>
        <w:t>Уровень развития образного мышления исследуется при помощи ана</w:t>
        <w:softHyphen/>
        <w:t>лиза рисунков. При этом у детей с низким уровнем мышления рисунки мало связаны с темой либо их связь поверхностная, в то время как у детей с высоким уровнем образного мышления рисунки отражают суть данного предмета. Например, для вкусного ужина может быть нарисован торт, стол с каким-то блюдом, тарелка с едой и т.п. Точно так же для болезни может быть изображен и больной человек (например,</w:t>
      </w:r>
      <w:r>
        <w:rPr>
          <w:b/>
          <w:sz w:val="24"/>
        </w:rPr>
        <w:t xml:space="preserve"> </w:t>
      </w:r>
      <w:r>
        <w:rPr>
          <w:sz w:val="24"/>
        </w:rPr>
        <w:t>с перевязанной ногой или</w:t>
      </w:r>
      <w:r>
        <w:rPr>
          <w:b/>
          <w:sz w:val="24"/>
        </w:rPr>
        <w:t xml:space="preserve"> </w:t>
      </w:r>
      <w:r>
        <w:rPr>
          <w:sz w:val="24"/>
        </w:rPr>
        <w:t>лежащий на кровати), и сама кровать, и больница.</w:t>
      </w:r>
    </w:p>
    <w:p>
      <w:pPr>
        <w:pStyle w:val="Normal"/>
        <w:spacing w:lineRule="auto" w:line="240"/>
        <w:ind w:firstLine="720" w:end="0"/>
        <w:rPr>
          <w:sz w:val="24"/>
        </w:rPr>
      </w:pPr>
      <w:r>
        <w:rPr>
          <w:sz w:val="24"/>
        </w:rPr>
        <w:t>Следует обратить внимание на характер рисунков к словам разной сложности, специально подобранные в пиктограмме. Так, нарисовать знак, отражающий «вкусный ужин» или «строгую воспитательницу», детям на</w:t>
        <w:softHyphen/>
        <w:t>много проще, чем «болезнь» или «обман». Наиболее сложными считаются слова «теплый ветер» и «развитие». Для детей 5 лет нормой являются аде</w:t>
        <w:softHyphen/>
        <w:t>кватные рисунки для простых слов и отказ или буквальное, конкретное отражение сложных слов. В то же время для детей 6 лет и старше нормой является адекватное изображение всех слов данной пиктограммы.</w:t>
      </w:r>
    </w:p>
    <w:p>
      <w:pPr>
        <w:pStyle w:val="Normal"/>
        <w:spacing w:lineRule="auto" w:line="240"/>
        <w:ind w:firstLine="720" w:end="0"/>
        <w:rPr>
          <w:sz w:val="24"/>
        </w:rPr>
      </w:pPr>
      <w:r>
        <w:rPr>
          <w:sz w:val="24"/>
        </w:rPr>
        <w:t>Необходимо отметить те случаи, когда ребенок рисует практически однотипные, мало связанные с содержанием слова рисунки, но в то же время правильно воспроизводит слова. Это говорит о том, что низкий уро</w:t>
        <w:softHyphen/>
        <w:t>вень мышления компенсируется в данном случае хорошей механической памятью. В то же время тот факт, что у ребенка отмечается низкий уровень развития и памяти, и мышления может в какой-то степени быть показате</w:t>
        <w:softHyphen/>
        <w:t>лем его общего интеллектуального отставания.</w:t>
      </w:r>
    </w:p>
    <w:p>
      <w:pPr>
        <w:pStyle w:val="Normal"/>
        <w:spacing w:lineRule="auto" w:line="240"/>
        <w:ind w:firstLine="720" w:end="0"/>
        <w:rPr>
          <w:sz w:val="24"/>
        </w:rPr>
      </w:pPr>
      <w:r>
        <w:rPr>
          <w:sz w:val="24"/>
        </w:rPr>
        <w:t>Большой интерес представляет сравнение данных о воспроизведенном материале при непосредственном и опосредованном запоминании, так как в случае хорошего развития образного мышления оно может компенсиро</w:t>
        <w:softHyphen/>
        <w:t>вать недостаток памяти. При этом ребенок воспроизводит нормальное ко</w:t>
        <w:softHyphen/>
        <w:t>личество слов (10—12) в пиктограмме, однако при непосредственном запо</w:t>
        <w:softHyphen/>
        <w:t>минании может запомнить их меньше нормы, например всего 3—5 слов.</w:t>
      </w:r>
    </w:p>
    <w:p>
      <w:pPr>
        <w:pStyle w:val="Normal"/>
        <w:spacing w:lineRule="auto" w:line="240"/>
        <w:ind w:firstLine="720" w:end="0"/>
        <w:rPr>
          <w:sz w:val="24"/>
        </w:rPr>
      </w:pPr>
      <w:r>
        <w:rPr>
          <w:sz w:val="24"/>
        </w:rPr>
        <w:t>Анализ расположения рисунков на листе бумаги показывает способность ребенка правильно организовать свою деятельность, что особенно важно учи</w:t>
        <w:softHyphen/>
        <w:t>тывать при диагностике 6-леток, так как это является одним из параметров, связанных с готовностью к школьному обучению. Наиболее адекватным счита</w:t>
        <w:softHyphen/>
        <w:t>ется расположение рисунков в той последовательности, в которой даются слова, так что взрослому даже не требуется их специально нумеровать в конце пиктограммы. При этом изображения отделены друг от друга и свободно уме</w:t>
        <w:softHyphen/>
        <w:t>щаются на одной стороне листа. Наиболее низким уровнем организации явля</w:t>
        <w:softHyphen/>
        <w:t>ется вариант, при котором рисунки хаотически разбросаны по листу и на</w:t>
        <w:softHyphen/>
        <w:t>столько велики, что налезают друг на друга, не умещаются на одной сторо</w:t>
        <w:softHyphen/>
        <w:t>не и приходится переворачивать лист, чтобы уместить все слова.</w:t>
      </w:r>
    </w:p>
    <w:p>
      <w:pPr>
        <w:pStyle w:val="Normal"/>
        <w:spacing w:lineRule="auto" w:line="240"/>
        <w:ind w:firstLine="720" w:end="0"/>
        <w:rPr>
          <w:b/>
          <w:sz w:val="24"/>
        </w:rPr>
      </w:pPr>
      <w:r>
        <w:rPr>
          <w:b/>
          <w:sz w:val="24"/>
        </w:rPr>
      </w:r>
    </w:p>
    <w:p>
      <w:pPr>
        <w:pStyle w:val="Normal"/>
        <w:spacing w:lineRule="auto" w:line="240"/>
        <w:ind w:firstLine="720" w:end="0"/>
        <w:rPr/>
      </w:pPr>
      <w:r>
        <w:rPr>
          <w:b/>
          <w:sz w:val="24"/>
        </w:rPr>
        <w:t>Тест «Невербальная классификация»</w:t>
      </w:r>
      <w:r>
        <w:rPr>
          <w:sz w:val="24"/>
        </w:rPr>
        <w:t xml:space="preserve"> — направлен на изучение словесно-логического мышления у детей 5—7 лет.</w:t>
      </w:r>
    </w:p>
    <w:p>
      <w:pPr>
        <w:pStyle w:val="Normal"/>
        <w:spacing w:lineRule="auto" w:line="240"/>
        <w:ind w:firstLine="720" w:end="0"/>
        <w:rPr/>
      </w:pPr>
      <w:r>
        <w:rPr>
          <w:i/>
          <w:sz w:val="24"/>
        </w:rPr>
        <w:t>Стимульный</w:t>
      </w:r>
      <w:r>
        <w:rPr>
          <w:i/>
          <w:sz w:val="24"/>
          <w:lang w:val="en-US"/>
        </w:rPr>
        <w:t xml:space="preserve"> материал </w:t>
      </w:r>
      <w:r>
        <w:rPr>
          <w:sz w:val="24"/>
        </w:rPr>
        <w:t>этого теста состоит из 20 картинок предметов, относящихся к двум классам близких по смыслу понятий, например, диких и домашних животных, овощей и фруктов, одежды и обуви и т.п. Для детей 5—5,5 лет может использоваться более легкий материал, т.е. изображения понятий, далеких друг от друга, например, одежда и транспорт. Также могут быть использованы картинки из лото, картинки, вырезанные из кни</w:t>
        <w:softHyphen/>
        <w:t>жек или нарисованные. Важно, чтобы они были одинаковыми по яркости (не должно быть сочетания цветных и черно-белых изображений) и по размеру, а также количество картинок в каждой группе должно быть одина</w:t>
        <w:softHyphen/>
        <w:t>ковым, например, 10 диких и 10 домашних животных, 10 фруктов и 10 ово</w:t>
        <w:softHyphen/>
        <w:t>щей и т.д.</w:t>
      </w:r>
    </w:p>
    <w:p>
      <w:pPr>
        <w:pStyle w:val="Normal"/>
        <w:spacing w:lineRule="auto" w:line="240"/>
        <w:ind w:firstLine="720" w:end="0"/>
        <w:rPr/>
      </w:pPr>
      <w:r>
        <w:rPr>
          <w:i/>
          <w:sz w:val="24"/>
        </w:rPr>
        <w:t>Инструкция:</w:t>
      </w:r>
      <w:r>
        <w:rPr>
          <w:sz w:val="24"/>
        </w:rPr>
        <w:t xml:space="preserve"> «Посмотри внимательно, что я буду делать» — после этого инструкция прерывается и взрослый начинает распределять картинки на две группы, не объясняя принципа этой систематизации. После того как взрослый выложил три картинки, он передает их ребенку со словами: «А теперь раскладывай карточки дальше, делая так же, как и я».</w:t>
      </w:r>
    </w:p>
    <w:p>
      <w:pPr>
        <w:pStyle w:val="Normal"/>
        <w:spacing w:lineRule="auto" w:line="240"/>
        <w:ind w:firstLine="720" w:end="0"/>
        <w:rPr/>
      </w:pPr>
      <w:r>
        <w:rPr>
          <w:i/>
          <w:sz w:val="24"/>
        </w:rPr>
        <w:t>Проведение теста.</w:t>
      </w:r>
      <w:r>
        <w:rPr>
          <w:sz w:val="24"/>
        </w:rPr>
        <w:t xml:space="preserve"> Данная классификация называется невербальной, так как взрослый задает основание классификации в реальной деятельности, не называя сами понятия. Выкладывая карточки, обратите внимание на то, что первые две должны относиться к разным классам (например, волк и корова), так как это облегчит ребенку дальнейшую классификацию. Третья карточка может относиться к любому классу, она кладется под первой карточкой пра</w:t>
        <w:softHyphen/>
        <w:t>вильной группы, например, карточка овцы располагается под коровой. После того как вы передали картинки ребенку, вы только наблюдаете за его деятель</w:t>
        <w:softHyphen/>
        <w:t>ностью, не произнося ни одного слова (не нужно даже говорить: «моло</w:t>
        <w:softHyphen/>
        <w:t>дец», «правильно» или «неправильно»). В случае ошибки вы просто молча перекладываете карточку в нужное место, под правильной картинкой.</w:t>
      </w:r>
    </w:p>
    <w:p>
      <w:pPr>
        <w:pStyle w:val="Normal"/>
        <w:spacing w:lineRule="auto" w:line="240"/>
        <w:ind w:firstLine="720" w:end="0"/>
        <w:rPr>
          <w:sz w:val="24"/>
        </w:rPr>
      </w:pPr>
      <w:r>
        <w:rPr>
          <w:sz w:val="24"/>
        </w:rPr>
        <w:t>Крайне важно при этом не вызвать у ребенка чувства отгороженности и неуверенности, поэтому ваше поведение не должно быть отстраненным, вы можете улыбнуться детям, погладить их, сказать: «Не вертись, будь вни</w:t>
        <w:softHyphen/>
        <w:t>мательнее». Не должно быть только словесных пояснений классифицируе</w:t>
        <w:softHyphen/>
        <w:t>мых понятий, так как это существенно облегчает задание, изменяя его ха</w:t>
        <w:softHyphen/>
        <w:t>рактер. После того как ребенок закончит работу, его надо спросить о том, почему он разложил картинки на эти две группы и какое название он им может дать.</w:t>
      </w:r>
    </w:p>
    <w:p>
      <w:pPr>
        <w:pStyle w:val="Normal"/>
        <w:spacing w:lineRule="auto" w:line="240"/>
        <w:ind w:firstLine="720" w:end="0"/>
        <w:rPr/>
      </w:pPr>
      <w:r>
        <w:rPr>
          <w:i/>
          <w:sz w:val="24"/>
        </w:rPr>
        <w:t>Анализ результатов.</w:t>
      </w:r>
      <w:r>
        <w:rPr>
          <w:sz w:val="24"/>
        </w:rPr>
        <w:t xml:space="preserve"> Данный тест исследует уровень развития словесно-логического мышления детей, именно поэтому так важно, чтобы заданное вами основание классификации было понято и произнесено ими самостоя</w:t>
        <w:softHyphen/>
        <w:t>тельно. В процессе работы время практически не ограничено, хотя, как правило, классификация 20 картинок занимает в норме не больше 5— 7 минут (для детей рефлексивных, с медленным темпом деятельности время может быть увеличено до 8—10 минут). Главное внимание обращает</w:t>
        <w:softHyphen/>
        <w:t>ся на характер работы и количество ошибок, которые допускает ребенок.</w:t>
      </w:r>
    </w:p>
    <w:p>
      <w:pPr>
        <w:pStyle w:val="Normal"/>
        <w:spacing w:lineRule="auto" w:line="240"/>
        <w:ind w:firstLine="720" w:end="0"/>
        <w:rPr/>
      </w:pPr>
      <w:r>
        <w:rPr>
          <w:sz w:val="24"/>
        </w:rPr>
        <w:t>Мы можем говорить о норме, т.е.</w:t>
      </w:r>
      <w:r>
        <w:rPr>
          <w:sz w:val="24"/>
          <w:lang w:val="en-US"/>
        </w:rPr>
        <w:t xml:space="preserve"> </w:t>
      </w:r>
      <w:r>
        <w:rPr>
          <w:sz w:val="24"/>
        </w:rPr>
        <w:t>среднем уровне интеллектуального развития в том случае, если ребенок допускает 2—3 ошибки, преимущест</w:t>
        <w:softHyphen/>
        <w:t>венно в самом начале работы, пока понятия им еще не выделены оконча</w:t>
        <w:softHyphen/>
        <w:t>тельно. Бывают и случайные ошибки в процессе классификации, особенно у импульсивных детей, которые торопятся разложить картинки побыстрее.</w:t>
      </w:r>
    </w:p>
    <w:p>
      <w:pPr>
        <w:pStyle w:val="Normal"/>
        <w:spacing w:lineRule="auto" w:line="240"/>
        <w:ind w:firstLine="720" w:end="0"/>
        <w:rPr>
          <w:sz w:val="24"/>
        </w:rPr>
      </w:pPr>
      <w:r>
        <w:rPr>
          <w:sz w:val="24"/>
        </w:rPr>
        <w:t>Однако в том случае, если ребенок допускает больше пяти ошибок, можно говорить о непонимании им принципа разложения этих картинок. Об этом же говорит и хаотичный их расклад, например, когда дети не задумываясь распределяют карточки по группам. В этом случае работа может быть прервана и взрослый вводит вербальное обозначение классифициру</w:t>
        <w:softHyphen/>
        <w:t>емых понятий. Как правило, детям говорят: «Ну зачем же ты кладешь ло</w:t>
        <w:softHyphen/>
        <w:t>шадку в эту группу, ведь тут лежат волк, тигр, лев, т.е. только те животные, которые живут на воле, в лесу или в джунглях. Это дикие животные, а лошадь — животное домашнее, она живет с человеком, поэтому ее надо положить в ту группу, где корова, осел и т.д.». После этого классификация доводится до конца, но не оценивается. Для диагностики (уже не только интеллекта, но и обучаемости) ребенку дается другой набор карточек, и в этом случае работа не прерывается даже тогда, когда он опять допускает ошибки.</w:t>
      </w:r>
    </w:p>
    <w:p>
      <w:pPr>
        <w:pStyle w:val="Normal"/>
        <w:spacing w:lineRule="auto" w:line="240"/>
        <w:ind w:firstLine="720" w:end="0"/>
        <w:rPr>
          <w:sz w:val="24"/>
        </w:rPr>
      </w:pPr>
      <w:r>
        <w:rPr>
          <w:sz w:val="24"/>
        </w:rPr>
        <w:t>Об интеллектуальных дефектах (задержке, снижении интеллектуального уровня) можно говорить в том случае, если ребенок и после объяснения взрослого не может справиться с заданием либо не может назвать группы картинок (в этом случае можно говорить о нарушении именно словесного мышления). Для подтверждения этого диагноза через какое-то время (день-два) ребенку можно предложить провести более легкую классификацию (например, овощи и мебель, люди и транспорт), с которой справляются даже дети 4,5—5 лет.</w:t>
      </w:r>
    </w:p>
    <w:p>
      <w:pPr>
        <w:pStyle w:val="Normal"/>
        <w:spacing w:lineRule="auto" w:line="240"/>
        <w:ind w:firstLine="720" w:end="0"/>
        <w:rPr>
          <w:sz w:val="24"/>
        </w:rPr>
      </w:pPr>
      <w:r>
        <w:rPr>
          <w:sz w:val="24"/>
        </w:rPr>
        <w:t>Для усложнения задания (например, при диагностике одаренных детей) можно предложить вариант классификации, не задавая ее основания, т.е. не раскладывая вначале перед ребенком картинки на две группы. При таком задании детям просто даются все картинки и просят их разло</w:t>
        <w:softHyphen/>
        <w:t xml:space="preserve">жить на две группы. Обращается внимание не только на ошибки, но и на быстроту выделения основания (т.е. как скоро ребенок понимает, какие два понятия надо выделить). Детям с высоким уровнем интеллекта достаточно, как правило, 3—4 картинок.       </w:t>
      </w:r>
    </w:p>
    <w:p>
      <w:pPr>
        <w:pStyle w:val="Normal"/>
        <w:spacing w:lineRule="auto" w:line="240"/>
        <w:ind w:firstLine="720" w:end="0"/>
        <w:rPr>
          <w:b/>
          <w:sz w:val="24"/>
        </w:rPr>
      </w:pPr>
      <w:r>
        <w:rPr>
          <w:b/>
          <w:sz w:val="24"/>
        </w:rPr>
      </w:r>
    </w:p>
    <w:p>
      <w:pPr>
        <w:pStyle w:val="Normal"/>
        <w:spacing w:lineRule="auto" w:line="240"/>
        <w:ind w:firstLine="720" w:end="0"/>
        <w:rPr/>
      </w:pPr>
      <w:r>
        <w:rPr>
          <w:b/>
          <w:sz w:val="24"/>
        </w:rPr>
        <w:t>Тест «Несуществующее животное»</w:t>
      </w:r>
      <w:r>
        <w:rPr>
          <w:sz w:val="24"/>
        </w:rPr>
        <w:t xml:space="preserve"> — направлен на исследование личности детей. Может использоваться при работе с детьми от 4,5—5 лет и старше.</w:t>
      </w:r>
    </w:p>
    <w:p>
      <w:pPr>
        <w:pStyle w:val="Normal"/>
        <w:spacing w:lineRule="auto" w:line="240"/>
        <w:ind w:firstLine="720" w:end="0"/>
        <w:rPr/>
      </w:pPr>
      <w:r>
        <w:rPr>
          <w:i/>
          <w:sz w:val="24"/>
        </w:rPr>
        <w:t>Инструкция:</w:t>
      </w:r>
      <w:r>
        <w:rPr>
          <w:b/>
          <w:sz w:val="24"/>
        </w:rPr>
        <w:t xml:space="preserve"> </w:t>
      </w:r>
      <w:r>
        <w:rPr>
          <w:sz w:val="24"/>
        </w:rPr>
        <w:t>«Нарисуй несуществующее животное, т.е. такое, которого нет в реальной жизни».</w:t>
      </w:r>
    </w:p>
    <w:p>
      <w:pPr>
        <w:pStyle w:val="Normal"/>
        <w:spacing w:lineRule="auto" w:line="240"/>
        <w:ind w:firstLine="720" w:end="0"/>
        <w:rPr/>
      </w:pPr>
      <w:r>
        <w:rPr>
          <w:i/>
          <w:sz w:val="24"/>
        </w:rPr>
        <w:t>Проведение теста.</w:t>
      </w:r>
      <w:r>
        <w:rPr>
          <w:sz w:val="24"/>
        </w:rPr>
        <w:t xml:space="preserve"> Детям предлагают лист белой бумаги и простой каран</w:t>
        <w:softHyphen/>
        <w:t>даш. Младшим детям (4,5—6 лет) можно предложить цветные карандаши или фломастеры. Им также могут быть даны более детальные разъяснения понятия «несуществующее животное», например, взрослый может предложить нарисовать такое животное, которого нет в жизни, оно существует только в сказках. После начала работы взрослый, как и в других личностных тестах, не вмешивается в ее процесс. Как только ребенок закончил рисовать, его можно попросить ответить на некоторые вопросы: «Как зовут это животное? С кем оно живет? С кем дружит? Чем питается?» Ответы детей фиксируются.</w:t>
      </w:r>
    </w:p>
    <w:p>
      <w:pPr>
        <w:pStyle w:val="Normal"/>
        <w:spacing w:lineRule="auto" w:line="240"/>
        <w:ind w:firstLine="720" w:end="0"/>
        <w:rPr/>
      </w:pPr>
      <w:r>
        <w:rPr>
          <w:i/>
          <w:sz w:val="24"/>
        </w:rPr>
        <w:t>Анализ результатов.</w:t>
      </w:r>
      <w:r>
        <w:rPr>
          <w:sz w:val="24"/>
        </w:rPr>
        <w:t xml:space="preserve"> Прежде всего обращают внимание на размер фигу</w:t>
        <w:softHyphen/>
        <w:t>ры нарисованного животного и расположение этой фигуры на листе бума</w:t>
        <w:softHyphen/>
        <w:t>ги. Размер фигуры связан с самооценкой ребенка (чем больше размер фигу</w:t>
        <w:softHyphen/>
        <w:t>ры, тем выше самооценка), а ее расположение на листе бумаги — с уровнем его притязаний. Расположение в верхней трети листа говорит о высоких притязаниях, в середине листа — о средних, а в нижней трети — о занижен</w:t>
        <w:softHyphen/>
        <w:t>ных притязаниях. Большое значение имеет сопоставление размера фигуры с расположением на листе бумаги. Наиболее адекватным считается доста</w:t>
        <w:softHyphen/>
        <w:t>точно большой рисунок, расположенный в средней части листа. Такое рас</w:t>
        <w:softHyphen/>
        <w:t>положение говорит об уверенности ребенка в себе,</w:t>
      </w:r>
      <w:r>
        <w:rPr>
          <w:b/>
          <w:sz w:val="24"/>
        </w:rPr>
        <w:t xml:space="preserve"> </w:t>
      </w:r>
      <w:r>
        <w:rPr>
          <w:sz w:val="24"/>
        </w:rPr>
        <w:t>но не идеализации, его стремлении проявить себя, получить поощрение, высокую оценку,</w:t>
      </w:r>
      <w:r>
        <w:rPr>
          <w:b/>
          <w:sz w:val="24"/>
        </w:rPr>
        <w:t xml:space="preserve"> </w:t>
      </w:r>
      <w:r>
        <w:rPr>
          <w:sz w:val="24"/>
        </w:rPr>
        <w:t>но не любой ценой.</w:t>
      </w:r>
    </w:p>
    <w:p>
      <w:pPr>
        <w:pStyle w:val="Normal"/>
        <w:spacing w:lineRule="auto" w:line="240"/>
        <w:ind w:firstLine="720" w:end="0"/>
        <w:rPr>
          <w:sz w:val="24"/>
        </w:rPr>
      </w:pPr>
      <w:r>
        <w:rPr>
          <w:sz w:val="24"/>
        </w:rPr>
        <w:t>Животное большого размера, размещенное в верхней части листа, сви</w:t>
        <w:softHyphen/>
        <w:t>детельствует о завышенной самооценке и притязаниях ребенка на самые высокие оценки, на лидерство, хотя эти притязания и не всегда оправдан</w:t>
        <w:softHyphen/>
        <w:t>ны. Если рисунок еще и украшен (украшения на животном, цветы, орнамен</w:t>
        <w:softHyphen/>
        <w:t>ты и т.д.), можно говорить о демонстративности данного ребенка, т.е. о том, что он стремится обратить на себя внимание любой ценой. Если такие дети не могут получить положительную оценку, не являются лидерами группы, они становятся дезорганизаторами, нарушающими любые правила только для того, чтобы привлечь к себе внимание. Наказания только усили</w:t>
        <w:softHyphen/>
        <w:t>вают негативизм и конфликтность таких детей, так как привлекают к ним внимание, которого они и добиваются. Поэтому лучше всего стараться не обращать внимания на их проделки (конечно, если они не опасны для окру</w:t>
        <w:softHyphen/>
        <w:t>жающих и самого ребенка), одновременно поощряя их хорошие поступки, стараясь обеспечить им успешность в какой-то деятельности.</w:t>
      </w:r>
    </w:p>
    <w:p>
      <w:pPr>
        <w:pStyle w:val="Normal"/>
        <w:spacing w:lineRule="auto" w:line="240"/>
        <w:ind w:firstLine="720" w:end="0"/>
        <w:rPr>
          <w:sz w:val="24"/>
        </w:rPr>
      </w:pPr>
      <w:r>
        <w:rPr>
          <w:sz w:val="24"/>
        </w:rPr>
        <w:t>О неуверенности, тревожности и развитии комплекса неполноценнос</w:t>
        <w:softHyphen/>
        <w:t>ти у детей говорят рисунки, в которых маленькая фигурка животного поме</w:t>
        <w:softHyphen/>
        <w:t>щается в самом низу листа. Такие дети нуждаются в поощрении взрослых, очень важно обращать внимание других детей на их успехи (например, на то, как хорошо этот ребенок что-то нарисовал или склеил), если они не очень успешны в учебе или спортивных упражнениях. Подобное поощре</w:t>
        <w:softHyphen/>
        <w:t>ние необходимо для того, чтобы ребенок почувствовал уверенность в своих силах, понял, что и у него есть много положительных качеств, он не хуже других детей. Особенно важна такая работа с детьми из авторитарных семей, в которых от них требуется высокая успешность во всех видах дея</w:t>
        <w:softHyphen/>
        <w:t>тельности и послушание, которые с трудом даются детям и приводят к сни</w:t>
        <w:softHyphen/>
        <w:t>жению их самооценки.</w:t>
      </w:r>
    </w:p>
    <w:p>
      <w:pPr>
        <w:pStyle w:val="Normal"/>
        <w:spacing w:lineRule="auto" w:line="240"/>
        <w:ind w:firstLine="720" w:end="0"/>
        <w:rPr>
          <w:sz w:val="24"/>
        </w:rPr>
      </w:pPr>
      <w:r>
        <w:rPr>
          <w:sz w:val="24"/>
        </w:rPr>
        <w:t>О наличии внутриличностного конфликта можно говорит в том случае, если есть несовпадения между самооценкой и уровнем притязаний. На ри</w:t>
        <w:softHyphen/>
        <w:t>сунках таких детей маленькая фигурка может располагаться на самом верху листа, либо, наоборот, большая фигура нарисована в самом низу. Высокое нервное напряжение, тревога и агрессия у таких детей связаны с тем, что они не могут оценить себя, составить свой целостный образ. Их представление о себе постоянно меняется, а потому меняется и поведение, и харак</w:t>
        <w:softHyphen/>
        <w:t>тер общения. При этом дети, у которых небольшая фигура смещена вверх, часто скрывают свою неуверенность и тревогу (иногда неосознанные) на</w:t>
        <w:softHyphen/>
        <w:t>рочито жестким, агрессивным поведением, конфликтностью. Такой вид аг</w:t>
        <w:softHyphen/>
        <w:t>рессии называется «агрессией от тревоги» и является весьма распростра</w:t>
        <w:softHyphen/>
        <w:t>ненным как у детей, так и у взрослых, которые нападают для того, чтобы скрыть свое неумение, некомпетентность и неуверенность. О таком поведе</w:t>
        <w:softHyphen/>
        <w:t>нии сложилась поговорка: «Лучший метод защиты — нападение». Этот тип отклонений часто появляется у детей, у которых нет уверенности в любви и защите. Дети боятся, что мама или папа не будут их любить, если они сделают что-то не так, не получат высокой оценки. Отсюда их демонстра</w:t>
        <w:softHyphen/>
        <w:t>тивное притязание на эту оценку, сочетающееся с неуверенностью в себе.</w:t>
      </w:r>
    </w:p>
    <w:p>
      <w:pPr>
        <w:pStyle w:val="Normal"/>
        <w:spacing w:lineRule="auto" w:line="240"/>
        <w:ind w:firstLine="720" w:end="0"/>
        <w:rPr>
          <w:sz w:val="24"/>
        </w:rPr>
      </w:pPr>
      <w:r>
        <w:rPr>
          <w:sz w:val="24"/>
        </w:rPr>
        <w:t>Дети, которые рисуют большую фигуру внизу, наоборот, уверены в себе и своих силах, но боятся или не хотят эту уверенность показывать. Это, как правило, дети из не очень благополучных семей, в которых ими не занима</w:t>
        <w:softHyphen/>
        <w:t>ются, не любят, часто наказывают.</w:t>
      </w:r>
    </w:p>
    <w:p>
      <w:pPr>
        <w:pStyle w:val="Normal"/>
        <w:spacing w:lineRule="auto" w:line="240"/>
        <w:ind w:firstLine="720" w:end="0"/>
        <w:rPr>
          <w:sz w:val="24"/>
        </w:rPr>
      </w:pPr>
      <w:r>
        <w:rPr>
          <w:sz w:val="24"/>
        </w:rPr>
        <w:t>При анализе рисунка нужно обращать внимание и на размещение фигу</w:t>
        <w:softHyphen/>
        <w:t>ры по горизонтали. Так, фигура, сдвинутая в левую сторону (так же как и смотрящая влево), может говорить об инфантильности ребенка, его стрем</w:t>
        <w:softHyphen/>
        <w:t>лении назад, в детство. Это может быть связано как с чрезмерными требова</w:t>
        <w:softHyphen/>
        <w:t>ниями к ребенку, так и с ревностью к появившемуся брату или сестре, кото</w:t>
        <w:softHyphen/>
        <w:t>рых не было раньше. Фигура, сдвинутая в правую сторону (либо смотрящая вправо), говорит о стремлении в будущее, о желании стать взрослым. Хотя этот рисунок также свидетельствует о том, что дети не очень удовлетворены настоящим, такое стремление предпочтительнее стремления в прошлое.</w:t>
      </w:r>
    </w:p>
    <w:p>
      <w:pPr>
        <w:pStyle w:val="Normal"/>
        <w:spacing w:lineRule="auto" w:line="240"/>
        <w:ind w:firstLine="720" w:end="0"/>
        <w:rPr>
          <w:sz w:val="24"/>
        </w:rPr>
      </w:pPr>
      <w:r>
        <w:rPr>
          <w:sz w:val="24"/>
        </w:rPr>
        <w:t>Большое значение имеет и преобладание в нарисованной фигуре горизон</w:t>
        <w:softHyphen/>
        <w:t>тальных или вертикальных линий. Вытянутая по горизонтали фигура гово</w:t>
        <w:softHyphen/>
        <w:t>рит о неуверенности, тревожности, а преобладание вертикальных линий — наоборот, об уверенности, агрессивности, стремлении к лидерству.</w:t>
      </w:r>
    </w:p>
    <w:p>
      <w:pPr>
        <w:pStyle w:val="Normal"/>
        <w:spacing w:lineRule="auto" w:line="240"/>
        <w:ind w:firstLine="720" w:end="0"/>
        <w:rPr>
          <w:sz w:val="24"/>
        </w:rPr>
      </w:pPr>
      <w:r>
        <w:rPr>
          <w:sz w:val="24"/>
        </w:rPr>
        <w:t>Об агрессивности свидетельствуют и нарисованные когти, зубы, сжа</w:t>
        <w:softHyphen/>
        <w:t>тые кулаки и т.п., так же как и ответы детей, в которых рассказывается о том, что животное питается другими животными, людьми, сырым мясом и т.д. Однако надо помнить, что эти ответы характерны для любой агрес</w:t>
        <w:softHyphen/>
        <w:t>сии — и открытой (со стремлением к превосходству, к лидерсту), и защит</w:t>
        <w:softHyphen/>
        <w:t>ной агрессии (появляющейся в результате тревоги). Поэтому важно анали</w:t>
        <w:softHyphen/>
        <w:t>зировать рисунок целиком, сопоставляя данные, полученные при анализе разных параметров.</w:t>
      </w:r>
    </w:p>
    <w:p>
      <w:pPr>
        <w:pStyle w:val="BodyTextIndent"/>
        <w:spacing w:lineRule="auto" w:line="240"/>
        <w:rPr/>
      </w:pPr>
      <w:r>
        <w:rPr/>
        <w:t>Рекомендуется обращать внимание и на штриховку рисунков. Так, силь</w:t>
        <w:softHyphen/>
        <w:t xml:space="preserve">ная, с нажимом прямая штриховка часто связана с внутренним напряжением ребенка, стремлением к высокой оценке, лидерству. Косая штриховка, с сильным нажимом и часто выходящая за пределы контура, также говорит о нервном напряжении ребенка, но свидетельствует скорее о неуверенности в себе, обидчивости, нервозности. Штриховка кругами связана с инфантилизмом, стремлением ребенка к защите, к любви и ласке, которых ему не хватает.    </w:t>
      </w:r>
    </w:p>
    <w:p>
      <w:pPr>
        <w:pStyle w:val="Normal"/>
        <w:spacing w:lineRule="auto" w:line="240"/>
        <w:ind w:firstLine="720" w:end="0"/>
        <w:rPr/>
      </w:pPr>
      <w:r>
        <w:rPr>
          <w:sz w:val="24"/>
        </w:rPr>
        <w:t>Оценивается и содержание</w:t>
      </w:r>
      <w:r>
        <w:rPr>
          <w:b/>
          <w:sz w:val="24"/>
        </w:rPr>
        <w:t xml:space="preserve"> </w:t>
      </w:r>
      <w:r>
        <w:rPr>
          <w:sz w:val="24"/>
        </w:rPr>
        <w:t>рисунков. Рисунки</w:t>
      </w:r>
      <w:r>
        <w:rPr>
          <w:b/>
          <w:sz w:val="24"/>
        </w:rPr>
        <w:t xml:space="preserve"> </w:t>
      </w:r>
      <w:r>
        <w:rPr>
          <w:sz w:val="24"/>
        </w:rPr>
        <w:t>животных, имеющих панцирь, броню и т.п., говорят о желании ребенка спрятаться, уйти от об</w:t>
        <w:softHyphen/>
        <w:t>щения. Такие рисунки характерны и для тревожных, и для замкнутых детей. Наличие барьеров, ограждений, как круглых, так и прямоугольных линий, огораживающих фигуру, связано с отгороженностью самого ребен</w:t>
        <w:softHyphen/>
        <w:t>ка, желанием уйти от общения, от любопытства чужих людей. Такой рису</w:t>
        <w:softHyphen/>
        <w:t>нок может говорить и о недостаточной эмоциональности детей. Рисунки птиц, бабочек или зверюшек, имеющих крылья, часто связаны с желанием ребенка выйти из неприятной ситуации, сложившейся в семье или в группе сверстников. При этом важно обратить внимание на положение фигуры на листе бумаги, которое показывает, куда стремится переместиться ребе</w:t>
        <w:softHyphen/>
        <w:t>нок — в прошлое или в будущее (см. выше). Появление антенн, проводов, биноклей и т.п. атрибутов часто связано с интересом ребенка к окружающе</w:t>
        <w:softHyphen/>
        <w:t>му, к другим людям, стремлением наладить с ними связь.</w:t>
      </w:r>
    </w:p>
    <w:p>
      <w:pPr>
        <w:pStyle w:val="Normal"/>
        <w:spacing w:lineRule="auto" w:line="240"/>
        <w:ind w:firstLine="720" w:end="0"/>
        <w:rPr>
          <w:b/>
          <w:sz w:val="24"/>
        </w:rPr>
      </w:pPr>
      <w:r>
        <w:rPr>
          <w:b/>
          <w:sz w:val="24"/>
        </w:rPr>
      </w:r>
    </w:p>
    <w:p>
      <w:pPr>
        <w:pStyle w:val="Normal"/>
        <w:spacing w:lineRule="auto" w:line="240"/>
        <w:ind w:firstLine="720" w:end="0"/>
        <w:rPr/>
      </w:pPr>
      <w:r>
        <w:rPr>
          <w:b/>
          <w:sz w:val="24"/>
        </w:rPr>
        <w:t>Тест «Опросник Айзенка»</w:t>
      </w:r>
      <w:r>
        <w:rPr>
          <w:sz w:val="24"/>
        </w:rPr>
        <w:t xml:space="preserve"> — направлен на исследование</w:t>
      </w:r>
      <w:r>
        <w:rPr>
          <w:b/>
          <w:sz w:val="24"/>
        </w:rPr>
        <w:t xml:space="preserve"> </w:t>
      </w:r>
      <w:r>
        <w:rPr>
          <w:sz w:val="24"/>
        </w:rPr>
        <w:t>трех индиви</w:t>
        <w:softHyphen/>
        <w:t>дуальных качеств ребенка — интравертность—экстравертность, нейротизм и лживость.</w:t>
      </w:r>
    </w:p>
    <w:p>
      <w:pPr>
        <w:pStyle w:val="Normal"/>
        <w:spacing w:lineRule="auto" w:line="240"/>
        <w:ind w:firstLine="720" w:end="0"/>
        <w:rPr/>
      </w:pPr>
      <w:r>
        <w:rPr>
          <w:i/>
          <w:sz w:val="24"/>
        </w:rPr>
        <w:t>Стимулъный материал:</w:t>
      </w:r>
      <w:r>
        <w:rPr>
          <w:sz w:val="24"/>
        </w:rPr>
        <w:t xml:space="preserve"> 60</w:t>
      </w:r>
      <w:r>
        <w:rPr>
          <w:b/>
          <w:sz w:val="24"/>
        </w:rPr>
        <w:t xml:space="preserve"> </w:t>
      </w:r>
      <w:r>
        <w:rPr>
          <w:sz w:val="24"/>
        </w:rPr>
        <w:t>вопросов и бланк ответов.</w:t>
      </w:r>
    </w:p>
    <w:p>
      <w:pPr>
        <w:pStyle w:val="Normal"/>
        <w:spacing w:lineRule="auto" w:line="240"/>
        <w:ind w:firstLine="720" w:end="0"/>
        <w:rPr/>
      </w:pPr>
      <w:r>
        <w:rPr>
          <w:i/>
          <w:sz w:val="24"/>
        </w:rPr>
        <w:t>Инструкция:</w:t>
      </w:r>
      <w:r>
        <w:rPr>
          <w:sz w:val="24"/>
        </w:rPr>
        <w:t xml:space="preserve"> «Слушай меня внимательно. Сейчас я тебе прочитаю во</w:t>
        <w:softHyphen/>
        <w:t>просы, на которые ты должен ответить только «да» или «нет». Перед тобой лежит лист, на котором написаны номера вопросов и нарисованы две ко</w:t>
        <w:softHyphen/>
        <w:t>лонки. Ты должен поставить крестик или галочку в первой колонке, если хочешь ответить на этот вопрос «да». Если же ты не согласен и хочешь ответить «нет», то поставь галочку во второй колонке. Старайся отвечать быстро, но будь внимателен, подумай, прежде чем ответить «да» или «нет».</w:t>
      </w:r>
    </w:p>
    <w:p>
      <w:pPr>
        <w:pStyle w:val="Normal"/>
        <w:spacing w:lineRule="auto" w:line="240"/>
        <w:ind w:firstLine="720" w:end="0"/>
        <w:rPr/>
      </w:pPr>
      <w:r>
        <w:rPr>
          <w:i/>
          <w:sz w:val="24"/>
        </w:rPr>
        <w:t>Проведение теста.</w:t>
      </w:r>
      <w:r>
        <w:rPr>
          <w:sz w:val="24"/>
        </w:rPr>
        <w:t xml:space="preserve"> Ребенку дается бланк ответов, затем зачитывается ин</w:t>
        <w:softHyphen/>
        <w:t>струкция. Вопросы читаются вслух, по очереди. На ответ дается примерно 1—1,5 минуты. Если ребенок не успел ответить, его можно поторопить, ска</w:t>
        <w:softHyphen/>
        <w:t>зав о том, что сейчас Вы будете зачитывать следующий вопрос. После окон</w:t>
        <w:softHyphen/>
        <w:t>чания работы детей спрашивают, все ли им было понятно, не было ли пропущенных вопросов и в случае необходимости зачитывают пропущен</w:t>
        <w:softHyphen/>
        <w:t>ный вопрос повторно. Затем листы с ответами собираются.</w:t>
      </w:r>
    </w:p>
    <w:p>
      <w:pPr>
        <w:pStyle w:val="Normal"/>
        <w:spacing w:lineRule="auto" w:line="240"/>
        <w:ind w:firstLine="720" w:end="0"/>
        <w:rPr/>
      </w:pPr>
      <w:r>
        <w:rPr>
          <w:i/>
          <w:sz w:val="24"/>
        </w:rPr>
        <w:t>Анализ результатов.</w:t>
      </w:r>
      <w:r>
        <w:rPr>
          <w:sz w:val="24"/>
        </w:rPr>
        <w:t xml:space="preserve"> При обработке полученного материала подсчитыва</w:t>
        <w:softHyphen/>
        <w:t>ется количество баллов, набранных ребенком по каждой из трех шкал — экстра-интраверсия, нейротизм и лживость. Подсчет происходит на осно</w:t>
        <w:softHyphen/>
        <w:t>вании «ключа», который приводится в приложении. Если ребенок ответил на вопрос так, как указано в «ключе», он получает один балл. При противо</w:t>
        <w:softHyphen/>
        <w:t>положном ответе — 0 баллов. Например, подсчитывая количество баллов по первому качеству — экстра-интраверсия, Вы видите, что ребенок на пер</w:t>
        <w:softHyphen/>
        <w:t>вый и девятый вопросы ответил «да». За эти вопросы он получает по одно</w:t>
        <w:softHyphen/>
        <w:t>му баллу. На вопросы 3 и 11 — ответы «нет», соответственно за них Вы ставите 0 баллов. В то же время при ответе на вопросы 6 или 33 Вы, наобо</w:t>
        <w:softHyphen/>
        <w:t>рот, ставите 1 балл за ответ «нет» и 0 баллов за ответ «да». Таким образом подсчитывается общее количество баллов но каждой шкале.</w:t>
      </w:r>
    </w:p>
    <w:p>
      <w:pPr>
        <w:pStyle w:val="Normal"/>
        <w:spacing w:lineRule="auto" w:line="240"/>
        <w:ind w:firstLine="720" w:end="0"/>
        <w:rPr/>
      </w:pPr>
      <w:r>
        <w:rPr>
          <w:sz w:val="24"/>
        </w:rPr>
        <w:t>1. Максимальное количество баллов по шкале «</w:t>
      </w:r>
      <w:r>
        <w:rPr>
          <w:i/>
          <w:sz w:val="24"/>
        </w:rPr>
        <w:t xml:space="preserve">экстра-интраверсия» — </w:t>
      </w:r>
      <w:r>
        <w:rPr>
          <w:sz w:val="24"/>
        </w:rPr>
        <w:t>24(19+5).</w:t>
      </w:r>
    </w:p>
    <w:p>
      <w:pPr>
        <w:pStyle w:val="Normal"/>
        <w:spacing w:lineRule="auto" w:line="240"/>
        <w:ind w:firstLine="720" w:end="0"/>
        <w:rPr/>
      </w:pPr>
      <w:r>
        <w:rPr>
          <w:sz w:val="24"/>
        </w:rPr>
        <w:t>Дети, набравшие по первой шкале 12 и больше баллов, — экстравертированны, набравшие меньше 12 баллов — интравертированны. Для экстра</w:t>
        <w:softHyphen/>
        <w:t>вертов характерно стремление к общению. Они открыты и доброжелатель</w:t>
        <w:softHyphen/>
        <w:t>ны, как правило, уверены в том, что и другие люди относятся к ним хоро</w:t>
        <w:softHyphen/>
        <w:t>шо. Такая уверенность и дает им возможность относиться ко всем людям, даже незнакомым, с доверием. Это помогает им наладить общение с любым человеком, завести много друзей. Для этих детей также</w:t>
      </w:r>
      <w:r>
        <w:rPr>
          <w:b/>
          <w:sz w:val="24"/>
        </w:rPr>
        <w:t xml:space="preserve"> </w:t>
      </w:r>
      <w:r>
        <w:rPr>
          <w:sz w:val="24"/>
        </w:rPr>
        <w:t>характерна импуль</w:t>
        <w:softHyphen/>
        <w:t>сивность, активность в поведении, хорошее настроение.</w:t>
      </w:r>
    </w:p>
    <w:p>
      <w:pPr>
        <w:pStyle w:val="Normal"/>
        <w:spacing w:lineRule="auto" w:line="240"/>
        <w:ind w:firstLine="720" w:end="0"/>
        <w:rPr>
          <w:sz w:val="24"/>
        </w:rPr>
      </w:pPr>
      <w:r>
        <w:rPr>
          <w:sz w:val="24"/>
        </w:rPr>
        <w:t>Интравертные дети — более закрыты, они труднее налаживают контак</w:t>
        <w:softHyphen/>
        <w:t>ты, особенно с незнакомыми людьми из-за своей неуверенности и застен</w:t>
        <w:softHyphen/>
        <w:t>чивости. Зато при контактах с близкими они стараются проявить себя с самой лучшей стороны, хотя и не стремятся иметь много друзей. Такие дети хотят распланировать свои действия заранее или хотя бы осмотреть</w:t>
        <w:softHyphen/>
        <w:t>ся в новой ситуации до того, как начать что-то делать.</w:t>
      </w:r>
    </w:p>
    <w:p>
      <w:pPr>
        <w:pStyle w:val="Normal"/>
        <w:numPr>
          <w:ilvl w:val="0"/>
          <w:numId w:val="4"/>
        </w:numPr>
        <w:spacing w:lineRule="auto" w:line="240"/>
        <w:rPr>
          <w:sz w:val="24"/>
        </w:rPr>
      </w:pPr>
      <w:r>
        <w:rPr>
          <w:sz w:val="24"/>
        </w:rPr>
        <w:t xml:space="preserve">Максимальное количество баллов по шкале </w:t>
      </w:r>
      <w:r>
        <w:rPr>
          <w:i/>
          <w:sz w:val="24"/>
        </w:rPr>
        <w:t>«нейротизм» —</w:t>
      </w:r>
      <w:r>
        <w:rPr>
          <w:sz w:val="24"/>
        </w:rPr>
        <w:t xml:space="preserve"> 24. </w:t>
      </w:r>
    </w:p>
    <w:p>
      <w:pPr>
        <w:pStyle w:val="BodyTextIndent"/>
        <w:spacing w:lineRule="auto" w:line="240"/>
        <w:rPr/>
      </w:pPr>
      <w:r>
        <w:rPr/>
        <w:t>Дети, набравшие больше 12 баллов по второй шкале, эмоционально не</w:t>
        <w:softHyphen/>
        <w:t>устойчивы. Они ранимы, не могут справиться со своими отрицательными эмоциями — обидой, тревогой, которые могут у них перейти в гнев и даже агрессию, мстительность. В то же время доброе слово, улыбка способны снять эту вспышку и быстро привести их в хорошее настроение. Дети с низким уровнем нейротизма (меньше 12 баллов) меньше подвержены эмо</w:t>
        <w:softHyphen/>
        <w:t>циональным срывам, они не так зависимы от расположения других людей, особенно взрослых. Но зато их гнев или агрессию не так легко остановить, так же как и изменить их плохое (или хорошее) отношение к какому-то человеку, как взрослому, так и сверстнику.</w:t>
      </w:r>
    </w:p>
    <w:p>
      <w:pPr>
        <w:pStyle w:val="Normal"/>
        <w:numPr>
          <w:ilvl w:val="0"/>
          <w:numId w:val="4"/>
        </w:numPr>
        <w:spacing w:lineRule="auto" w:line="240"/>
        <w:rPr>
          <w:sz w:val="24"/>
        </w:rPr>
      </w:pPr>
      <w:r>
        <w:rPr>
          <w:sz w:val="24"/>
        </w:rPr>
        <w:t xml:space="preserve">Максимальное количество баллов по шкале </w:t>
      </w:r>
      <w:r>
        <w:rPr>
          <w:i/>
          <w:sz w:val="24"/>
        </w:rPr>
        <w:t>«лживость»</w:t>
      </w:r>
      <w:r>
        <w:rPr>
          <w:sz w:val="24"/>
        </w:rPr>
        <w:t xml:space="preserve"> — 12 (5 + 7). </w:t>
      </w:r>
    </w:p>
    <w:p>
      <w:pPr>
        <w:pStyle w:val="Normal"/>
        <w:spacing w:lineRule="auto" w:line="240"/>
        <w:ind w:firstLine="709" w:end="0"/>
        <w:rPr>
          <w:sz w:val="24"/>
        </w:rPr>
      </w:pPr>
      <w:r>
        <w:rPr>
          <w:sz w:val="24"/>
        </w:rPr>
        <w:t>Критическое количество баллов по шкале «лживость» 5—6. Дети, набрав</w:t>
        <w:softHyphen/>
        <w:t>шие больше 5 баллов, стараются выглядеть лучше, чем они есть на самом деле. Они демонстративны, т.е. стремятся обратить на себя внимание любой ценой, даже если для этого надо набедокурить или соврать. Для них характерна высо</w:t>
        <w:softHyphen/>
        <w:t>кая самооценка, притязания на высокую оценку или лидерство в группе. Одна</w:t>
        <w:softHyphen/>
        <w:t>ко эта неискренность сказывается и в ответах на другие вопросы, на которые дети могут ответить не столько правдиво, сколько «правильно», с их точки зрения, для того чтобы показать себя с лучшей стороны. Это надо учиты</w:t>
        <w:softHyphen/>
        <w:t>вать при обработке материала, по возможности проверяя ответы детей или сверяя полученные результаты с данными других тестов.</w:t>
      </w:r>
    </w:p>
    <w:p>
      <w:pPr>
        <w:pStyle w:val="Normal"/>
        <w:spacing w:lineRule="auto" w:line="240"/>
        <w:ind w:firstLine="720" w:end="0"/>
        <w:rPr/>
      </w:pPr>
      <w:r>
        <w:rPr>
          <w:sz w:val="24"/>
        </w:rPr>
        <w:t>Для составления более полной характеристики ребенка после подсчета баллов по отдельным шкалам нужно соотнести эти показатели между собой. Сопоставляя этот тест, Айзенк исходил из того, что психодинамические качества соотносятся с чертами характера и темперамента челове</w:t>
        <w:softHyphen/>
        <w:t>ка. Это соотношение иллюстрируется «кругом Айзенка», на котором пока</w:t>
        <w:softHyphen/>
        <w:t>зано, какими чертами обладает интравертный ребенок с высоким (верхний левый угол) и низким (нижний левый угол) уровнем нейротизма. На пра</w:t>
        <w:softHyphen/>
        <w:t>вой стороне приводятся качества, характерные для экстравертных детей с высоким (верхний угол) или низким (нижний угол) уровнем нейротизма.</w:t>
      </w:r>
    </w:p>
    <w:p>
      <w:pPr>
        <w:pStyle w:val="Normal"/>
        <w:spacing w:lineRule="auto" w:line="240"/>
        <w:ind w:firstLine="720" w:end="0"/>
        <w:rPr>
          <w:sz w:val="24"/>
        </w:rPr>
      </w:pPr>
      <w:r>
        <w:rPr>
          <w:sz w:val="24"/>
        </w:rPr>
        <w:t>Составляя общую характеристику ребенка, нужно также помнить о том, что дети с высоким уровнем экстраверсии, нейротизма и лживости облада</w:t>
        <w:softHyphen/>
        <w:t>ют неадекватно завышенной самооценкой. Их притязания, стремление к доминированию в группе сверстников часто не подкрепляются их реальны</w:t>
        <w:softHyphen/>
        <w:t>ми знаниями и умениями. Однако это не снижает их самооценку, только усиливая их демонстративность, переводя ее в негативизм, упрямство, аг</w:t>
        <w:softHyphen/>
        <w:t>рессивное поведение. В неблагоприятных условиях (холодность взрослых, нежелание признать их достоинства, жесткий, авторитарный стиль обще</w:t>
        <w:softHyphen/>
        <w:t>ния) у них развивается истерия.</w:t>
      </w:r>
    </w:p>
    <w:p>
      <w:pPr>
        <w:pStyle w:val="Normal"/>
        <w:spacing w:lineRule="auto" w:line="240"/>
        <w:ind w:firstLine="720" w:end="0"/>
        <w:rPr/>
      </w:pPr>
      <w:r>
        <w:rPr>
          <w:sz w:val="24"/>
        </w:rPr>
        <w:t>Дети, у которых высокий уровень нейротизма сочетается с интравертностью и лживостью, также неадекватны, но склонны, наоборот, занижать свою самооценку.</w:t>
      </w:r>
      <w:r>
        <w:rPr>
          <w:b/>
          <w:sz w:val="24"/>
        </w:rPr>
        <w:t xml:space="preserve"> </w:t>
      </w:r>
      <w:r>
        <w:rPr>
          <w:sz w:val="24"/>
        </w:rPr>
        <w:t>Их неуверенность в себе может привести к уходу от об</w:t>
        <w:softHyphen/>
        <w:t>щения, замкнутости, закомплексованности. Такие дети боятся ошибиться, вызвать гнев или неудовольствие взрослых. Поэтому они могут не ответить на вопрос даже тогда, когда знают правильный ответ, а их лживость связа</w:t>
        <w:softHyphen/>
        <w:t>на со стремлением понравиться экспериментатору. Однако и у таких детей может наблюдаться агрессивное поведение, которое является защитой от их тревожности и неуверенности в себе. В неблагоприятных обстоятельст</w:t>
        <w:softHyphen/>
        <w:t>вах у этих детей развиваются депрессии и фобии, т.е. немотиварованные страхи (темноты, высоты, закрытых помещений и т.д.).</w:t>
      </w:r>
    </w:p>
    <w:p>
      <w:pPr>
        <w:pStyle w:val="Normal"/>
        <w:spacing w:lineRule="auto" w:line="240"/>
        <w:ind w:firstLine="720" w:end="0"/>
        <w:rPr>
          <w:sz w:val="24"/>
        </w:rPr>
      </w:pPr>
      <w:r>
        <w:rPr>
          <w:sz w:val="24"/>
        </w:rPr>
        <w:t>Таким образом, надо помнить о том, что дети, набравшие большое ко</w:t>
        <w:softHyphen/>
        <w:t>личество баллов по шкалам «нейротизм» и «лживость», нуждаются в повы</w:t>
        <w:softHyphen/>
        <w:t>шенном внимании взрослых, бережном отношении, так как отклонения в процессе личностного роста у них возникают быстрее, чем у более уравно</w:t>
        <w:softHyphen/>
        <w:t>вешенных и стабильных детей. В то же время тепло и забота взрослых, поощрение реальных достижений ребенка важны для нормального разви</w:t>
        <w:softHyphen/>
        <w:t>тия личности всех детей.</w:t>
      </w:r>
    </w:p>
    <w:p>
      <w:pPr>
        <w:pStyle w:val="2"/>
        <w:rPr/>
      </w:pPr>
      <w:r>
        <w:rPr/>
        <w:t xml:space="preserve">Личностный опросник Айзенка </w:t>
      </w:r>
    </w:p>
    <w:p>
      <w:pPr>
        <w:pStyle w:val="2"/>
        <w:rPr/>
      </w:pPr>
      <w:r>
        <w:rPr/>
        <w:t>(детский вариант)</w:t>
      </w:r>
    </w:p>
    <w:p>
      <w:pPr>
        <w:pStyle w:val="Normal"/>
        <w:spacing w:lineRule="auto" w:line="240"/>
        <w:ind w:firstLine="720" w:end="0"/>
        <w:rPr>
          <w:sz w:val="24"/>
        </w:rPr>
      </w:pPr>
      <w:r>
        <w:rPr>
          <w:sz w:val="24"/>
        </w:rPr>
        <w:t>1. Любишь ли ты шум и суету вокруг себя?</w:t>
      </w:r>
    </w:p>
    <w:p>
      <w:pPr>
        <w:pStyle w:val="Normal"/>
        <w:spacing w:lineRule="auto" w:line="240"/>
        <w:ind w:firstLine="720" w:end="0"/>
        <w:rPr>
          <w:sz w:val="24"/>
        </w:rPr>
      </w:pPr>
      <w:r>
        <w:rPr>
          <w:sz w:val="24"/>
        </w:rPr>
        <w:t>2. Часто ли ты нуждаешься в друзьях, которые могли бы тебя поддер</w:t>
        <w:softHyphen/>
        <w:t>жать или утешить?</w:t>
      </w:r>
    </w:p>
    <w:p>
      <w:pPr>
        <w:pStyle w:val="Normal"/>
        <w:spacing w:lineRule="auto" w:line="240"/>
        <w:ind w:firstLine="720" w:end="0"/>
        <w:rPr>
          <w:sz w:val="24"/>
        </w:rPr>
      </w:pPr>
      <w:r>
        <w:rPr>
          <w:sz w:val="24"/>
        </w:rPr>
        <w:t>3. Ты всегда находишь быстрый ответ, когда тебя о чем-либо спрашива</w:t>
        <w:softHyphen/>
        <w:t>ют, если это не на уроках?</w:t>
      </w:r>
    </w:p>
    <w:p>
      <w:pPr>
        <w:pStyle w:val="Normal"/>
        <w:spacing w:lineRule="auto" w:line="240"/>
        <w:ind w:firstLine="720" w:end="0"/>
        <w:rPr>
          <w:sz w:val="24"/>
        </w:rPr>
      </w:pPr>
      <w:r>
        <w:rPr>
          <w:sz w:val="24"/>
        </w:rPr>
        <w:t>4. Бываешь ли ты иногда сердитым, раздражительным, злишься?</w:t>
      </w:r>
    </w:p>
    <w:p>
      <w:pPr>
        <w:pStyle w:val="Normal"/>
        <w:spacing w:lineRule="auto" w:line="240"/>
        <w:ind w:firstLine="720" w:end="0"/>
        <w:rPr>
          <w:sz w:val="24"/>
        </w:rPr>
      </w:pPr>
      <w:r>
        <w:rPr>
          <w:sz w:val="24"/>
        </w:rPr>
        <w:t>5. Часто ли у тебя меняется настроение?</w:t>
      </w:r>
    </w:p>
    <w:p>
      <w:pPr>
        <w:pStyle w:val="Normal"/>
        <w:spacing w:lineRule="auto" w:line="240"/>
        <w:ind w:firstLine="720" w:end="0"/>
        <w:rPr>
          <w:sz w:val="24"/>
        </w:rPr>
      </w:pPr>
      <w:r>
        <w:rPr>
          <w:sz w:val="24"/>
        </w:rPr>
        <w:t>6. Тебе больше нравится быть одному, чем встречаться с другими ребя</w:t>
        <w:softHyphen/>
        <w:t xml:space="preserve">тами?                                               </w:t>
      </w:r>
    </w:p>
    <w:p>
      <w:pPr>
        <w:pStyle w:val="Normal"/>
        <w:spacing w:lineRule="auto" w:line="240"/>
        <w:ind w:firstLine="720" w:end="0"/>
        <w:rPr>
          <w:sz w:val="24"/>
        </w:rPr>
      </w:pPr>
      <w:r>
        <w:rPr>
          <w:sz w:val="24"/>
        </w:rPr>
        <w:t>7. Бывает ли иногда, что тебе мешают уснуть разные мысли?</w:t>
      </w:r>
    </w:p>
    <w:p>
      <w:pPr>
        <w:pStyle w:val="Normal"/>
        <w:spacing w:lineRule="auto" w:line="240"/>
        <w:ind w:firstLine="720" w:end="0"/>
        <w:rPr>
          <w:sz w:val="24"/>
        </w:rPr>
      </w:pPr>
      <w:r>
        <w:rPr>
          <w:sz w:val="24"/>
        </w:rPr>
        <w:t>8. Всегда ли ты сразу делаешь так, как тебе говорят?</w:t>
      </w:r>
    </w:p>
    <w:p>
      <w:pPr>
        <w:pStyle w:val="Normal"/>
        <w:spacing w:lineRule="auto" w:line="240"/>
        <w:ind w:firstLine="720" w:end="0"/>
        <w:rPr>
          <w:sz w:val="24"/>
        </w:rPr>
      </w:pPr>
      <w:r>
        <w:rPr>
          <w:sz w:val="24"/>
        </w:rPr>
        <w:t>9. Любишь ли ты подшутить над кем-нибудь?</w:t>
      </w:r>
    </w:p>
    <w:p>
      <w:pPr>
        <w:pStyle w:val="BodyTextIndent"/>
        <w:spacing w:lineRule="auto" w:line="240"/>
        <w:rPr/>
      </w:pPr>
      <w:r>
        <w:rPr/>
        <w:t>10. Ты когда-нибудь чувствовал себя несчастным, хотя для этого не было настоящей причины?</w:t>
      </w:r>
    </w:p>
    <w:p>
      <w:pPr>
        <w:pStyle w:val="Normal"/>
        <w:spacing w:lineRule="auto" w:line="240"/>
        <w:ind w:firstLine="720" w:end="0"/>
        <w:rPr>
          <w:sz w:val="24"/>
        </w:rPr>
      </w:pPr>
      <w:r>
        <w:rPr>
          <w:sz w:val="24"/>
        </w:rPr>
        <w:t>11. Ты веселый человек?</w:t>
      </w:r>
    </w:p>
    <w:p>
      <w:pPr>
        <w:pStyle w:val="Normal"/>
        <w:spacing w:lineRule="auto" w:line="240"/>
        <w:ind w:firstLine="720" w:end="0"/>
        <w:rPr/>
      </w:pPr>
      <w:r>
        <w:rPr>
          <w:sz w:val="24"/>
        </w:rPr>
        <w:t>12. Ты когда-нибудь нарушал правила поведения</w:t>
      </w:r>
      <w:r>
        <w:rPr>
          <w:b/>
          <w:sz w:val="24"/>
        </w:rPr>
        <w:t xml:space="preserve"> </w:t>
      </w:r>
      <w:r>
        <w:rPr>
          <w:sz w:val="24"/>
        </w:rPr>
        <w:t>в школе?</w:t>
      </w:r>
    </w:p>
    <w:p>
      <w:pPr>
        <w:pStyle w:val="Normal"/>
        <w:spacing w:lineRule="auto" w:line="240"/>
        <w:ind w:firstLine="720" w:end="0"/>
        <w:rPr>
          <w:sz w:val="24"/>
        </w:rPr>
      </w:pPr>
      <w:r>
        <w:rPr>
          <w:sz w:val="24"/>
        </w:rPr>
        <w:t>13. Многое ли раздражает тебя?</w:t>
      </w:r>
    </w:p>
    <w:p>
      <w:pPr>
        <w:pStyle w:val="Normal"/>
        <w:spacing w:lineRule="auto" w:line="240"/>
        <w:ind w:firstLine="720" w:end="0"/>
        <w:rPr/>
      </w:pPr>
      <w:r>
        <w:rPr>
          <w:sz w:val="24"/>
        </w:rPr>
        <w:t>14. Тебе нравится такая работа, где надо делать</w:t>
      </w:r>
      <w:r>
        <w:rPr>
          <w:b/>
          <w:sz w:val="24"/>
        </w:rPr>
        <w:t xml:space="preserve"> </w:t>
      </w:r>
      <w:r>
        <w:rPr>
          <w:sz w:val="24"/>
        </w:rPr>
        <w:t>все быстро?</w:t>
      </w:r>
    </w:p>
    <w:p>
      <w:pPr>
        <w:pStyle w:val="BodyTextIndent"/>
        <w:spacing w:lineRule="auto" w:line="240"/>
        <w:rPr/>
      </w:pPr>
      <w:r>
        <w:rPr/>
        <w:t>15. Ты переживаешь из-за всяких страшных событий, которые чуть было не произошли, хотя все окончилось хорошо?</w:t>
      </w:r>
    </w:p>
    <w:p>
      <w:pPr>
        <w:pStyle w:val="Normal"/>
        <w:spacing w:lineRule="auto" w:line="240"/>
        <w:ind w:firstLine="720" w:end="0"/>
        <w:rPr>
          <w:sz w:val="24"/>
        </w:rPr>
      </w:pPr>
      <w:r>
        <w:rPr>
          <w:sz w:val="24"/>
        </w:rPr>
        <w:t>16. Тебе можно доверить любую тайну?</w:t>
      </w:r>
    </w:p>
    <w:p>
      <w:pPr>
        <w:pStyle w:val="Normal"/>
        <w:spacing w:lineRule="auto" w:line="240"/>
        <w:ind w:firstLine="720" w:end="0"/>
        <w:rPr>
          <w:sz w:val="24"/>
        </w:rPr>
      </w:pPr>
      <w:r>
        <w:rPr>
          <w:sz w:val="24"/>
        </w:rPr>
        <w:t>17. Можешь ли ты развеселить заскучавших товарищей?</w:t>
      </w:r>
    </w:p>
    <w:p>
      <w:pPr>
        <w:pStyle w:val="Normal"/>
        <w:spacing w:lineRule="auto" w:line="240"/>
        <w:ind w:firstLine="720" w:end="0"/>
        <w:rPr/>
      </w:pPr>
      <w:r>
        <w:rPr>
          <w:sz w:val="24"/>
        </w:rPr>
        <w:t>18. Случается ли иногда так, что у тебя</w:t>
      </w:r>
      <w:r>
        <w:rPr>
          <w:b/>
          <w:sz w:val="24"/>
        </w:rPr>
        <w:t xml:space="preserve"> </w:t>
      </w:r>
      <w:r>
        <w:rPr>
          <w:sz w:val="24"/>
        </w:rPr>
        <w:t>без всякой причины сильно бьется сердце?</w:t>
      </w:r>
    </w:p>
    <w:p>
      <w:pPr>
        <w:pStyle w:val="Normal"/>
        <w:spacing w:lineRule="auto" w:line="240"/>
        <w:ind w:firstLine="720" w:end="0"/>
        <w:rPr>
          <w:sz w:val="24"/>
        </w:rPr>
      </w:pPr>
      <w:r>
        <w:rPr>
          <w:sz w:val="24"/>
        </w:rPr>
        <w:t>19. Обычно ты делаешь первый шаг для того, чтобы с кем-нибудь подру</w:t>
        <w:softHyphen/>
        <w:t>житься?</w:t>
      </w:r>
    </w:p>
    <w:p>
      <w:pPr>
        <w:pStyle w:val="Normal"/>
        <w:spacing w:lineRule="auto" w:line="240"/>
        <w:ind w:firstLine="720" w:end="0"/>
        <w:rPr>
          <w:sz w:val="24"/>
        </w:rPr>
      </w:pPr>
      <w:r>
        <w:rPr>
          <w:sz w:val="24"/>
        </w:rPr>
        <w:t>20. Ты когда-нибудь говорил неправду?</w:t>
      </w:r>
    </w:p>
    <w:p>
      <w:pPr>
        <w:pStyle w:val="Normal"/>
        <w:spacing w:lineRule="auto" w:line="240"/>
        <w:ind w:firstLine="720" w:end="0"/>
        <w:rPr>
          <w:sz w:val="24"/>
        </w:rPr>
      </w:pPr>
      <w:r>
        <w:rPr>
          <w:sz w:val="24"/>
        </w:rPr>
        <w:t>21. Сильно ли ты огорчаешься, если люди находят недостатки в работе, которую ты сделал?</w:t>
      </w:r>
    </w:p>
    <w:p>
      <w:pPr>
        <w:pStyle w:val="Normal"/>
        <w:spacing w:lineRule="auto" w:line="240"/>
        <w:ind w:firstLine="720" w:end="0"/>
        <w:rPr/>
      </w:pPr>
      <w:r>
        <w:rPr>
          <w:sz w:val="24"/>
        </w:rPr>
        <w:t>22. Любишь ли</w:t>
      </w:r>
      <w:r>
        <w:rPr>
          <w:b/>
          <w:sz w:val="24"/>
        </w:rPr>
        <w:t xml:space="preserve"> </w:t>
      </w:r>
      <w:r>
        <w:rPr>
          <w:sz w:val="24"/>
        </w:rPr>
        <w:t>ты рассказывать смешные истории, шутить</w:t>
      </w:r>
      <w:r>
        <w:rPr>
          <w:b/>
          <w:sz w:val="24"/>
        </w:rPr>
        <w:t xml:space="preserve"> </w:t>
      </w:r>
      <w:r>
        <w:rPr>
          <w:sz w:val="24"/>
        </w:rPr>
        <w:t>со своими</w:t>
      </w:r>
      <w:r>
        <w:rPr>
          <w:b/>
          <w:sz w:val="24"/>
        </w:rPr>
        <w:t xml:space="preserve"> </w:t>
      </w:r>
      <w:r>
        <w:rPr>
          <w:sz w:val="24"/>
        </w:rPr>
        <w:t>друзьями?</w:t>
      </w:r>
    </w:p>
    <w:p>
      <w:pPr>
        <w:pStyle w:val="Normal"/>
        <w:spacing w:lineRule="auto" w:line="240"/>
        <w:ind w:firstLine="720" w:end="0"/>
        <w:rPr>
          <w:sz w:val="24"/>
        </w:rPr>
      </w:pPr>
      <w:r>
        <w:rPr>
          <w:sz w:val="24"/>
        </w:rPr>
        <w:t>23. Часто ли ты чувствуешь себя усталым без всякой причины?</w:t>
      </w:r>
    </w:p>
    <w:p>
      <w:pPr>
        <w:pStyle w:val="Normal"/>
        <w:spacing w:lineRule="auto" w:line="240"/>
        <w:ind w:firstLine="720" w:end="0"/>
        <w:rPr>
          <w:sz w:val="24"/>
        </w:rPr>
      </w:pPr>
      <w:r>
        <w:rPr>
          <w:sz w:val="24"/>
        </w:rPr>
        <w:t>24. Ты всегда сначала делаешь уроки, а играешь уже потом?</w:t>
      </w:r>
    </w:p>
    <w:p>
      <w:pPr>
        <w:pStyle w:val="Normal"/>
        <w:spacing w:lineRule="auto" w:line="240"/>
        <w:ind w:firstLine="720" w:end="0"/>
        <w:rPr>
          <w:sz w:val="24"/>
        </w:rPr>
      </w:pPr>
      <w:r>
        <w:rPr>
          <w:sz w:val="24"/>
        </w:rPr>
        <w:t>25. Ты обычно весел и всем доволен?</w:t>
      </w:r>
    </w:p>
    <w:p>
      <w:pPr>
        <w:pStyle w:val="Normal"/>
        <w:spacing w:lineRule="auto" w:line="240"/>
        <w:ind w:firstLine="720" w:end="0"/>
        <w:rPr/>
      </w:pPr>
      <w:r>
        <w:rPr>
          <w:sz w:val="24"/>
        </w:rPr>
        <w:t>26. Обидчив ли</w:t>
      </w:r>
      <w:r>
        <w:rPr>
          <w:b/>
          <w:sz w:val="24"/>
        </w:rPr>
        <w:t xml:space="preserve"> </w:t>
      </w:r>
      <w:r>
        <w:rPr>
          <w:sz w:val="24"/>
        </w:rPr>
        <w:t>ты?</w:t>
      </w:r>
    </w:p>
    <w:p>
      <w:pPr>
        <w:pStyle w:val="Normal"/>
        <w:spacing w:lineRule="auto" w:line="240"/>
        <w:ind w:firstLine="720" w:end="0"/>
        <w:rPr>
          <w:sz w:val="24"/>
        </w:rPr>
      </w:pPr>
      <w:r>
        <w:rPr>
          <w:sz w:val="24"/>
        </w:rPr>
        <w:t>27. Любишь ли ты разговаривать и играть с другими детьми?</w:t>
      </w:r>
    </w:p>
    <w:p>
      <w:pPr>
        <w:pStyle w:val="Normal"/>
        <w:spacing w:lineRule="auto" w:line="240"/>
        <w:ind w:firstLine="720" w:end="0"/>
        <w:rPr/>
      </w:pPr>
      <w:r>
        <w:rPr>
          <w:sz w:val="24"/>
        </w:rPr>
        <w:t>28. Всегда ли ты выполняешь просьбы родных о помощи по</w:t>
      </w:r>
      <w:r>
        <w:rPr>
          <w:b/>
          <w:sz w:val="24"/>
        </w:rPr>
        <w:t xml:space="preserve"> </w:t>
      </w:r>
      <w:r>
        <w:rPr>
          <w:sz w:val="24"/>
        </w:rPr>
        <w:t>хозяйству?</w:t>
      </w:r>
    </w:p>
    <w:p>
      <w:pPr>
        <w:pStyle w:val="BodyTextIndent"/>
        <w:spacing w:lineRule="auto" w:line="240"/>
        <w:rPr/>
      </w:pPr>
      <w:r>
        <w:rPr/>
        <w:t>29. Бывает ли так, что у тебя сильно кружится голова?</w:t>
      </w:r>
    </w:p>
    <w:p>
      <w:pPr>
        <w:pStyle w:val="Normal"/>
        <w:spacing w:lineRule="auto" w:line="240"/>
        <w:ind w:firstLine="720" w:end="0"/>
        <w:rPr>
          <w:sz w:val="24"/>
        </w:rPr>
      </w:pPr>
      <w:r>
        <w:rPr>
          <w:sz w:val="24"/>
        </w:rPr>
        <w:t>30. Любишь ли ты поставить кого-нибудь в неловкое положение, посме</w:t>
        <w:softHyphen/>
        <w:t>яться над кем-нибудь?</w:t>
      </w:r>
    </w:p>
    <w:p>
      <w:pPr>
        <w:pStyle w:val="Normal"/>
        <w:spacing w:lineRule="auto" w:line="240"/>
        <w:ind w:firstLine="720" w:end="0"/>
        <w:rPr>
          <w:sz w:val="24"/>
        </w:rPr>
      </w:pPr>
      <w:r>
        <w:rPr>
          <w:sz w:val="24"/>
        </w:rPr>
        <w:t>31. Ты часто чувствуешь, что тебе что-нибудь очень надоело?</w:t>
      </w:r>
    </w:p>
    <w:p>
      <w:pPr>
        <w:pStyle w:val="Normal"/>
        <w:spacing w:lineRule="auto" w:line="240"/>
        <w:ind w:firstLine="720" w:end="0"/>
        <w:rPr>
          <w:sz w:val="24"/>
        </w:rPr>
      </w:pPr>
      <w:r>
        <w:rPr>
          <w:sz w:val="24"/>
        </w:rPr>
        <w:t>32. Ты любишь иногда похвастаться?</w:t>
      </w:r>
    </w:p>
    <w:p>
      <w:pPr>
        <w:pStyle w:val="Normal"/>
        <w:spacing w:lineRule="auto" w:line="240"/>
        <w:ind w:firstLine="720" w:end="0"/>
        <w:rPr>
          <w:sz w:val="24"/>
        </w:rPr>
      </w:pPr>
      <w:r>
        <w:rPr>
          <w:sz w:val="24"/>
        </w:rPr>
        <w:t>33. Ты чаще всего молчишь в обществе других людей?</w:t>
      </w:r>
    </w:p>
    <w:p>
      <w:pPr>
        <w:pStyle w:val="Normal"/>
        <w:spacing w:lineRule="auto" w:line="240"/>
        <w:ind w:firstLine="720" w:end="0"/>
        <w:rPr/>
      </w:pPr>
      <w:r>
        <w:rPr>
          <w:sz w:val="24"/>
        </w:rPr>
        <w:t>34. Ты иногда волнуешься так сильно, что</w:t>
      </w:r>
      <w:r>
        <w:rPr>
          <w:b/>
          <w:sz w:val="24"/>
        </w:rPr>
        <w:t xml:space="preserve"> </w:t>
      </w:r>
      <w:r>
        <w:rPr>
          <w:sz w:val="24"/>
        </w:rPr>
        <w:t>тебе трудно</w:t>
      </w:r>
      <w:r>
        <w:rPr>
          <w:b/>
          <w:sz w:val="24"/>
        </w:rPr>
        <w:t xml:space="preserve"> </w:t>
      </w:r>
      <w:r>
        <w:rPr>
          <w:sz w:val="24"/>
        </w:rPr>
        <w:t>усидеть на месте?</w:t>
      </w:r>
    </w:p>
    <w:p>
      <w:pPr>
        <w:pStyle w:val="Normal"/>
        <w:spacing w:lineRule="auto" w:line="240"/>
        <w:ind w:firstLine="720" w:end="0"/>
        <w:rPr>
          <w:sz w:val="24"/>
        </w:rPr>
      </w:pPr>
      <w:r>
        <w:rPr>
          <w:sz w:val="24"/>
        </w:rPr>
        <w:t>35. Ты быстро решаешься на что-нибудь?</w:t>
      </w:r>
    </w:p>
    <w:p>
      <w:pPr>
        <w:pStyle w:val="Normal"/>
        <w:spacing w:lineRule="auto" w:line="240"/>
        <w:ind w:firstLine="720" w:end="0"/>
        <w:rPr>
          <w:sz w:val="24"/>
        </w:rPr>
      </w:pPr>
      <w:r>
        <w:rPr>
          <w:sz w:val="24"/>
        </w:rPr>
        <w:t>36. Ты иногда шумишь в классе, когда нет учителя?</w:t>
      </w:r>
    </w:p>
    <w:p>
      <w:pPr>
        <w:pStyle w:val="Normal"/>
        <w:spacing w:lineRule="auto" w:line="240"/>
        <w:ind w:firstLine="720" w:end="0"/>
        <w:rPr>
          <w:sz w:val="24"/>
        </w:rPr>
      </w:pPr>
      <w:r>
        <w:rPr>
          <w:sz w:val="24"/>
        </w:rPr>
        <w:t>37. Тебе часто снятся страшные сны?</w:t>
      </w:r>
    </w:p>
    <w:p>
      <w:pPr>
        <w:pStyle w:val="Normal"/>
        <w:spacing w:lineRule="auto" w:line="240"/>
        <w:ind w:firstLine="720" w:end="0"/>
        <w:rPr/>
      </w:pPr>
      <w:r>
        <w:rPr>
          <w:sz w:val="24"/>
        </w:rPr>
        <w:t>38. Можешь</w:t>
      </w:r>
      <w:r>
        <w:rPr>
          <w:b/>
          <w:sz w:val="24"/>
        </w:rPr>
        <w:t xml:space="preserve"> </w:t>
      </w:r>
      <w:r>
        <w:rPr>
          <w:sz w:val="24"/>
        </w:rPr>
        <w:t>ли ты забыть обо всем и</w:t>
      </w:r>
      <w:r>
        <w:rPr>
          <w:b/>
          <w:sz w:val="24"/>
        </w:rPr>
        <w:t xml:space="preserve"> </w:t>
      </w:r>
      <w:r>
        <w:rPr>
          <w:sz w:val="24"/>
        </w:rPr>
        <w:t>от души</w:t>
      </w:r>
      <w:r>
        <w:rPr>
          <w:b/>
          <w:sz w:val="24"/>
        </w:rPr>
        <w:t xml:space="preserve"> </w:t>
      </w:r>
      <w:r>
        <w:rPr>
          <w:sz w:val="24"/>
        </w:rPr>
        <w:t>повеселиться среди своих</w:t>
      </w:r>
      <w:r>
        <w:rPr>
          <w:b/>
          <w:sz w:val="24"/>
        </w:rPr>
        <w:t xml:space="preserve"> </w:t>
      </w:r>
      <w:r>
        <w:rPr>
          <w:sz w:val="24"/>
        </w:rPr>
        <w:t>друзей, приятелей, подруг?</w:t>
      </w:r>
    </w:p>
    <w:p>
      <w:pPr>
        <w:pStyle w:val="Normal"/>
        <w:spacing w:lineRule="auto" w:line="240"/>
        <w:ind w:firstLine="720" w:end="0"/>
        <w:rPr>
          <w:sz w:val="24"/>
        </w:rPr>
      </w:pPr>
      <w:r>
        <w:rPr>
          <w:sz w:val="24"/>
        </w:rPr>
        <w:t>39. Тебя легко огорчить чем-нибудь?</w:t>
      </w:r>
    </w:p>
    <w:p>
      <w:pPr>
        <w:pStyle w:val="Normal"/>
        <w:spacing w:lineRule="auto" w:line="240"/>
        <w:ind w:firstLine="720" w:end="0"/>
        <w:rPr/>
      </w:pPr>
      <w:r>
        <w:rPr>
          <w:sz w:val="24"/>
        </w:rPr>
        <w:t>40. Случалось ли тебе плохо говорить</w:t>
      </w:r>
      <w:r>
        <w:rPr>
          <w:b/>
          <w:sz w:val="24"/>
        </w:rPr>
        <w:t xml:space="preserve"> </w:t>
      </w:r>
      <w:r>
        <w:rPr>
          <w:sz w:val="24"/>
        </w:rPr>
        <w:t>о ком-нибудь?</w:t>
      </w:r>
    </w:p>
    <w:p>
      <w:pPr>
        <w:pStyle w:val="Normal"/>
        <w:spacing w:lineRule="auto" w:line="240"/>
        <w:ind w:firstLine="720" w:end="0"/>
        <w:rPr>
          <w:sz w:val="24"/>
        </w:rPr>
      </w:pPr>
      <w:r>
        <w:rPr>
          <w:sz w:val="24"/>
        </w:rPr>
        <w:t>41. Можешь ли ты назвать себя беспечным, беззаботным человеком?</w:t>
      </w:r>
    </w:p>
    <w:p>
      <w:pPr>
        <w:pStyle w:val="Normal"/>
        <w:spacing w:lineRule="auto" w:line="240"/>
        <w:ind w:firstLine="720" w:end="0"/>
        <w:rPr>
          <w:sz w:val="24"/>
        </w:rPr>
      </w:pPr>
      <w:r>
        <w:rPr>
          <w:sz w:val="24"/>
        </w:rPr>
        <w:t>42. Если тебе случается попасть в неловкое положение, ты долго потом переживаешь?</w:t>
      </w:r>
    </w:p>
    <w:p>
      <w:pPr>
        <w:pStyle w:val="Normal"/>
        <w:spacing w:lineRule="auto" w:line="240"/>
        <w:ind w:firstLine="720" w:end="0"/>
        <w:rPr>
          <w:sz w:val="24"/>
        </w:rPr>
      </w:pPr>
      <w:r>
        <w:rPr>
          <w:sz w:val="24"/>
        </w:rPr>
        <w:t>43. Ты любишь шумные и веселые игры?</w:t>
      </w:r>
    </w:p>
    <w:p>
      <w:pPr>
        <w:pStyle w:val="Normal"/>
        <w:spacing w:lineRule="auto" w:line="240"/>
        <w:ind w:firstLine="720" w:end="0"/>
        <w:rPr>
          <w:sz w:val="24"/>
        </w:rPr>
      </w:pPr>
      <w:r>
        <w:rPr>
          <w:sz w:val="24"/>
        </w:rPr>
        <w:t>44. Ты всегда ешь все, что тебе предлагают?</w:t>
      </w:r>
    </w:p>
    <w:p>
      <w:pPr>
        <w:pStyle w:val="Normal"/>
        <w:spacing w:lineRule="auto" w:line="240"/>
        <w:ind w:firstLine="720" w:end="0"/>
        <w:rPr>
          <w:sz w:val="24"/>
        </w:rPr>
      </w:pPr>
      <w:r>
        <w:rPr>
          <w:sz w:val="24"/>
        </w:rPr>
        <w:t>45. Тебе трудно отказаться, если тебя о чем-нибудь попросят?</w:t>
      </w:r>
    </w:p>
    <w:p>
      <w:pPr>
        <w:pStyle w:val="Normal"/>
        <w:spacing w:lineRule="auto" w:line="240"/>
        <w:ind w:firstLine="720" w:end="0"/>
        <w:rPr>
          <w:sz w:val="24"/>
        </w:rPr>
      </w:pPr>
      <w:r>
        <w:rPr>
          <w:sz w:val="24"/>
        </w:rPr>
        <w:t xml:space="preserve">46. Ты любишь часто ходить в гости? </w:t>
      </w:r>
    </w:p>
    <w:p>
      <w:pPr>
        <w:pStyle w:val="Normal"/>
        <w:spacing w:lineRule="auto" w:line="240"/>
        <w:ind w:firstLine="720" w:end="0"/>
        <w:rPr/>
      </w:pPr>
      <w:r>
        <w:rPr>
          <w:sz w:val="24"/>
        </w:rPr>
        <w:t>47. Бывают ли такие моменты, когда</w:t>
      </w:r>
      <w:r>
        <w:rPr>
          <w:b/>
          <w:sz w:val="24"/>
        </w:rPr>
        <w:t xml:space="preserve"> </w:t>
      </w:r>
      <w:r>
        <w:rPr>
          <w:sz w:val="24"/>
        </w:rPr>
        <w:t>тебе не хочется жить?</w:t>
      </w:r>
    </w:p>
    <w:p>
      <w:pPr>
        <w:pStyle w:val="Normal"/>
        <w:spacing w:lineRule="auto" w:line="240"/>
        <w:ind w:firstLine="720" w:end="0"/>
        <w:rPr>
          <w:sz w:val="24"/>
        </w:rPr>
      </w:pPr>
      <w:r>
        <w:rPr>
          <w:sz w:val="24"/>
        </w:rPr>
        <w:t>48. Ты когда-нибудь был грубым с родителями?</w:t>
      </w:r>
    </w:p>
    <w:p>
      <w:pPr>
        <w:pStyle w:val="Normal"/>
        <w:spacing w:lineRule="auto" w:line="240"/>
        <w:ind w:firstLine="720" w:end="0"/>
        <w:rPr>
          <w:sz w:val="24"/>
        </w:rPr>
      </w:pPr>
      <w:r>
        <w:rPr>
          <w:sz w:val="24"/>
        </w:rPr>
        <w:t>49. Тебя считают веселым человеком?</w:t>
      </w:r>
    </w:p>
    <w:p>
      <w:pPr>
        <w:pStyle w:val="Normal"/>
        <w:spacing w:lineRule="auto" w:line="240"/>
        <w:ind w:firstLine="720" w:end="0"/>
        <w:rPr>
          <w:sz w:val="24"/>
        </w:rPr>
      </w:pPr>
      <w:r>
        <w:rPr>
          <w:sz w:val="24"/>
        </w:rPr>
        <w:t>50. Ты часто отвлекаешься, когда делаешь уроки?</w:t>
      </w:r>
    </w:p>
    <w:p>
      <w:pPr>
        <w:pStyle w:val="Normal"/>
        <w:spacing w:lineRule="auto" w:line="240"/>
        <w:ind w:firstLine="720" w:end="0"/>
        <w:rPr/>
      </w:pPr>
      <w:r>
        <w:rPr>
          <w:sz w:val="24"/>
        </w:rPr>
        <w:t>51. Ты больше любишь сидеть в стороне и смотреть,</w:t>
      </w:r>
      <w:r>
        <w:rPr>
          <w:b/>
          <w:sz w:val="24"/>
        </w:rPr>
        <w:t xml:space="preserve"> </w:t>
      </w:r>
      <w:r>
        <w:rPr>
          <w:sz w:val="24"/>
        </w:rPr>
        <w:t>чем самому прини</w:t>
        <w:softHyphen/>
        <w:t>мать участие в общем веселье?</w:t>
      </w:r>
    </w:p>
    <w:p>
      <w:pPr>
        <w:pStyle w:val="Normal"/>
        <w:spacing w:lineRule="auto" w:line="240"/>
        <w:ind w:firstLine="720" w:end="0"/>
        <w:rPr/>
      </w:pPr>
      <w:r>
        <w:rPr>
          <w:sz w:val="24"/>
        </w:rPr>
        <w:t>52. Тебе обычно бывает трудно</w:t>
      </w:r>
      <w:r>
        <w:rPr>
          <w:b/>
          <w:sz w:val="24"/>
        </w:rPr>
        <w:t xml:space="preserve"> </w:t>
      </w:r>
      <w:r>
        <w:rPr>
          <w:sz w:val="24"/>
        </w:rPr>
        <w:t>уснуть из-за разных</w:t>
      </w:r>
      <w:r>
        <w:rPr>
          <w:b/>
          <w:sz w:val="24"/>
        </w:rPr>
        <w:t xml:space="preserve"> </w:t>
      </w:r>
      <w:r>
        <w:rPr>
          <w:sz w:val="24"/>
        </w:rPr>
        <w:t>мыслей?</w:t>
      </w:r>
    </w:p>
    <w:p>
      <w:pPr>
        <w:pStyle w:val="Normal"/>
        <w:spacing w:lineRule="auto" w:line="240"/>
        <w:ind w:firstLine="720" w:end="0"/>
        <w:rPr/>
      </w:pPr>
      <w:r>
        <w:rPr>
          <w:sz w:val="24"/>
        </w:rPr>
        <w:t>53. Ты обычно бываешь уверен в</w:t>
      </w:r>
      <w:r>
        <w:rPr>
          <w:b/>
          <w:sz w:val="24"/>
        </w:rPr>
        <w:t xml:space="preserve"> </w:t>
      </w:r>
      <w:r>
        <w:rPr>
          <w:sz w:val="24"/>
        </w:rPr>
        <w:t>том, что сможешь</w:t>
      </w:r>
      <w:r>
        <w:rPr>
          <w:b/>
          <w:sz w:val="24"/>
        </w:rPr>
        <w:t xml:space="preserve"> </w:t>
      </w:r>
      <w:r>
        <w:rPr>
          <w:sz w:val="24"/>
        </w:rPr>
        <w:t>справиться с делом, которое тебе поручают?</w:t>
      </w:r>
    </w:p>
    <w:p>
      <w:pPr>
        <w:pStyle w:val="Normal"/>
        <w:spacing w:lineRule="auto" w:line="240"/>
        <w:ind w:firstLine="720" w:end="0"/>
        <w:rPr/>
      </w:pPr>
      <w:r>
        <w:rPr>
          <w:sz w:val="24"/>
        </w:rPr>
        <w:t>54. Часто ли ты чувствуешь</w:t>
      </w:r>
      <w:r>
        <w:rPr>
          <w:b/>
          <w:sz w:val="24"/>
        </w:rPr>
        <w:t xml:space="preserve"> </w:t>
      </w:r>
      <w:r>
        <w:rPr>
          <w:sz w:val="24"/>
        </w:rPr>
        <w:t>себя одиноким?</w:t>
      </w:r>
    </w:p>
    <w:p>
      <w:pPr>
        <w:pStyle w:val="Normal"/>
        <w:spacing w:lineRule="auto" w:line="240"/>
        <w:ind w:firstLine="720" w:end="0"/>
        <w:rPr>
          <w:sz w:val="24"/>
        </w:rPr>
      </w:pPr>
      <w:r>
        <w:rPr>
          <w:sz w:val="24"/>
        </w:rPr>
        <w:t>55. Ты стесняешься первым заговаривать с незнакомыми людьми?</w:t>
      </w:r>
    </w:p>
    <w:p>
      <w:pPr>
        <w:pStyle w:val="Normal"/>
        <w:spacing w:lineRule="auto" w:line="240"/>
        <w:ind w:firstLine="720" w:end="0"/>
        <w:rPr>
          <w:sz w:val="24"/>
        </w:rPr>
      </w:pPr>
      <w:r>
        <w:rPr>
          <w:sz w:val="24"/>
        </w:rPr>
        <w:t>56. Часто ли ты решаешься на что-нибудь, когда уже поздно?</w:t>
      </w:r>
    </w:p>
    <w:p>
      <w:pPr>
        <w:pStyle w:val="Normal"/>
        <w:spacing w:lineRule="auto" w:line="240"/>
        <w:ind w:firstLine="720" w:end="0"/>
        <w:rPr>
          <w:sz w:val="24"/>
        </w:rPr>
      </w:pPr>
      <w:r>
        <w:rPr>
          <w:sz w:val="24"/>
        </w:rPr>
        <w:t>57. Когда кто-нибудь из приятелей кричит на тебя, ты тоже кричишь в ответ?</w:t>
      </w:r>
    </w:p>
    <w:p>
      <w:pPr>
        <w:pStyle w:val="BodyTextIndent"/>
        <w:spacing w:lineRule="auto" w:line="240"/>
        <w:rPr/>
      </w:pPr>
      <w:r>
        <w:rPr/>
        <w:t>58. Ты иногда чувствуешь себя особенно веселым или печальным без всякой причины?</w:t>
      </w:r>
    </w:p>
    <w:p>
      <w:pPr>
        <w:pStyle w:val="Normal"/>
        <w:spacing w:lineRule="auto" w:line="240"/>
        <w:ind w:firstLine="720" w:end="0"/>
        <w:rPr/>
      </w:pPr>
      <w:r>
        <w:rPr>
          <w:sz w:val="24"/>
        </w:rPr>
        <w:t>59. Ты считаешь,</w:t>
      </w:r>
      <w:r>
        <w:rPr>
          <w:b/>
          <w:sz w:val="24"/>
        </w:rPr>
        <w:t xml:space="preserve"> </w:t>
      </w:r>
      <w:r>
        <w:rPr>
          <w:sz w:val="24"/>
        </w:rPr>
        <w:t>что трудно получить настоящее удовольствие в гос</w:t>
        <w:softHyphen/>
        <w:t>тях, на утренниках,</w:t>
      </w:r>
      <w:r>
        <w:rPr>
          <w:b/>
          <w:sz w:val="24"/>
        </w:rPr>
        <w:t xml:space="preserve"> </w:t>
      </w:r>
      <w:r>
        <w:rPr>
          <w:sz w:val="24"/>
        </w:rPr>
        <w:t>на елке?</w:t>
      </w:r>
    </w:p>
    <w:p>
      <w:pPr>
        <w:pStyle w:val="Normal"/>
        <w:spacing w:lineRule="auto" w:line="240"/>
        <w:ind w:firstLine="720" w:end="0"/>
        <w:rPr>
          <w:sz w:val="24"/>
        </w:rPr>
      </w:pPr>
      <w:r>
        <w:rPr>
          <w:sz w:val="24"/>
        </w:rPr>
        <w:t>60. Тебе часто приходится волноваться из-за того, что ты сделал что-ни</w:t>
        <w:softHyphen/>
        <w:t>будь не подумав?</w:t>
      </w:r>
    </w:p>
    <w:p>
      <w:pPr>
        <w:pStyle w:val="Normal"/>
        <w:spacing w:lineRule="auto" w:line="240"/>
        <w:ind w:firstLine="720" w:end="0"/>
        <w:rPr>
          <w:b/>
          <w:sz w:val="24"/>
        </w:rPr>
      </w:pPr>
      <w:r>
        <w:rPr>
          <w:b/>
          <w:sz w:val="24"/>
        </w:rPr>
      </w:r>
    </w:p>
    <w:p>
      <w:pPr>
        <w:pStyle w:val="Heading3"/>
        <w:keepNext w:val="false"/>
        <w:rPr/>
      </w:pPr>
      <w:r>
        <w:rPr/>
        <w:t>Регистрационный бланк к детскому опроснику Айзенка</w:t>
      </w:r>
    </w:p>
    <w:p>
      <w:pPr>
        <w:pStyle w:val="Normal"/>
        <w:rPr/>
      </w:pPr>
      <w:r>
        <w:rPr/>
      </w:r>
    </w:p>
    <w:tbl>
      <w:tblPr>
        <w:tblW w:w="9923" w:type="dxa"/>
        <w:jc w:val="start"/>
        <w:tblInd w:w="108" w:type="dxa"/>
        <w:tblLayout w:type="fixed"/>
        <w:tblCellMar>
          <w:top w:w="0" w:type="dxa"/>
          <w:start w:w="108" w:type="dxa"/>
          <w:bottom w:w="0" w:type="dxa"/>
          <w:end w:w="108" w:type="dxa"/>
        </w:tblCellMar>
      </w:tblPr>
      <w:tblGrid>
        <w:gridCol w:w="1023"/>
        <w:gridCol w:w="1131"/>
        <w:gridCol w:w="1131"/>
        <w:gridCol w:w="1131"/>
        <w:gridCol w:w="1131"/>
        <w:gridCol w:w="1131"/>
        <w:gridCol w:w="1131"/>
        <w:gridCol w:w="1131"/>
        <w:gridCol w:w="983"/>
      </w:tblGrid>
      <w:tr>
        <w:trPr/>
        <w:tc>
          <w:tcPr>
            <w:tcW w:w="102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Да</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Нет</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Да</w:t>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Нет</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Да</w:t>
            </w:r>
          </w:p>
        </w:tc>
        <w:tc>
          <w:tcPr>
            <w:tcW w:w="98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Нет</w:t>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51</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52</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53</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54</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55</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56</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57</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58</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19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39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59</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r>
        <w:trPr/>
        <w:tc>
          <w:tcPr>
            <w:tcW w:w="1023"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20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40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1131"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end="0"/>
              <w:jc w:val="center"/>
              <w:rPr>
                <w:sz w:val="24"/>
              </w:rPr>
            </w:pPr>
            <w:r>
              <w:rPr>
                <w:sz w:val="24"/>
              </w:rPr>
              <w:t>60</w:t>
            </w:r>
          </w:p>
        </w:tc>
        <w:tc>
          <w:tcPr>
            <w:tcW w:w="1131"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c>
          <w:tcPr>
            <w:tcW w:w="983"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jc w:val="center"/>
              <w:rPr>
                <w:sz w:val="24"/>
              </w:rPr>
            </w:pPr>
            <w:r>
              <w:rPr>
                <w:sz w:val="24"/>
              </w:rPr>
            </w:r>
          </w:p>
        </w:tc>
      </w:tr>
    </w:tbl>
    <w:p>
      <w:pPr>
        <w:pStyle w:val="Normal"/>
        <w:spacing w:lineRule="auto" w:line="240"/>
        <w:ind w:firstLine="720" w:end="0"/>
        <w:jc w:val="center"/>
        <w:rPr>
          <w:sz w:val="24"/>
        </w:rPr>
      </w:pPr>
      <w:r>
        <w:rPr>
          <w:sz w:val="24"/>
        </w:rPr>
      </w:r>
    </w:p>
    <w:p>
      <w:pPr>
        <w:pStyle w:val="Normal"/>
        <w:spacing w:lineRule="auto" w:line="240"/>
        <w:ind w:firstLine="720" w:end="0"/>
        <w:rPr>
          <w:b/>
          <w:sz w:val="24"/>
        </w:rPr>
      </w:pPr>
      <w:r>
        <w:rPr>
          <w:b/>
          <w:sz w:val="24"/>
        </w:rPr>
        <w:t>Ключ к обработке детского варианта опросника Айзенка</w:t>
      </w:r>
    </w:p>
    <w:p>
      <w:pPr>
        <w:pStyle w:val="Normal"/>
        <w:spacing w:lineRule="auto" w:line="240"/>
        <w:ind w:firstLine="720" w:end="0"/>
        <w:rPr>
          <w:b/>
          <w:sz w:val="24"/>
        </w:rPr>
      </w:pPr>
      <w:r>
        <w:rPr>
          <w:b/>
          <w:sz w:val="24"/>
        </w:rPr>
      </w:r>
    </w:p>
    <w:tbl>
      <w:tblPr>
        <w:tblW w:w="9923" w:type="dxa"/>
        <w:jc w:val="start"/>
        <w:tblInd w:w="40" w:type="dxa"/>
        <w:tblLayout w:type="fixed"/>
        <w:tblCellMar>
          <w:top w:w="0" w:type="dxa"/>
          <w:start w:w="40" w:type="dxa"/>
          <w:bottom w:w="0" w:type="dxa"/>
          <w:end w:w="40" w:type="dxa"/>
        </w:tblCellMar>
      </w:tblPr>
      <w:tblGrid>
        <w:gridCol w:w="2100"/>
        <w:gridCol w:w="5130"/>
        <w:gridCol w:w="2693"/>
      </w:tblGrid>
      <w:tr>
        <w:trPr>
          <w:trHeight w:val="240" w:hRule="exact"/>
        </w:trPr>
        <w:tc>
          <w:tcPr>
            <w:tcW w:w="2100" w:type="dxa"/>
            <w:vMerge w:val="restart"/>
            <w:tcBorders>
              <w:top w:val="single" w:sz="6" w:space="0" w:color="000000"/>
              <w:start w:val="single" w:sz="6" w:space="0" w:color="000000"/>
              <w:end w:val="single" w:sz="6" w:space="0" w:color="000000"/>
            </w:tcBorders>
          </w:tcPr>
          <w:p>
            <w:pPr>
              <w:pStyle w:val="Normal"/>
              <w:spacing w:lineRule="auto" w:line="240"/>
              <w:ind w:hanging="0" w:end="0"/>
              <w:rPr>
                <w:sz w:val="24"/>
              </w:rPr>
            </w:pPr>
            <w:r>
              <w:rPr>
                <w:sz w:val="24"/>
              </w:rPr>
              <w:t>Шкала</w:t>
            </w:r>
          </w:p>
          <w:p>
            <w:pPr>
              <w:pStyle w:val="Normal"/>
              <w:spacing w:lineRule="auto" w:line="240"/>
              <w:ind w:hanging="0" w:end="0"/>
              <w:rPr>
                <w:sz w:val="24"/>
              </w:rPr>
            </w:pPr>
            <w:r>
              <w:rPr>
                <w:sz w:val="24"/>
              </w:rPr>
            </w:r>
          </w:p>
        </w:tc>
        <w:tc>
          <w:tcPr>
            <w:tcW w:w="7823"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 </w:t>
            </w:r>
            <w:r>
              <w:rPr>
                <w:sz w:val="24"/>
              </w:rPr>
              <w:t>вопроса</w:t>
            </w:r>
          </w:p>
          <w:p>
            <w:pPr>
              <w:pStyle w:val="Normal"/>
              <w:spacing w:lineRule="auto" w:line="240"/>
              <w:ind w:hanging="0" w:end="0"/>
              <w:jc w:val="center"/>
              <w:rPr>
                <w:sz w:val="24"/>
              </w:rPr>
            </w:pPr>
            <w:r>
              <w:rPr>
                <w:sz w:val="24"/>
              </w:rPr>
            </w:r>
          </w:p>
        </w:tc>
      </w:tr>
      <w:tr>
        <w:trPr>
          <w:trHeight w:val="308" w:hRule="exact"/>
        </w:trPr>
        <w:tc>
          <w:tcPr>
            <w:tcW w:w="210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c>
          <w:tcPr>
            <w:tcW w:w="513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620" w:hRule="exact"/>
        </w:trPr>
        <w:tc>
          <w:tcPr>
            <w:tcW w:w="210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Экстраверсия</w:t>
            </w:r>
          </w:p>
          <w:p>
            <w:pPr>
              <w:pStyle w:val="Normal"/>
              <w:spacing w:lineRule="auto" w:line="240"/>
              <w:ind w:hanging="0" w:end="0"/>
              <w:rPr>
                <w:sz w:val="24"/>
              </w:rPr>
            </w:pPr>
            <w:r>
              <w:rPr>
                <w:sz w:val="24"/>
              </w:rPr>
            </w:r>
          </w:p>
        </w:tc>
        <w:tc>
          <w:tcPr>
            <w:tcW w:w="5130" w:type="dxa"/>
            <w:tcBorders>
              <w:top w:val="single" w:sz="6" w:space="0" w:color="000000"/>
              <w:start w:val="single" w:sz="6" w:space="0" w:color="000000"/>
              <w:bottom w:val="single" w:sz="6" w:space="0" w:color="000000"/>
              <w:end w:val="single" w:sz="6" w:space="0" w:color="000000"/>
            </w:tcBorders>
          </w:tcPr>
          <w:p>
            <w:pPr>
              <w:pStyle w:val="BodyText"/>
              <w:rPr/>
            </w:pPr>
            <w:r>
              <w:rPr/>
              <w:t>1, 3, 9, 11, 14, 17, 19, 22, 25, 27, 30, 35, 38, 41, 43, 46, 49, 53, 57</w:t>
            </w:r>
          </w:p>
          <w:p>
            <w:pPr>
              <w:pStyle w:val="Normal"/>
              <w:spacing w:lineRule="auto" w:line="240"/>
              <w:ind w:hanging="0" w:end="0"/>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6, 33, 51, 55, 59</w:t>
            </w:r>
          </w:p>
          <w:p>
            <w:pPr>
              <w:pStyle w:val="Normal"/>
              <w:spacing w:lineRule="auto" w:line="240"/>
              <w:ind w:hanging="0" w:end="0"/>
              <w:rPr>
                <w:sz w:val="24"/>
              </w:rPr>
            </w:pPr>
            <w:r>
              <w:rPr>
                <w:sz w:val="24"/>
              </w:rPr>
            </w:r>
          </w:p>
        </w:tc>
      </w:tr>
      <w:tr>
        <w:trPr>
          <w:trHeight w:val="348" w:hRule="atLeast"/>
        </w:trPr>
        <w:tc>
          <w:tcPr>
            <w:tcW w:w="2100" w:type="dxa"/>
            <w:tcBorders>
              <w:top w:val="single" w:sz="6" w:space="0" w:color="000000"/>
              <w:start w:val="single" w:sz="6" w:space="0" w:color="000000"/>
              <w:end w:val="single" w:sz="6" w:space="0" w:color="000000"/>
            </w:tcBorders>
          </w:tcPr>
          <w:p>
            <w:pPr>
              <w:pStyle w:val="Normal"/>
              <w:spacing w:lineRule="auto" w:line="240"/>
              <w:ind w:hanging="0" w:end="0"/>
              <w:rPr>
                <w:sz w:val="24"/>
              </w:rPr>
            </w:pPr>
            <w:r>
              <w:rPr>
                <w:sz w:val="24"/>
              </w:rPr>
              <w:t>Нейротизм</w:t>
            </w:r>
          </w:p>
        </w:tc>
        <w:tc>
          <w:tcPr>
            <w:tcW w:w="513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2, 5, 7, 10, 13, 15, 18, 21, 23, 26, 29, 31, 34, 37, 39,</w:t>
            </w:r>
          </w:p>
          <w:p>
            <w:pPr>
              <w:pStyle w:val="Normal"/>
              <w:ind w:hanging="0" w:end="0"/>
              <w:rPr>
                <w:sz w:val="24"/>
              </w:rPr>
            </w:pPr>
            <w:r>
              <w:rPr>
                <w:sz w:val="24"/>
              </w:rPr>
              <w:t>42, 45, 47, 50, 52, 54, 56, 58,60</w:t>
            </w:r>
          </w:p>
        </w:tc>
        <w:tc>
          <w:tcPr>
            <w:tcW w:w="2693" w:type="dxa"/>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866" w:hRule="exact"/>
        </w:trPr>
        <w:tc>
          <w:tcPr>
            <w:tcW w:w="2100" w:type="dxa"/>
            <w:tcBorders>
              <w:top w:val="single" w:sz="6" w:space="0" w:color="000000"/>
              <w:start w:val="single" w:sz="6" w:space="0" w:color="000000"/>
              <w:bottom w:val="single" w:sz="6" w:space="0" w:color="000000"/>
              <w:end w:val="single" w:sz="6" w:space="0" w:color="000000"/>
            </w:tcBorders>
          </w:tcPr>
          <w:p>
            <w:pPr>
              <w:pStyle w:val="21"/>
              <w:rPr/>
            </w:pPr>
            <w:r>
              <w:rPr/>
              <w:t>Склонность к неискрен</w:t>
              <w:softHyphen/>
              <w:t>ности (лживость)</w:t>
            </w:r>
          </w:p>
          <w:p>
            <w:pPr>
              <w:pStyle w:val="Normal"/>
              <w:spacing w:lineRule="auto" w:line="240"/>
              <w:ind w:hanging="0" w:end="0"/>
              <w:rPr>
                <w:sz w:val="24"/>
              </w:rPr>
            </w:pPr>
            <w:r>
              <w:rPr>
                <w:sz w:val="24"/>
              </w:rPr>
            </w:r>
          </w:p>
        </w:tc>
        <w:tc>
          <w:tcPr>
            <w:tcW w:w="513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8, 16, 24, 28, 44</w:t>
            </w:r>
          </w:p>
          <w:p>
            <w:pPr>
              <w:pStyle w:val="Normal"/>
              <w:spacing w:lineRule="auto" w:line="240"/>
              <w:ind w:hanging="0" w:end="0"/>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4, 12, 20, 32, 36, 40, 48</w:t>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jc w:val="center"/>
        <w:rPr>
          <w:b/>
          <w:sz w:val="24"/>
        </w:rPr>
      </w:pPr>
      <w:r>
        <w:rPr>
          <w:b/>
          <w:sz w:val="24"/>
        </w:rPr>
      </w:r>
    </w:p>
    <w:p>
      <w:pPr>
        <w:pStyle w:val="Normal"/>
        <w:spacing w:lineRule="auto" w:line="240"/>
        <w:ind w:firstLine="720" w:end="0"/>
        <w:jc w:val="center"/>
        <w:rPr>
          <w:sz w:val="24"/>
        </w:rPr>
      </w:pPr>
      <w:r>
        <w:rPr>
          <w:b/>
          <w:sz w:val="24"/>
        </w:rPr>
        <w:t>Круг Айзенка</w:t>
      </w:r>
    </w:p>
    <w:p>
      <w:pPr>
        <w:pStyle w:val="Normal"/>
        <w:spacing w:lineRule="auto" w:line="240"/>
        <w:ind w:firstLine="720" w:end="0"/>
        <w:jc w:val="center"/>
        <w:rPr>
          <w:sz w:val="24"/>
        </w:rPr>
      </w:pPr>
      <w:r>
        <w:rPr>
          <w:sz w:val="24"/>
        </w:rPr>
      </w:r>
    </w:p>
    <w:p>
      <w:pPr>
        <w:pStyle w:val="Heading8"/>
        <w:keepNext w:val="false"/>
        <w:rPr/>
      </w:pPr>
      <w:r>
        <w:rPr/>
        <w:t>Нестабильный</w:t>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 xml:space="preserve">Легко расстраивающийся </w:t>
        <w:tab/>
        <w:tab/>
        <w:t xml:space="preserve">Чувствительный </w:t>
      </w:r>
    </w:p>
    <w:p>
      <w:pPr>
        <w:pStyle w:val="Normal"/>
        <w:spacing w:lineRule="auto" w:line="240"/>
        <w:ind w:firstLine="720" w:end="0"/>
        <w:rPr>
          <w:sz w:val="24"/>
        </w:rPr>
      </w:pPr>
      <w:r>
        <w:rPr>
          <w:sz w:val="24"/>
        </w:rPr>
        <w:t xml:space="preserve">Тревожный                     </w:t>
        <w:tab/>
        <w:tab/>
        <w:tab/>
        <w:t xml:space="preserve">Беспокойный </w:t>
      </w:r>
    </w:p>
    <w:p>
      <w:pPr>
        <w:pStyle w:val="Normal"/>
        <w:spacing w:lineRule="auto" w:line="240"/>
        <w:ind w:firstLine="720" w:end="0"/>
        <w:rPr>
          <w:sz w:val="24"/>
        </w:rPr>
      </w:pPr>
      <w:r>
        <w:rPr>
          <w:sz w:val="24"/>
        </w:rPr>
        <w:t xml:space="preserve">Ригидный                       </w:t>
        <w:tab/>
        <w:tab/>
        <w:tab/>
        <w:t xml:space="preserve">Агрессивный </w:t>
      </w:r>
    </w:p>
    <w:p>
      <w:pPr>
        <w:pStyle w:val="Normal"/>
        <w:spacing w:lineRule="auto" w:line="240"/>
        <w:ind w:firstLine="720" w:end="0"/>
        <w:rPr>
          <w:sz w:val="24"/>
        </w:rPr>
      </w:pPr>
      <w:r>
        <w:rPr>
          <w:sz w:val="24"/>
        </w:rPr>
        <w:t xml:space="preserve">Склонный к рассуждениям         </w:t>
        <w:tab/>
        <w:tab/>
        <w:t xml:space="preserve">Возбудимый </w:t>
      </w:r>
    </w:p>
    <w:p>
      <w:pPr>
        <w:pStyle w:val="Normal"/>
        <w:spacing w:lineRule="auto" w:line="240"/>
        <w:ind w:firstLine="720" w:end="0"/>
        <w:rPr>
          <w:sz w:val="24"/>
        </w:rPr>
      </w:pPr>
      <w:r>
        <w:rPr>
          <w:sz w:val="24"/>
        </w:rPr>
        <w:t xml:space="preserve">Пессимистичный                 </w:t>
        <w:tab/>
        <w:tab/>
        <w:t xml:space="preserve">Изменчивый, непостоянный </w:t>
      </w:r>
    </w:p>
    <w:p>
      <w:pPr>
        <w:pStyle w:val="Normal"/>
        <w:spacing w:lineRule="auto" w:line="240"/>
        <w:ind w:firstLine="720" w:end="0"/>
        <w:rPr>
          <w:sz w:val="24"/>
        </w:rPr>
      </w:pPr>
      <w:r>
        <w:rPr>
          <w:sz w:val="24"/>
        </w:rPr>
        <w:t xml:space="preserve">Сдержанный                    </w:t>
        <w:tab/>
        <w:tab/>
        <w:tab/>
        <w:t xml:space="preserve">Импульсивный </w:t>
      </w:r>
    </w:p>
    <w:p>
      <w:pPr>
        <w:pStyle w:val="Normal"/>
        <w:spacing w:lineRule="auto" w:line="240"/>
        <w:ind w:firstLine="720" w:end="0"/>
        <w:rPr>
          <w:sz w:val="24"/>
        </w:rPr>
      </w:pPr>
      <w:r>
        <w:rPr>
          <w:sz w:val="24"/>
        </w:rPr>
        <w:t xml:space="preserve">Необщительный                 </w:t>
        <w:tab/>
        <w:tab/>
        <w:tab/>
        <w:t xml:space="preserve">Оптимистичный </w:t>
      </w:r>
    </w:p>
    <w:p>
      <w:pPr>
        <w:pStyle w:val="Normal"/>
        <w:spacing w:lineRule="auto" w:line="240"/>
        <w:ind w:firstLine="720" w:end="0"/>
        <w:rPr>
          <w:sz w:val="24"/>
        </w:rPr>
      </w:pPr>
      <w:r>
        <w:rPr>
          <w:sz w:val="24"/>
        </w:rPr>
        <w:t xml:space="preserve">Тихий                         </w:t>
        <w:tab/>
        <w:tab/>
        <w:tab/>
        <w:tab/>
        <w:t>Активный</w:t>
      </w:r>
    </w:p>
    <w:p>
      <w:pPr>
        <w:pStyle w:val="Normal"/>
        <w:spacing w:lineRule="auto" w:line="240"/>
        <w:rPr>
          <w:i/>
          <w:i/>
          <w:sz w:val="24"/>
        </w:rPr>
      </w:pPr>
      <w:r>
        <w:rPr>
          <w:i/>
          <w:sz w:val="24"/>
        </w:rPr>
      </w:r>
    </w:p>
    <w:p>
      <w:pPr>
        <w:pStyle w:val="Normal"/>
        <w:spacing w:lineRule="auto" w:line="240"/>
        <w:rPr>
          <w:i/>
          <w:i/>
          <w:sz w:val="24"/>
        </w:rPr>
      </w:pPr>
      <w:r>
        <w:rPr>
          <w:i/>
          <w:sz w:val="24"/>
        </w:rPr>
        <w:t xml:space="preserve">Иптравертированный           </w:t>
        <w:tab/>
        <w:tab/>
        <w:tab/>
        <w:tab/>
        <w:tab/>
        <w:t>Экстравертированный</w:t>
      </w:r>
    </w:p>
    <w:p>
      <w:pPr>
        <w:pStyle w:val="Normal"/>
        <w:spacing w:lineRule="auto" w:line="240"/>
        <w:ind w:firstLine="720" w:end="0"/>
        <w:rPr>
          <w:i/>
          <w:i/>
          <w:sz w:val="24"/>
        </w:rPr>
      </w:pPr>
      <w:r>
        <w:rPr>
          <w:i/>
          <w:sz w:val="24"/>
        </w:rPr>
      </w:r>
    </w:p>
    <w:p>
      <w:pPr>
        <w:pStyle w:val="Normal"/>
        <w:spacing w:lineRule="auto" w:line="240"/>
        <w:ind w:firstLine="720" w:end="0"/>
        <w:rPr>
          <w:sz w:val="24"/>
        </w:rPr>
      </w:pPr>
      <w:r>
        <w:rPr>
          <w:sz w:val="24"/>
        </w:rPr>
        <w:t>Пассивный</w:t>
        <w:tab/>
        <w:tab/>
        <w:tab/>
        <w:tab/>
        <w:t xml:space="preserve">            Общительный </w:t>
      </w:r>
    </w:p>
    <w:p>
      <w:pPr>
        <w:pStyle w:val="Normal"/>
        <w:spacing w:lineRule="auto" w:line="240"/>
        <w:ind w:firstLine="720" w:end="0"/>
        <w:rPr>
          <w:sz w:val="24"/>
        </w:rPr>
      </w:pPr>
      <w:r>
        <w:rPr>
          <w:sz w:val="24"/>
        </w:rPr>
        <w:t xml:space="preserve">Осмотрительный                 </w:t>
        <w:tab/>
        <w:tab/>
        <w:tab/>
        <w:t xml:space="preserve">Контактный </w:t>
      </w:r>
    </w:p>
    <w:p>
      <w:pPr>
        <w:pStyle w:val="Normal"/>
        <w:spacing w:lineRule="auto" w:line="240"/>
        <w:ind w:firstLine="720" w:end="0"/>
        <w:rPr>
          <w:sz w:val="24"/>
        </w:rPr>
      </w:pPr>
      <w:r>
        <w:rPr>
          <w:sz w:val="24"/>
        </w:rPr>
        <w:t xml:space="preserve">Рассудительный, благоразумный     </w:t>
        <w:tab/>
        <w:t xml:space="preserve">Разговорчивый </w:t>
      </w:r>
    </w:p>
    <w:p>
      <w:pPr>
        <w:pStyle w:val="Normal"/>
        <w:spacing w:lineRule="auto" w:line="240"/>
        <w:ind w:firstLine="720" w:end="0"/>
        <w:rPr>
          <w:sz w:val="24"/>
        </w:rPr>
      </w:pPr>
      <w:r>
        <w:rPr>
          <w:sz w:val="24"/>
        </w:rPr>
        <w:t xml:space="preserve">Доброжелательный, миролюбивый </w:t>
        <w:tab/>
        <w:t xml:space="preserve">Отзывчивый </w:t>
      </w:r>
    </w:p>
    <w:p>
      <w:pPr>
        <w:pStyle w:val="Normal"/>
        <w:spacing w:lineRule="auto" w:line="240"/>
        <w:ind w:firstLine="720" w:end="0"/>
        <w:rPr>
          <w:sz w:val="24"/>
        </w:rPr>
      </w:pPr>
      <w:r>
        <w:rPr>
          <w:sz w:val="24"/>
        </w:rPr>
        <w:t xml:space="preserve">Управляемый, контролируемый     </w:t>
        <w:tab/>
        <w:tab/>
        <w:t xml:space="preserve">Непринужденный </w:t>
      </w:r>
    </w:p>
    <w:p>
      <w:pPr>
        <w:pStyle w:val="Normal"/>
        <w:spacing w:lineRule="auto" w:line="240"/>
        <w:ind w:firstLine="720" w:end="0"/>
        <w:rPr>
          <w:sz w:val="24"/>
        </w:rPr>
      </w:pPr>
      <w:r>
        <w:rPr>
          <w:sz w:val="24"/>
        </w:rPr>
        <w:t xml:space="preserve">Внушающий доверие              </w:t>
        <w:tab/>
        <w:tab/>
        <w:t xml:space="preserve">Жизнерадостный </w:t>
      </w:r>
    </w:p>
    <w:p>
      <w:pPr>
        <w:pStyle w:val="Normal"/>
        <w:spacing w:lineRule="auto" w:line="240"/>
        <w:ind w:firstLine="720" w:end="0"/>
        <w:rPr>
          <w:sz w:val="24"/>
        </w:rPr>
      </w:pPr>
      <w:r>
        <w:rPr>
          <w:sz w:val="24"/>
        </w:rPr>
        <w:t xml:space="preserve">Надежный                      </w:t>
        <w:tab/>
        <w:tab/>
        <w:tab/>
        <w:t xml:space="preserve">Не склонный к беспокойству </w:t>
      </w:r>
    </w:p>
    <w:p>
      <w:pPr>
        <w:pStyle w:val="Heading9"/>
        <w:keepNext w:val="false"/>
        <w:rPr/>
      </w:pPr>
      <w:r>
        <w:rPr/>
        <w:t xml:space="preserve">Ровный                         </w:t>
        <w:tab/>
        <w:tab/>
        <w:tab/>
        <w:t xml:space="preserve">Склонный к лидерству </w:t>
      </w:r>
    </w:p>
    <w:p>
      <w:pPr>
        <w:pStyle w:val="Normal"/>
        <w:spacing w:lineRule="auto" w:line="240"/>
        <w:ind w:firstLine="720" w:end="0"/>
        <w:rPr>
          <w:sz w:val="24"/>
        </w:rPr>
      </w:pPr>
      <w:r>
        <w:rPr>
          <w:sz w:val="24"/>
        </w:rPr>
        <w:t>Спокойный</w:t>
      </w:r>
    </w:p>
    <w:p>
      <w:pPr>
        <w:pStyle w:val="Heading8"/>
        <w:keepNext w:val="false"/>
        <w:rPr/>
      </w:pPr>
      <w:r>
        <w:rPr/>
        <w:t>Стабильный</w:t>
      </w:r>
    </w:p>
    <w:p>
      <w:pPr>
        <w:pStyle w:val="Normal"/>
        <w:spacing w:lineRule="auto" w:line="240"/>
        <w:ind w:firstLine="720" w:end="0"/>
        <w:rPr>
          <w:i/>
          <w:i/>
          <w:sz w:val="24"/>
        </w:rPr>
      </w:pPr>
      <w:r>
        <w:rPr>
          <w:i/>
          <w:sz w:val="24"/>
        </w:rPr>
      </w:r>
    </w:p>
    <w:p>
      <w:pPr>
        <w:pStyle w:val="Heading2"/>
        <w:keepNext w:val="false"/>
        <w:spacing w:lineRule="auto" w:line="316"/>
        <w:rPr/>
      </w:pPr>
      <w:bookmarkStart w:id="72" w:name="__RefHeading___Toc511554772"/>
      <w:r>
        <w:rPr/>
        <w:t>Приложение 13</w:t>
      </w:r>
      <w:bookmarkEnd w:id="72"/>
      <w:r>
        <w:rPr/>
        <w:t xml:space="preserve"> </w:t>
      </w:r>
    </w:p>
    <w:p>
      <w:pPr>
        <w:pStyle w:val="Heading2"/>
        <w:keepNext w:val="false"/>
        <w:rPr/>
      </w:pPr>
      <w:bookmarkStart w:id="73" w:name="__RefHeading___Toc511554773"/>
      <w:bookmarkEnd w:id="73"/>
      <w:r>
        <w:rPr>
          <w:lang w:val="en-US"/>
        </w:rPr>
        <w:t>Aнкетa</w:t>
      </w:r>
      <w:r>
        <w:rPr/>
        <w:t xml:space="preserve"> для воспитателей</w:t>
      </w:r>
    </w:p>
    <w:p>
      <w:pPr>
        <w:pStyle w:val="Normal"/>
        <w:spacing w:lineRule="auto" w:line="240"/>
        <w:ind w:firstLine="720" w:end="0"/>
        <w:rPr>
          <w:sz w:val="24"/>
        </w:rPr>
      </w:pPr>
      <w:r>
        <w:rPr>
          <w:sz w:val="24"/>
        </w:rPr>
        <w:t>Уважаемые коллеги! Просим Вас заполнить предлагаемую анкету. В ан</w:t>
        <w:softHyphen/>
        <w:t>кете поставьте крестик там, где Вы считаете, что отвечаете положительно. Спасибо.</w:t>
      </w:r>
    </w:p>
    <w:p>
      <w:pPr>
        <w:pStyle w:val="Normal"/>
        <w:spacing w:lineRule="auto" w:line="240"/>
        <w:ind w:firstLine="720" w:end="0"/>
        <w:rPr>
          <w:sz w:val="24"/>
        </w:rPr>
      </w:pPr>
      <w:r>
        <w:rPr>
          <w:sz w:val="24"/>
        </w:rPr>
        <w:t>1. Фамилия,</w:t>
      </w:r>
      <w:r>
        <w:rPr>
          <w:b/>
          <w:sz w:val="24"/>
        </w:rPr>
        <w:t xml:space="preserve"> </w:t>
      </w:r>
      <w:r>
        <w:rPr>
          <w:sz w:val="24"/>
        </w:rPr>
        <w:t>имя ребенка</w:t>
      </w:r>
      <w:r>
        <w:rPr>
          <w:b/>
          <w:sz w:val="24"/>
        </w:rPr>
        <w:t xml:space="preserve"> _________________________________________________________</w:t>
      </w:r>
    </w:p>
    <w:p>
      <w:pPr>
        <w:pStyle w:val="Normal"/>
        <w:spacing w:lineRule="auto" w:line="240"/>
        <w:ind w:firstLine="720" w:end="0"/>
        <w:rPr/>
      </w:pPr>
      <w:r>
        <w:rPr>
          <w:sz w:val="24"/>
        </w:rPr>
        <w:t>Номер детского сада ____________________________________________________________</w:t>
      </w:r>
    </w:p>
    <w:p>
      <w:pPr>
        <w:pStyle w:val="Normal"/>
        <w:spacing w:lineRule="auto" w:line="240"/>
        <w:ind w:firstLine="720" w:end="0"/>
        <w:rPr>
          <w:sz w:val="24"/>
        </w:rPr>
      </w:pPr>
      <w:r>
        <w:rPr>
          <w:sz w:val="24"/>
        </w:rPr>
        <w:t>Номер группы _________________________________________________________________</w:t>
      </w:r>
    </w:p>
    <w:p>
      <w:pPr>
        <w:pStyle w:val="Normal"/>
        <w:numPr>
          <w:ilvl w:val="0"/>
          <w:numId w:val="5"/>
        </w:numPr>
        <w:spacing w:lineRule="auto" w:line="240"/>
        <w:rPr>
          <w:sz w:val="24"/>
        </w:rPr>
      </w:pPr>
      <w:r>
        <w:rPr>
          <w:sz w:val="24"/>
        </w:rPr>
        <w:t>Дата рождения</w:t>
      </w:r>
    </w:p>
    <w:tbl>
      <w:tblPr>
        <w:tblW w:w="7938" w:type="dxa"/>
        <w:jc w:val="start"/>
        <w:tblInd w:w="607" w:type="dxa"/>
        <w:tblLayout w:type="fixed"/>
        <w:tblCellMar>
          <w:top w:w="0" w:type="dxa"/>
          <w:start w:w="40" w:type="dxa"/>
          <w:bottom w:w="0" w:type="dxa"/>
          <w:end w:w="40" w:type="dxa"/>
        </w:tblCellMar>
      </w:tblPr>
      <w:tblGrid>
        <w:gridCol w:w="2552"/>
        <w:gridCol w:w="2693"/>
        <w:gridCol w:w="2693"/>
      </w:tblGrid>
      <w:tr>
        <w:trPr>
          <w:trHeight w:val="300" w:hRule="exact"/>
        </w:trPr>
        <w:tc>
          <w:tcPr>
            <w:tcW w:w="2552" w:type="dxa"/>
            <w:tcBorders>
              <w:top w:val="single" w:sz="6" w:space="0" w:color="000000"/>
              <w:start w:val="single" w:sz="6" w:space="0" w:color="000000"/>
              <w:bottom w:val="single" w:sz="6" w:space="0" w:color="000000"/>
              <w:end w:val="single" w:sz="6" w:space="0" w:color="000000"/>
            </w:tcBorders>
          </w:tcPr>
          <w:p>
            <w:pPr>
              <w:pStyle w:val="Normal"/>
              <w:spacing w:lineRule="auto" w:line="240"/>
              <w:ind w:firstLine="720" w:end="0"/>
              <w:rPr>
                <w:sz w:val="24"/>
              </w:rPr>
            </w:pPr>
            <w:r>
              <w:rPr>
                <w:sz w:val="24"/>
              </w:rPr>
              <w:t>Число</w:t>
            </w:r>
          </w:p>
          <w:p>
            <w:pPr>
              <w:pStyle w:val="Normal"/>
              <w:spacing w:lineRule="auto" w:line="240"/>
              <w:ind w:firstLine="72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firstLine="720" w:end="0"/>
              <w:rPr>
                <w:sz w:val="24"/>
              </w:rPr>
            </w:pPr>
            <w:r>
              <w:rPr>
                <w:sz w:val="24"/>
              </w:rPr>
              <w:t>Месяц</w:t>
            </w:r>
          </w:p>
          <w:p>
            <w:pPr>
              <w:pStyle w:val="Normal"/>
              <w:spacing w:lineRule="auto" w:line="240"/>
              <w:ind w:firstLine="720" w:end="0"/>
              <w:jc w:val="center"/>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pacing w:lineRule="auto" w:line="240"/>
              <w:ind w:firstLine="720" w:end="0"/>
              <w:rPr>
                <w:sz w:val="24"/>
              </w:rPr>
            </w:pPr>
            <w:r>
              <w:rPr>
                <w:sz w:val="24"/>
              </w:rPr>
              <w:t>Год</w:t>
            </w:r>
          </w:p>
          <w:p>
            <w:pPr>
              <w:pStyle w:val="Normal"/>
              <w:spacing w:lineRule="auto" w:line="240"/>
              <w:ind w:firstLine="720" w:end="0"/>
              <w:jc w:val="center"/>
              <w:rPr>
                <w:sz w:val="24"/>
              </w:rPr>
            </w:pPr>
            <w:r>
              <w:rPr>
                <w:sz w:val="24"/>
              </w:rPr>
            </w:r>
          </w:p>
        </w:tc>
      </w:tr>
      <w:tr>
        <w:trPr>
          <w:trHeight w:val="320" w:hRule="exact"/>
        </w:trPr>
        <w:tc>
          <w:tcPr>
            <w:tcW w:w="255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269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3. Состав семьи</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32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Сын</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Дочь</w:t>
            </w:r>
          </w:p>
          <w:p>
            <w:pPr>
              <w:pStyle w:val="Normal"/>
              <w:spacing w:lineRule="auto" w:line="240"/>
              <w:ind w:hanging="0" w:end="0"/>
              <w:jc w:val="center"/>
              <w:rPr>
                <w:sz w:val="24"/>
              </w:rPr>
            </w:pPr>
            <w:r>
              <w:rPr>
                <w:sz w:val="24"/>
              </w:rPr>
            </w:r>
          </w:p>
        </w:tc>
      </w:tr>
      <w:tr>
        <w:trPr>
          <w:trHeight w:val="30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4. Количество детей в семье</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32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w:t>
            </w:r>
          </w:p>
          <w:p>
            <w:pPr>
              <w:pStyle w:val="Normal"/>
              <w:spacing w:lineRule="auto" w:line="240"/>
              <w:ind w:hanging="0" w:end="0"/>
              <w:jc w:val="center"/>
              <w:rPr>
                <w:sz w:val="24"/>
              </w:rPr>
            </w:pPr>
            <w:r>
              <w:rPr>
                <w:sz w:val="24"/>
              </w:rPr>
            </w:r>
          </w:p>
        </w:tc>
      </w:tr>
      <w:tr>
        <w:trPr>
          <w:trHeight w:val="32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b/>
          <w:sz w:val="24"/>
          <w:lang w:val="en-US"/>
        </w:rPr>
      </w:pPr>
      <w:r>
        <w:rPr>
          <w:b/>
          <w:sz w:val="24"/>
          <w:lang w:val="en-US"/>
        </w:rPr>
      </w:r>
    </w:p>
    <w:p>
      <w:pPr>
        <w:pStyle w:val="Normal"/>
        <w:spacing w:lineRule="auto" w:line="240"/>
        <w:ind w:firstLine="720" w:end="0"/>
        <w:rPr>
          <w:sz w:val="24"/>
        </w:rPr>
      </w:pPr>
      <w:r>
        <w:rPr>
          <w:sz w:val="24"/>
        </w:rPr>
        <w:t>5. Образование родителей</w:t>
      </w:r>
    </w:p>
    <w:tbl>
      <w:tblPr>
        <w:tblW w:w="8080" w:type="dxa"/>
        <w:jc w:val="start"/>
        <w:tblInd w:w="607" w:type="dxa"/>
        <w:tblLayout w:type="fixed"/>
        <w:tblCellMar>
          <w:top w:w="0" w:type="dxa"/>
          <w:start w:w="40" w:type="dxa"/>
          <w:bottom w:w="0" w:type="dxa"/>
          <w:end w:w="40" w:type="dxa"/>
        </w:tblCellMar>
      </w:tblPr>
      <w:tblGrid>
        <w:gridCol w:w="1323"/>
        <w:gridCol w:w="1323"/>
        <w:gridCol w:w="1465"/>
        <w:gridCol w:w="1181"/>
        <w:gridCol w:w="1323"/>
        <w:gridCol w:w="1465"/>
      </w:tblGrid>
      <w:tr>
        <w:trPr>
          <w:trHeight w:val="582"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Высшее</w:t>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Среднее специальное</w:t>
            </w:r>
          </w:p>
          <w:p>
            <w:pPr>
              <w:pStyle w:val="Normal"/>
              <w:spacing w:lineRule="auto" w:line="240"/>
              <w:ind w:hanging="0" w:end="0"/>
              <w:jc w:val="center"/>
              <w:rPr>
                <w:sz w:val="24"/>
              </w:rPr>
            </w:pPr>
            <w:r>
              <w:rPr>
                <w:sz w:val="24"/>
              </w:rPr>
            </w:r>
          </w:p>
        </w:tc>
        <w:tc>
          <w:tcPr>
            <w:tcW w:w="118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Среднее</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Начальное</w:t>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Без образования</w:t>
            </w:r>
          </w:p>
          <w:p>
            <w:pPr>
              <w:pStyle w:val="Normal"/>
              <w:spacing w:lineRule="auto" w:line="240"/>
              <w:ind w:hanging="0" w:end="0"/>
              <w:jc w:val="center"/>
              <w:rPr>
                <w:sz w:val="24"/>
              </w:rPr>
            </w:pPr>
            <w:r>
              <w:rPr>
                <w:sz w:val="24"/>
              </w:rPr>
            </w:r>
          </w:p>
        </w:tc>
      </w:tr>
      <w:tr>
        <w:trPr>
          <w:trHeight w:val="30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8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r>
        <w:trPr>
          <w:trHeight w:val="34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8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6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pPr>
      <w:r>
        <w:rPr>
          <w:sz w:val="24"/>
        </w:rPr>
        <w:t>6. Материальное</w:t>
      </w:r>
      <w:r>
        <w:rPr>
          <w:sz w:val="24"/>
          <w:lang w:val="en-US"/>
        </w:rPr>
        <w:t xml:space="preserve"> </w:t>
      </w:r>
      <w:r>
        <w:rPr>
          <w:sz w:val="24"/>
        </w:rPr>
        <w:t>положение семьи</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919"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Крайне низкие доходы</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Низкие доходы</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Доходы ниже среднего</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Средние доходы</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Доходы выше среднего</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Высокие доходы</w:t>
            </w:r>
          </w:p>
          <w:p>
            <w:pPr>
              <w:pStyle w:val="Normal"/>
              <w:spacing w:lineRule="auto" w:line="240"/>
              <w:ind w:hanging="0" w:end="0"/>
              <w:jc w:val="center"/>
              <w:rPr>
                <w:sz w:val="24"/>
              </w:rPr>
            </w:pPr>
            <w:r>
              <w:rPr>
                <w:sz w:val="24"/>
              </w:rPr>
            </w:r>
          </w:p>
        </w:tc>
      </w:tr>
      <w:tr>
        <w:trPr>
          <w:trHeight w:val="34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7. Жилищные условия семьи</w:t>
      </w:r>
    </w:p>
    <w:tbl>
      <w:tblPr>
        <w:tblW w:w="7938" w:type="dxa"/>
        <w:jc w:val="start"/>
        <w:tblInd w:w="607" w:type="dxa"/>
        <w:tblLayout w:type="fixed"/>
        <w:tblCellMar>
          <w:top w:w="0" w:type="dxa"/>
          <w:start w:w="40" w:type="dxa"/>
          <w:bottom w:w="0" w:type="dxa"/>
          <w:end w:w="40" w:type="dxa"/>
        </w:tblCellMar>
      </w:tblPr>
      <w:tblGrid>
        <w:gridCol w:w="1587"/>
        <w:gridCol w:w="1674"/>
        <w:gridCol w:w="1501"/>
        <w:gridCol w:w="1588"/>
        <w:gridCol w:w="1588"/>
      </w:tblGrid>
      <w:tr>
        <w:trPr>
          <w:trHeight w:val="647"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Отдельная квартира</w:t>
            </w:r>
          </w:p>
          <w:p>
            <w:pPr>
              <w:pStyle w:val="Normal"/>
              <w:spacing w:lineRule="auto" w:line="240"/>
              <w:ind w:hanging="0" w:end="0"/>
              <w:jc w:val="center"/>
              <w:rPr>
                <w:sz w:val="24"/>
              </w:rPr>
            </w:pPr>
            <w:r>
              <w:rPr>
                <w:sz w:val="24"/>
              </w:rPr>
            </w:r>
          </w:p>
        </w:tc>
        <w:tc>
          <w:tcPr>
            <w:tcW w:w="167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Коммунальная квартира</w:t>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Общежитие</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Свой дом</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Очередники</w:t>
            </w:r>
          </w:p>
          <w:p>
            <w:pPr>
              <w:pStyle w:val="Normal"/>
              <w:spacing w:lineRule="auto" w:line="240"/>
              <w:ind w:hanging="0" w:end="0"/>
              <w:jc w:val="center"/>
              <w:rPr>
                <w:sz w:val="24"/>
              </w:rPr>
            </w:pPr>
            <w:r>
              <w:rPr>
                <w:sz w:val="24"/>
              </w:rPr>
            </w:r>
          </w:p>
        </w:tc>
      </w:tr>
      <w:tr>
        <w:trPr>
          <w:trHeight w:val="30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7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8. С какого возраста ребенок посещает детский сад</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30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 1,5 лет</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 2 лет</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pPr>
            <w:r>
              <w:rPr>
                <w:sz w:val="24"/>
              </w:rPr>
              <w:t>С</w:t>
            </w:r>
            <w:r>
              <w:rPr>
                <w:sz w:val="24"/>
                <w:lang w:val="en-US"/>
              </w:rPr>
              <w:t xml:space="preserve"> </w:t>
            </w:r>
            <w:r>
              <w:rPr>
                <w:sz w:val="24"/>
              </w:rPr>
              <w:t>З лет</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 4 лет</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 5 лет</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 6 лет</w:t>
            </w:r>
          </w:p>
          <w:p>
            <w:pPr>
              <w:pStyle w:val="Normal"/>
              <w:spacing w:lineRule="auto" w:line="240"/>
              <w:ind w:hanging="0" w:end="0"/>
              <w:jc w:val="center"/>
              <w:rPr>
                <w:sz w:val="24"/>
              </w:rPr>
            </w:pPr>
            <w:r>
              <w:rPr>
                <w:sz w:val="24"/>
              </w:rPr>
            </w:r>
          </w:p>
        </w:tc>
      </w:tr>
      <w:tr>
        <w:trPr>
          <w:trHeight w:val="30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9. Как долго ребенок посещает детский сад</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30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 года</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 года</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 год</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Менее 1 года</w:t>
            </w:r>
          </w:p>
          <w:p>
            <w:pPr>
              <w:pStyle w:val="Normal"/>
              <w:spacing w:lineRule="auto" w:line="240"/>
              <w:ind w:hanging="0" w:end="0"/>
              <w:jc w:val="center"/>
              <w:rPr>
                <w:sz w:val="24"/>
              </w:rPr>
            </w:pPr>
            <w:r>
              <w:rPr>
                <w:sz w:val="24"/>
              </w:rPr>
            </w:r>
          </w:p>
        </w:tc>
      </w:tr>
      <w:tr>
        <w:trPr>
          <w:trHeight w:val="30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10. Кто чаще приводит ребенка в детский сад</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631"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Папа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Мама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Приходит</w:t>
            </w:r>
          </w:p>
          <w:p>
            <w:pPr>
              <w:pStyle w:val="Normal"/>
              <w:spacing w:lineRule="auto" w:line="240"/>
              <w:ind w:hanging="0" w:end="0"/>
              <w:jc w:val="center"/>
              <w:rPr>
                <w:sz w:val="24"/>
              </w:rPr>
            </w:pPr>
            <w:r>
              <w:rPr>
                <w:sz w:val="24"/>
              </w:rPr>
              <w:t>сам</w:t>
            </w:r>
          </w:p>
          <w:p>
            <w:pPr>
              <w:pStyle w:val="Normal"/>
              <w:spacing w:lineRule="auto" w:line="240"/>
              <w:ind w:hanging="0" w:end="0"/>
              <w:jc w:val="center"/>
              <w:rPr>
                <w:sz w:val="24"/>
              </w:rPr>
            </w:pPr>
            <w:r>
              <w:rPr>
                <w:sz w:val="24"/>
              </w:rPr>
            </w:r>
          </w:p>
        </w:tc>
      </w:tr>
      <w:tr>
        <w:trPr>
          <w:trHeight w:val="30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11. Кто чаще всего забирает ребенка из детского сада</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554"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Папа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Мама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Другие люди</w:t>
            </w:r>
          </w:p>
          <w:p>
            <w:pPr>
              <w:pStyle w:val="Normal"/>
              <w:spacing w:lineRule="auto" w:line="240"/>
              <w:ind w:hanging="0" w:end="0"/>
              <w:jc w:val="center"/>
              <w:rPr>
                <w:sz w:val="24"/>
              </w:rPr>
            </w:pPr>
            <w:r>
              <w:rPr>
                <w:sz w:val="24"/>
              </w:rPr>
            </w:r>
          </w:p>
        </w:tc>
      </w:tr>
      <w:tr>
        <w:trPr>
          <w:trHeight w:val="30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12. Что наиболее успешно выполняет ребенок</w:t>
      </w:r>
    </w:p>
    <w:p>
      <w:pPr>
        <w:pStyle w:val="Normal"/>
        <w:rPr>
          <w:sz w:val="24"/>
        </w:rPr>
      </w:pPr>
      <w:r>
        <w:rPr>
          <w:sz w:val="24"/>
        </w:rPr>
      </w:r>
    </w:p>
    <w:tbl>
      <w:tblPr>
        <w:tblW w:w="7938" w:type="dxa"/>
        <w:jc w:val="start"/>
        <w:tblInd w:w="607" w:type="dxa"/>
        <w:tblLayout w:type="fixed"/>
        <w:tblCellMar>
          <w:top w:w="0" w:type="dxa"/>
          <w:start w:w="40" w:type="dxa"/>
          <w:bottom w:w="0" w:type="dxa"/>
          <w:end w:w="40" w:type="dxa"/>
        </w:tblCellMar>
      </w:tblPr>
      <w:tblGrid>
        <w:gridCol w:w="1587"/>
        <w:gridCol w:w="1588"/>
        <w:gridCol w:w="1587"/>
        <w:gridCol w:w="1588"/>
        <w:gridCol w:w="1588"/>
      </w:tblGrid>
      <w:tr>
        <w:trPr>
          <w:trHeight w:val="30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Рисунок</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Лепка</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Аппликация</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Песня</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Танец</w:t>
            </w:r>
          </w:p>
          <w:p>
            <w:pPr>
              <w:pStyle w:val="Normal"/>
              <w:spacing w:lineRule="auto" w:line="240"/>
              <w:ind w:hanging="0" w:end="0"/>
              <w:jc w:val="center"/>
              <w:rPr>
                <w:sz w:val="24"/>
              </w:rPr>
            </w:pPr>
            <w:r>
              <w:rPr>
                <w:sz w:val="24"/>
              </w:rPr>
            </w:r>
          </w:p>
        </w:tc>
      </w:tr>
      <w:tr>
        <w:trPr>
          <w:trHeight w:val="30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rPr/>
      </w:pPr>
      <w:r>
        <w:rPr/>
      </w:r>
    </w:p>
    <w:tbl>
      <w:tblPr>
        <w:tblW w:w="7938" w:type="dxa"/>
        <w:jc w:val="start"/>
        <w:tblInd w:w="607" w:type="dxa"/>
        <w:tblLayout w:type="fixed"/>
        <w:tblCellMar>
          <w:top w:w="0" w:type="dxa"/>
          <w:start w:w="40" w:type="dxa"/>
          <w:bottom w:w="0" w:type="dxa"/>
          <w:end w:w="40" w:type="dxa"/>
        </w:tblCellMar>
      </w:tblPr>
      <w:tblGrid>
        <w:gridCol w:w="1587"/>
        <w:gridCol w:w="1588"/>
        <w:gridCol w:w="1587"/>
        <w:gridCol w:w="1588"/>
        <w:gridCol w:w="1588"/>
      </w:tblGrid>
      <w:tr>
        <w:trPr>
          <w:trHeight w:val="26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Стих</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Игра</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Спорт</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Сказка</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Другое</w:t>
            </w:r>
          </w:p>
          <w:p>
            <w:pPr>
              <w:pStyle w:val="Normal"/>
              <w:spacing w:lineRule="auto" w:line="240"/>
              <w:ind w:hanging="0" w:end="0"/>
              <w:jc w:val="center"/>
              <w:rPr>
                <w:sz w:val="24"/>
              </w:rPr>
            </w:pPr>
            <w:r>
              <w:rPr>
                <w:sz w:val="24"/>
              </w:rPr>
            </w:r>
          </w:p>
        </w:tc>
      </w:tr>
      <w:tr>
        <w:trPr>
          <w:trHeight w:val="26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13. Что Вас беспокоит в поведении ребенка</w:t>
      </w:r>
    </w:p>
    <w:tbl>
      <w:tblPr>
        <w:tblW w:w="7938" w:type="dxa"/>
        <w:jc w:val="start"/>
        <w:tblInd w:w="607" w:type="dxa"/>
        <w:tblLayout w:type="fixed"/>
        <w:tblCellMar>
          <w:top w:w="0" w:type="dxa"/>
          <w:start w:w="40" w:type="dxa"/>
          <w:bottom w:w="0" w:type="dxa"/>
          <w:end w:w="40" w:type="dxa"/>
        </w:tblCellMar>
      </w:tblPr>
      <w:tblGrid>
        <w:gridCol w:w="1701"/>
        <w:gridCol w:w="1560"/>
        <w:gridCol w:w="1501"/>
        <w:gridCol w:w="1588"/>
        <w:gridCol w:w="1588"/>
      </w:tblGrid>
      <w:tr>
        <w:trPr>
          <w:trHeight w:val="697" w:hRule="exact"/>
        </w:trPr>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Агрессивность</w:t>
            </w:r>
          </w:p>
          <w:p>
            <w:pPr>
              <w:pStyle w:val="Normal"/>
              <w:spacing w:lineRule="auto" w:line="240"/>
              <w:ind w:hanging="0"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Застенчивость</w:t>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Лживость</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Гиперактив</w:t>
              <w:softHyphen/>
              <w:t>ность</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Тревожность</w:t>
            </w:r>
          </w:p>
          <w:p>
            <w:pPr>
              <w:pStyle w:val="Normal"/>
              <w:spacing w:lineRule="auto" w:line="240"/>
              <w:ind w:hanging="0" w:end="0"/>
              <w:jc w:val="center"/>
              <w:rPr>
                <w:sz w:val="24"/>
              </w:rPr>
            </w:pPr>
            <w:r>
              <w:rPr>
                <w:sz w:val="24"/>
              </w:rPr>
            </w:r>
          </w:p>
        </w:tc>
      </w:tr>
      <w:tr>
        <w:trPr>
          <w:trHeight w:val="260" w:hRule="exact"/>
        </w:trPr>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rPr/>
      </w:pPr>
      <w:r>
        <w:rPr/>
      </w:r>
    </w:p>
    <w:tbl>
      <w:tblPr>
        <w:tblW w:w="7938" w:type="dxa"/>
        <w:jc w:val="start"/>
        <w:tblInd w:w="607" w:type="dxa"/>
        <w:tblLayout w:type="fixed"/>
        <w:tblCellMar>
          <w:top w:w="0" w:type="dxa"/>
          <w:start w:w="40" w:type="dxa"/>
          <w:bottom w:w="0" w:type="dxa"/>
          <w:end w:w="40" w:type="dxa"/>
        </w:tblCellMar>
      </w:tblPr>
      <w:tblGrid>
        <w:gridCol w:w="1701"/>
        <w:gridCol w:w="1560"/>
        <w:gridCol w:w="1501"/>
        <w:gridCol w:w="1588"/>
        <w:gridCol w:w="1588"/>
      </w:tblGrid>
      <w:tr>
        <w:trPr>
          <w:trHeight w:val="597" w:hRule="exact"/>
        </w:trPr>
        <w:tc>
          <w:tcPr>
            <w:tcW w:w="17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Демонстратив-ность</w:t>
            </w:r>
          </w:p>
          <w:p>
            <w:pPr>
              <w:pStyle w:val="Normal"/>
              <w:spacing w:lineRule="auto" w:line="240"/>
              <w:ind w:hanging="0"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Рассеянность</w:t>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Замкнутость</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Болтливость (вербализм)</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Другое</w:t>
            </w:r>
          </w:p>
          <w:p>
            <w:pPr>
              <w:pStyle w:val="Normal"/>
              <w:spacing w:lineRule="auto" w:line="240"/>
              <w:ind w:hanging="0" w:end="0"/>
              <w:jc w:val="center"/>
              <w:rPr>
                <w:sz w:val="24"/>
              </w:rPr>
            </w:pPr>
            <w:r>
              <w:rPr>
                <w:sz w:val="24"/>
              </w:rPr>
            </w:r>
          </w:p>
        </w:tc>
      </w:tr>
      <w:tr>
        <w:trPr>
          <w:trHeight w:val="260" w:hRule="exact"/>
        </w:trPr>
        <w:tc>
          <w:tcPr>
            <w:tcW w:w="17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6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14. Кем Вы определяете ребенка в группе</w:t>
      </w:r>
    </w:p>
    <w:tbl>
      <w:tblPr>
        <w:tblW w:w="7938" w:type="dxa"/>
        <w:jc w:val="start"/>
        <w:tblInd w:w="607" w:type="dxa"/>
        <w:tblLayout w:type="fixed"/>
        <w:tblCellMar>
          <w:top w:w="0" w:type="dxa"/>
          <w:start w:w="40" w:type="dxa"/>
          <w:bottom w:w="0" w:type="dxa"/>
          <w:end w:w="40" w:type="dxa"/>
        </w:tblCellMar>
      </w:tblPr>
      <w:tblGrid>
        <w:gridCol w:w="1134"/>
        <w:gridCol w:w="1276"/>
        <w:gridCol w:w="1559"/>
        <w:gridCol w:w="1418"/>
        <w:gridCol w:w="1228"/>
        <w:gridCol w:w="1323"/>
      </w:tblGrid>
      <w:tr>
        <w:trPr>
          <w:trHeight w:val="72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Лидером</w:t>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Звездой</w:t>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Популярным</w:t>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 популярным</w:t>
            </w:r>
          </w:p>
          <w:p>
            <w:pPr>
              <w:pStyle w:val="Normal"/>
              <w:spacing w:lineRule="auto" w:line="240"/>
              <w:ind w:hanging="0" w:end="0"/>
              <w:jc w:val="center"/>
              <w:rPr>
                <w:sz w:val="24"/>
              </w:rPr>
            </w:pPr>
            <w:r>
              <w:rPr>
                <w:sz w:val="24"/>
              </w:rPr>
            </w:r>
          </w:p>
        </w:tc>
        <w:tc>
          <w:tcPr>
            <w:tcW w:w="12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Отвержен</w:t>
              <w:softHyphen/>
              <w:t>ным</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Другое</w:t>
            </w:r>
          </w:p>
          <w:p>
            <w:pPr>
              <w:pStyle w:val="Normal"/>
              <w:spacing w:lineRule="auto" w:line="240"/>
              <w:ind w:hanging="0" w:end="0"/>
              <w:jc w:val="center"/>
              <w:rPr>
                <w:sz w:val="24"/>
              </w:rPr>
            </w:pPr>
            <w:r>
              <w:rPr>
                <w:sz w:val="24"/>
              </w:rPr>
            </w:r>
          </w:p>
        </w:tc>
      </w:tr>
      <w:tr>
        <w:trPr>
          <w:trHeight w:val="36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5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pPr>
      <w:r>
        <w:rPr>
          <w:sz w:val="24"/>
        </w:rPr>
        <w:t>Примечания: ____________</w:t>
      </w:r>
      <w:r>
        <w:rPr>
          <w:sz w:val="24"/>
          <w:lang w:val="en-US"/>
        </w:rPr>
        <w:t>_______________________________________________________</w:t>
      </w:r>
    </w:p>
    <w:p>
      <w:pPr>
        <w:pStyle w:val="Normal"/>
        <w:spacing w:lineRule="auto" w:line="240"/>
        <w:ind w:firstLine="720" w:end="0"/>
        <w:rPr>
          <w:sz w:val="24"/>
          <w:lang w:val="en-US"/>
        </w:rPr>
      </w:pPr>
      <w:r>
        <w:rPr>
          <w:sz w:val="24"/>
          <w:lang w:val="en-US"/>
        </w:rPr>
        <w:t>______________________________________________________________________________</w:t>
      </w:r>
    </w:p>
    <w:p>
      <w:pPr>
        <w:pStyle w:val="Normal"/>
        <w:spacing w:lineRule="auto" w:line="240"/>
        <w:ind w:firstLine="720" w:end="0"/>
        <w:rPr>
          <w:sz w:val="24"/>
          <w:lang w:val="en-US"/>
        </w:rPr>
      </w:pPr>
      <w:r>
        <w:rPr>
          <w:sz w:val="24"/>
          <w:lang w:val="en-US"/>
        </w:rPr>
      </w:r>
    </w:p>
    <w:p>
      <w:pPr>
        <w:pStyle w:val="Heading2"/>
        <w:keepNext w:val="false"/>
        <w:spacing w:lineRule="auto" w:line="316"/>
        <w:rPr>
          <w:lang w:val="en-US"/>
        </w:rPr>
      </w:pPr>
      <w:bookmarkStart w:id="74" w:name="__RefHeading___Toc511554774"/>
      <w:r>
        <w:rPr/>
        <w:t>Приложение 14</w:t>
      </w:r>
      <w:bookmarkEnd w:id="74"/>
      <w:r>
        <w:rPr/>
        <w:t xml:space="preserve"> </w:t>
      </w:r>
    </w:p>
    <w:p>
      <w:pPr>
        <w:pStyle w:val="Heading2"/>
        <w:keepNext w:val="false"/>
        <w:rPr/>
      </w:pPr>
      <w:bookmarkStart w:id="75" w:name="__RefHeading___Toc511554775"/>
      <w:bookmarkEnd w:id="75"/>
      <w:r>
        <w:rPr/>
        <w:t>Анкета для родителей</w:t>
      </w:r>
    </w:p>
    <w:p>
      <w:pPr>
        <w:pStyle w:val="BodyTextIndent"/>
        <w:spacing w:lineRule="auto" w:line="240"/>
        <w:rPr/>
      </w:pPr>
      <w:r>
        <w:rPr/>
        <w:t>Уважаемые родители! Просим Вас ответить на вопросы анкеты, что даст нам возможность организовать обучение и воспитание, которые обес</w:t>
        <w:softHyphen/>
        <w:t>печат оптимальное развитие Ваших детей. Надеемся на Ваши искренние ответы.</w:t>
      </w:r>
    </w:p>
    <w:p>
      <w:pPr>
        <w:pStyle w:val="Normal"/>
        <w:spacing w:lineRule="auto" w:line="240"/>
        <w:ind w:firstLine="720" w:end="0"/>
        <w:rPr>
          <w:sz w:val="24"/>
        </w:rPr>
      </w:pPr>
      <w:r>
        <w:rPr>
          <w:sz w:val="24"/>
        </w:rPr>
        <w:t>В анкете поставьте крестик там, где Вы считаете, что отвечаете поло</w:t>
        <w:softHyphen/>
        <w:t>жительно.</w:t>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t>1. Пол</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6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Мужской</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Heading5"/>
              <w:rPr/>
            </w:pPr>
            <w:r>
              <w:rPr/>
              <w:t>Женский</w:t>
            </w:r>
          </w:p>
          <w:p>
            <w:pPr>
              <w:pStyle w:val="Normal"/>
              <w:spacing w:lineRule="auto" w:line="240"/>
              <w:ind w:hanging="0" w:end="0"/>
              <w:rPr>
                <w:sz w:val="24"/>
              </w:rPr>
            </w:pPr>
            <w:r>
              <w:rPr>
                <w:sz w:val="24"/>
              </w:rPr>
            </w:r>
          </w:p>
        </w:tc>
      </w:tr>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 Дата рождения ребенка</w:t>
      </w:r>
    </w:p>
    <w:tbl>
      <w:tblPr>
        <w:tblW w:w="7938" w:type="dxa"/>
        <w:jc w:val="start"/>
        <w:tblInd w:w="607" w:type="dxa"/>
        <w:tblLayout w:type="fixed"/>
        <w:tblCellMar>
          <w:top w:w="0" w:type="dxa"/>
          <w:start w:w="40" w:type="dxa"/>
          <w:bottom w:w="0" w:type="dxa"/>
          <w:end w:w="40" w:type="dxa"/>
        </w:tblCellMar>
      </w:tblPr>
      <w:tblGrid>
        <w:gridCol w:w="2646"/>
        <w:gridCol w:w="2646"/>
        <w:gridCol w:w="2646"/>
      </w:tblGrid>
      <w:tr>
        <w:trPr>
          <w:trHeight w:val="26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Число</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Месяц</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Год</w:t>
            </w:r>
          </w:p>
          <w:p>
            <w:pPr>
              <w:pStyle w:val="Normal"/>
              <w:spacing w:lineRule="auto" w:line="240"/>
              <w:ind w:hanging="0" w:end="0"/>
              <w:jc w:val="center"/>
              <w:rPr>
                <w:sz w:val="24"/>
              </w:rPr>
            </w:pPr>
            <w:r>
              <w:rPr>
                <w:sz w:val="24"/>
              </w:rPr>
            </w:r>
          </w:p>
        </w:tc>
      </w:tr>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3. Место рождения</w:t>
      </w:r>
    </w:p>
    <w:tbl>
      <w:tblPr>
        <w:tblW w:w="7938" w:type="dxa"/>
        <w:jc w:val="start"/>
        <w:tblInd w:w="675" w:type="dxa"/>
        <w:tblLayout w:type="fixed"/>
        <w:tblCellMar>
          <w:top w:w="0" w:type="dxa"/>
          <w:start w:w="108" w:type="dxa"/>
          <w:bottom w:w="0" w:type="dxa"/>
          <w:end w:w="108" w:type="dxa"/>
        </w:tblCellMar>
      </w:tblPr>
      <w:tblGrid>
        <w:gridCol w:w="7938"/>
      </w:tblGrid>
      <w:tr>
        <w:trPr/>
        <w:tc>
          <w:tcPr>
            <w:tcW w:w="793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4. Образование</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528"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Высшее</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Среднее специальное</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Среднее</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Начальное</w:t>
            </w:r>
          </w:p>
          <w:p>
            <w:pPr>
              <w:pStyle w:val="Normal"/>
              <w:spacing w:lineRule="auto" w:line="240"/>
              <w:ind w:hanging="0" w:end="0"/>
              <w:jc w:val="center"/>
              <w:rPr>
                <w:sz w:val="24"/>
              </w:rPr>
            </w:pPr>
            <w:r>
              <w:rPr>
                <w:sz w:val="24"/>
              </w:rPr>
            </w:r>
          </w:p>
        </w:tc>
      </w:tr>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tbl>
      <w:tblPr>
        <w:tblW w:w="7938" w:type="dxa"/>
        <w:jc w:val="start"/>
        <w:tblInd w:w="607" w:type="dxa"/>
        <w:tblLayout w:type="fixed"/>
        <w:tblCellMar>
          <w:top w:w="0" w:type="dxa"/>
          <w:start w:w="40" w:type="dxa"/>
          <w:bottom w:w="0" w:type="dxa"/>
          <w:end w:w="40" w:type="dxa"/>
        </w:tblCellMar>
      </w:tblPr>
      <w:tblGrid>
        <w:gridCol w:w="2599"/>
        <w:gridCol w:w="2599"/>
        <w:gridCol w:w="2740"/>
      </w:tblGrid>
      <w:tr>
        <w:trPr>
          <w:trHeight w:val="280" w:hRule="exact"/>
        </w:trPr>
        <w:tc>
          <w:tcPr>
            <w:tcW w:w="259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Техническое</w:t>
            </w:r>
          </w:p>
          <w:p>
            <w:pPr>
              <w:pStyle w:val="Normal"/>
              <w:spacing w:lineRule="auto" w:line="240"/>
              <w:ind w:hanging="0" w:end="0"/>
              <w:jc w:val="center"/>
              <w:rPr>
                <w:sz w:val="24"/>
              </w:rPr>
            </w:pPr>
            <w:r>
              <w:rPr>
                <w:sz w:val="24"/>
              </w:rPr>
            </w:r>
          </w:p>
        </w:tc>
        <w:tc>
          <w:tcPr>
            <w:tcW w:w="259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Гуманитарное</w:t>
            </w:r>
          </w:p>
          <w:p>
            <w:pPr>
              <w:pStyle w:val="Normal"/>
              <w:spacing w:lineRule="auto" w:line="240"/>
              <w:ind w:hanging="0" w:end="0"/>
              <w:jc w:val="center"/>
              <w:rPr>
                <w:sz w:val="24"/>
              </w:rPr>
            </w:pPr>
            <w:r>
              <w:rPr>
                <w:sz w:val="24"/>
              </w:rPr>
            </w:r>
          </w:p>
        </w:tc>
        <w:tc>
          <w:tcPr>
            <w:tcW w:w="274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Творческое</w:t>
            </w:r>
          </w:p>
          <w:p>
            <w:pPr>
              <w:pStyle w:val="Normal"/>
              <w:spacing w:lineRule="auto" w:line="240"/>
              <w:ind w:hanging="0" w:end="0"/>
              <w:jc w:val="center"/>
              <w:rPr>
                <w:sz w:val="24"/>
              </w:rPr>
            </w:pPr>
            <w:r>
              <w:rPr>
                <w:sz w:val="24"/>
              </w:rPr>
            </w:r>
          </w:p>
        </w:tc>
      </w:tr>
      <w:tr>
        <w:trPr>
          <w:trHeight w:val="260" w:hRule="exact"/>
        </w:trPr>
        <w:tc>
          <w:tcPr>
            <w:tcW w:w="259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59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74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5. Вероисповедание</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372"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Православное</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Ислам</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Иудаизм</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Другие</w:t>
            </w:r>
          </w:p>
          <w:p>
            <w:pPr>
              <w:pStyle w:val="Normal"/>
              <w:spacing w:lineRule="auto" w:line="240"/>
              <w:ind w:hanging="0" w:end="0"/>
              <w:jc w:val="center"/>
              <w:rPr>
                <w:sz w:val="24"/>
              </w:rPr>
            </w:pPr>
            <w:r>
              <w:rPr>
                <w:sz w:val="24"/>
              </w:rPr>
            </w:r>
          </w:p>
        </w:tc>
      </w:tr>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6. Состав семьи Ваших родителей</w:t>
      </w:r>
    </w:p>
    <w:tbl>
      <w:tblPr>
        <w:tblW w:w="7938" w:type="dxa"/>
        <w:jc w:val="start"/>
        <w:tblInd w:w="607" w:type="dxa"/>
        <w:tblLayout w:type="fixed"/>
        <w:tblCellMar>
          <w:top w:w="0" w:type="dxa"/>
          <w:start w:w="40" w:type="dxa"/>
          <w:bottom w:w="0" w:type="dxa"/>
          <w:end w:w="40" w:type="dxa"/>
        </w:tblCellMar>
      </w:tblPr>
      <w:tblGrid>
        <w:gridCol w:w="992"/>
        <w:gridCol w:w="992"/>
        <w:gridCol w:w="992"/>
        <w:gridCol w:w="1135"/>
        <w:gridCol w:w="850"/>
        <w:gridCol w:w="992"/>
        <w:gridCol w:w="992"/>
        <w:gridCol w:w="993"/>
      </w:tblGrid>
      <w:tr>
        <w:trPr>
          <w:trHeight w:val="260" w:hRule="exact"/>
        </w:trPr>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Братья</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Сестры</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Сын</w:t>
            </w:r>
          </w:p>
          <w:p>
            <w:pPr>
              <w:pStyle w:val="Normal"/>
              <w:spacing w:lineRule="auto" w:line="240"/>
              <w:ind w:hanging="0" w:end="0"/>
              <w:jc w:val="center"/>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Дочь</w:t>
            </w:r>
          </w:p>
          <w:p>
            <w:pPr>
              <w:pStyle w:val="Normal"/>
              <w:spacing w:lineRule="auto" w:line="240"/>
              <w:ind w:hanging="0" w:end="0"/>
              <w:jc w:val="center"/>
              <w:rPr>
                <w:sz w:val="24"/>
              </w:rPr>
            </w:pPr>
            <w:r>
              <w:rPr>
                <w:sz w:val="24"/>
              </w:rPr>
            </w:r>
          </w:p>
        </w:tc>
      </w:tr>
      <w:tr>
        <w:trPr>
          <w:trHeight w:val="280" w:hRule="exact"/>
        </w:trPr>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7. Состав Вашей семьи</w:t>
      </w:r>
    </w:p>
    <w:tbl>
      <w:tblPr>
        <w:tblW w:w="7938" w:type="dxa"/>
        <w:jc w:val="start"/>
        <w:tblInd w:w="607" w:type="dxa"/>
        <w:tblLayout w:type="fixed"/>
        <w:tblCellMar>
          <w:top w:w="0" w:type="dxa"/>
          <w:start w:w="40" w:type="dxa"/>
          <w:bottom w:w="0" w:type="dxa"/>
          <w:end w:w="40" w:type="dxa"/>
        </w:tblCellMar>
      </w:tblPr>
      <w:tblGrid>
        <w:gridCol w:w="992"/>
        <w:gridCol w:w="992"/>
        <w:gridCol w:w="992"/>
        <w:gridCol w:w="1135"/>
        <w:gridCol w:w="850"/>
        <w:gridCol w:w="992"/>
        <w:gridCol w:w="992"/>
        <w:gridCol w:w="993"/>
      </w:tblGrid>
      <w:tr>
        <w:trPr>
          <w:trHeight w:val="280" w:hRule="exact"/>
        </w:trPr>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Братья</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Сестры</w:t>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Сын</w:t>
            </w:r>
          </w:p>
          <w:p>
            <w:pPr>
              <w:pStyle w:val="Normal"/>
              <w:spacing w:lineRule="auto" w:line="240"/>
              <w:ind w:hanging="0" w:end="0"/>
              <w:jc w:val="center"/>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Дочь</w:t>
            </w:r>
          </w:p>
          <w:p>
            <w:pPr>
              <w:pStyle w:val="Normal"/>
              <w:spacing w:lineRule="auto" w:line="240"/>
              <w:ind w:hanging="0" w:end="0"/>
              <w:jc w:val="center"/>
              <w:rPr>
                <w:sz w:val="24"/>
              </w:rPr>
            </w:pPr>
            <w:r>
              <w:rPr>
                <w:sz w:val="24"/>
              </w:rPr>
            </w:r>
          </w:p>
        </w:tc>
      </w:tr>
      <w:tr>
        <w:trPr>
          <w:trHeight w:val="280" w:hRule="exact"/>
        </w:trPr>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99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8. Ваше основное занятие, место работы</w:t>
      </w:r>
    </w:p>
    <w:tbl>
      <w:tblPr>
        <w:tblW w:w="7938" w:type="dxa"/>
        <w:jc w:val="start"/>
        <w:tblInd w:w="607" w:type="dxa"/>
        <w:tblLayout w:type="fixed"/>
        <w:tblCellMar>
          <w:top w:w="0" w:type="dxa"/>
          <w:start w:w="40" w:type="dxa"/>
          <w:bottom w:w="0" w:type="dxa"/>
          <w:end w:w="40" w:type="dxa"/>
        </w:tblCellMar>
      </w:tblPr>
      <w:tblGrid>
        <w:gridCol w:w="1587"/>
        <w:gridCol w:w="1588"/>
        <w:gridCol w:w="1587"/>
        <w:gridCol w:w="1588"/>
        <w:gridCol w:w="1588"/>
      </w:tblGrid>
      <w:tr>
        <w:trPr>
          <w:trHeight w:val="1514"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Рабочий (рыбак, моряк,</w:t>
            </w:r>
          </w:p>
          <w:p>
            <w:pPr>
              <w:pStyle w:val="Normal"/>
              <w:spacing w:lineRule="auto" w:line="240"/>
              <w:ind w:hanging="0" w:end="0"/>
              <w:jc w:val="center"/>
              <w:rPr>
                <w:sz w:val="24"/>
              </w:rPr>
            </w:pPr>
            <w:r>
              <w:rPr>
                <w:sz w:val="24"/>
              </w:rPr>
              <w:t>др.)</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Крестьянин (фермер, рабочий совхоза, др.)</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Служащий органов власти, местного управления</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Специалист здраво</w:t>
              <w:softHyphen/>
              <w:t>охранения, образования, культуры</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Специалист, занятый на производстве</w:t>
            </w:r>
          </w:p>
          <w:p>
            <w:pPr>
              <w:pStyle w:val="Normal"/>
              <w:spacing w:lineRule="auto" w:line="240"/>
              <w:ind w:hanging="0" w:end="0"/>
              <w:jc w:val="center"/>
              <w:rPr>
                <w:sz w:val="24"/>
              </w:rPr>
            </w:pPr>
            <w:r>
              <w:rPr>
                <w:sz w:val="24"/>
              </w:rPr>
            </w:r>
          </w:p>
        </w:tc>
      </w:tr>
      <w:tr>
        <w:trPr>
          <w:trHeight w:val="28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rPr/>
      </w:pPr>
      <w:r>
        <w:rPr/>
      </w:r>
    </w:p>
    <w:tbl>
      <w:tblPr>
        <w:tblW w:w="7938" w:type="dxa"/>
        <w:jc w:val="start"/>
        <w:tblInd w:w="607" w:type="dxa"/>
        <w:tblLayout w:type="fixed"/>
        <w:tblCellMar>
          <w:top w:w="0" w:type="dxa"/>
          <w:start w:w="40" w:type="dxa"/>
          <w:bottom w:w="0" w:type="dxa"/>
          <w:end w:w="40" w:type="dxa"/>
        </w:tblCellMar>
      </w:tblPr>
      <w:tblGrid>
        <w:gridCol w:w="1323"/>
        <w:gridCol w:w="1323"/>
        <w:gridCol w:w="1323"/>
        <w:gridCol w:w="1276"/>
        <w:gridCol w:w="1418"/>
        <w:gridCol w:w="1275"/>
      </w:tblGrid>
      <w:tr>
        <w:trPr>
          <w:trHeight w:val="1020" w:hRule="atLeast"/>
        </w:trPr>
        <w:tc>
          <w:tcPr>
            <w:tcW w:w="1323" w:type="dxa"/>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Военнослу-</w:t>
            </w:r>
          </w:p>
          <w:p>
            <w:pPr>
              <w:pStyle w:val="Normal"/>
              <w:spacing w:lineRule="auto" w:line="240"/>
              <w:ind w:hanging="0" w:end="0"/>
              <w:jc w:val="center"/>
              <w:rPr>
                <w:sz w:val="24"/>
              </w:rPr>
            </w:pPr>
            <w:r>
              <w:rPr>
                <w:sz w:val="24"/>
              </w:rPr>
              <w:t>жащий, слу</w:t>
              <w:softHyphen/>
              <w:t>жащий в ор</w:t>
              <w:softHyphen/>
              <w:t>ганах МВД,</w:t>
            </w:r>
          </w:p>
          <w:p>
            <w:pPr>
              <w:pStyle w:val="Normal"/>
              <w:spacing w:lineRule="auto" w:line="240"/>
              <w:ind w:hanging="0" w:end="0"/>
              <w:jc w:val="center"/>
              <w:rPr>
                <w:sz w:val="24"/>
              </w:rPr>
            </w:pPr>
            <w:r>
              <w:rPr>
                <w:sz w:val="24"/>
              </w:rPr>
              <w:t>ФСБ</w:t>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Учащийся, студент</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Предприни</w:t>
              <w:softHyphen/>
              <w:t>матель</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276"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Домо-</w:t>
            </w:r>
          </w:p>
          <w:p>
            <w:pPr>
              <w:pStyle w:val="Normal"/>
              <w:spacing w:lineRule="auto" w:line="240"/>
              <w:ind w:hanging="0" w:end="0"/>
              <w:jc w:val="center"/>
              <w:rPr>
                <w:sz w:val="24"/>
              </w:rPr>
            </w:pPr>
            <w:r>
              <w:rPr>
                <w:sz w:val="24"/>
              </w:rPr>
              <w:t>хозяйка</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418"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Безработный</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Другое (напишите)</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r>
      <w:tr>
        <w:trPr>
          <w:trHeight w:val="30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7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9. Должность</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651"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Директор</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Зам.директора</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Зав.</w:t>
            </w:r>
          </w:p>
          <w:p>
            <w:pPr>
              <w:pStyle w:val="Normal"/>
              <w:spacing w:lineRule="auto" w:line="240"/>
              <w:ind w:hanging="0" w:end="0"/>
              <w:jc w:val="center"/>
              <w:rPr>
                <w:sz w:val="24"/>
              </w:rPr>
            </w:pPr>
            <w:r>
              <w:rPr>
                <w:sz w:val="24"/>
              </w:rPr>
              <w:t>подразделением</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Исполнитель</w:t>
            </w:r>
          </w:p>
          <w:p>
            <w:pPr>
              <w:pStyle w:val="Normal"/>
              <w:spacing w:lineRule="auto" w:line="240"/>
              <w:ind w:hanging="0" w:end="0"/>
              <w:jc w:val="center"/>
              <w:rPr>
                <w:sz w:val="24"/>
              </w:rPr>
            </w:pPr>
            <w:r>
              <w:rPr>
                <w:sz w:val="24"/>
              </w:rPr>
            </w:r>
          </w:p>
        </w:tc>
      </w:tr>
      <w:tr>
        <w:trPr>
          <w:trHeight w:val="26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lang w:val="en-US"/>
        </w:rPr>
      </w:pPr>
      <w:r>
        <w:rPr>
          <w:sz w:val="24"/>
          <w:lang w:val="en-US"/>
        </w:rPr>
      </w:r>
    </w:p>
    <w:p>
      <w:pPr>
        <w:pStyle w:val="Normal"/>
        <w:spacing w:lineRule="auto" w:line="240"/>
        <w:ind w:firstLine="720" w:end="0"/>
        <w:rPr>
          <w:sz w:val="24"/>
        </w:rPr>
      </w:pPr>
      <w:r>
        <w:rPr>
          <w:sz w:val="24"/>
        </w:rPr>
        <w:t>10. Сколько денег в месяц Вы тратите на содержание ребенка</w:t>
      </w:r>
    </w:p>
    <w:tbl>
      <w:tblPr>
        <w:tblW w:w="8080" w:type="dxa"/>
        <w:jc w:val="start"/>
        <w:tblInd w:w="607" w:type="dxa"/>
        <w:tblLayout w:type="fixed"/>
        <w:tblCellMar>
          <w:top w:w="0" w:type="dxa"/>
          <w:start w:w="40" w:type="dxa"/>
          <w:bottom w:w="0" w:type="dxa"/>
          <w:end w:w="40" w:type="dxa"/>
        </w:tblCellMar>
      </w:tblPr>
      <w:tblGrid>
        <w:gridCol w:w="1587"/>
        <w:gridCol w:w="1588"/>
        <w:gridCol w:w="1587"/>
        <w:gridCol w:w="1588"/>
        <w:gridCol w:w="1730"/>
      </w:tblGrid>
      <w:tr>
        <w:trPr>
          <w:trHeight w:val="26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5 млн.</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1 млн.</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500 тыс.</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100 тыс.</w:t>
            </w:r>
          </w:p>
          <w:p>
            <w:pPr>
              <w:pStyle w:val="Normal"/>
              <w:spacing w:lineRule="auto" w:line="240"/>
              <w:ind w:hanging="0" w:end="0"/>
              <w:jc w:val="center"/>
              <w:rPr>
                <w:sz w:val="24"/>
              </w:rPr>
            </w:pPr>
            <w:r>
              <w:rPr>
                <w:sz w:val="24"/>
              </w:rPr>
            </w:r>
          </w:p>
        </w:tc>
        <w:tc>
          <w:tcPr>
            <w:tcW w:w="173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Менее 100 тыс.</w:t>
            </w:r>
          </w:p>
          <w:p>
            <w:pPr>
              <w:pStyle w:val="Normal"/>
              <w:spacing w:lineRule="auto" w:line="240"/>
              <w:ind w:hanging="0" w:end="0"/>
              <w:jc w:val="center"/>
              <w:rPr>
                <w:sz w:val="24"/>
              </w:rPr>
            </w:pPr>
            <w:r>
              <w:rPr>
                <w:sz w:val="24"/>
              </w:rPr>
            </w:r>
          </w:p>
        </w:tc>
      </w:tr>
      <w:tr>
        <w:trPr>
          <w:trHeight w:val="28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73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11. Сколько Вы считаете необходимым</w:t>
      </w:r>
      <w:r>
        <w:rPr>
          <w:b/>
          <w:sz w:val="24"/>
        </w:rPr>
        <w:t xml:space="preserve"> </w:t>
      </w:r>
      <w:r>
        <w:rPr>
          <w:sz w:val="24"/>
        </w:rPr>
        <w:t>тратить на ребенка</w:t>
      </w:r>
    </w:p>
    <w:tbl>
      <w:tblPr>
        <w:tblW w:w="8086" w:type="dxa"/>
        <w:jc w:val="start"/>
        <w:tblInd w:w="607" w:type="dxa"/>
        <w:tblLayout w:type="fixed"/>
        <w:tblCellMar>
          <w:top w:w="0" w:type="dxa"/>
          <w:start w:w="40" w:type="dxa"/>
          <w:bottom w:w="0" w:type="dxa"/>
          <w:end w:w="40" w:type="dxa"/>
        </w:tblCellMar>
      </w:tblPr>
      <w:tblGrid>
        <w:gridCol w:w="1617"/>
        <w:gridCol w:w="1617"/>
        <w:gridCol w:w="1617"/>
        <w:gridCol w:w="1617"/>
        <w:gridCol w:w="1618"/>
      </w:tblGrid>
      <w:tr>
        <w:trPr>
          <w:trHeight w:val="618" w:hRule="exact"/>
        </w:trPr>
        <w:tc>
          <w:tcPr>
            <w:tcW w:w="16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start="-263" w:end="0"/>
              <w:jc w:val="center"/>
              <w:rPr>
                <w:sz w:val="24"/>
              </w:rPr>
            </w:pPr>
            <w:r>
              <w:rPr>
                <w:sz w:val="24"/>
              </w:rPr>
              <w:t>Более 5 млн</w:t>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1 млн</w:t>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500 тыс.</w:t>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100 тыс.</w:t>
            </w:r>
          </w:p>
          <w:p>
            <w:pPr>
              <w:pStyle w:val="Normal"/>
              <w:spacing w:lineRule="auto" w:line="240"/>
              <w:ind w:hanging="0" w:end="0"/>
              <w:jc w:val="center"/>
              <w:rPr>
                <w:sz w:val="24"/>
              </w:rPr>
            </w:pPr>
            <w:r>
              <w:rPr>
                <w:sz w:val="24"/>
              </w:rPr>
            </w:r>
          </w:p>
        </w:tc>
        <w:tc>
          <w:tcPr>
            <w:tcW w:w="161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Менее 100 тыс.</w:t>
            </w:r>
          </w:p>
          <w:p>
            <w:pPr>
              <w:pStyle w:val="Normal"/>
              <w:spacing w:lineRule="auto" w:line="240"/>
              <w:ind w:hanging="0" w:end="0"/>
              <w:jc w:val="center"/>
              <w:rPr>
                <w:sz w:val="24"/>
              </w:rPr>
            </w:pPr>
            <w:r>
              <w:rPr>
                <w:sz w:val="24"/>
              </w:rPr>
            </w:r>
          </w:p>
        </w:tc>
      </w:tr>
      <w:tr>
        <w:trPr>
          <w:trHeight w:val="240" w:hRule="exact"/>
        </w:trPr>
        <w:tc>
          <w:tcPr>
            <w:tcW w:w="16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1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hanging="0" w:end="0"/>
        <w:rPr>
          <w:sz w:val="24"/>
        </w:rPr>
      </w:pPr>
      <w:r>
        <w:rPr>
          <w:sz w:val="24"/>
        </w:rPr>
      </w:r>
    </w:p>
    <w:p>
      <w:pPr>
        <w:pStyle w:val="Normal"/>
        <w:spacing w:lineRule="auto" w:line="240"/>
        <w:ind w:firstLine="720" w:end="0"/>
        <w:rPr>
          <w:sz w:val="24"/>
        </w:rPr>
      </w:pPr>
      <w:r>
        <w:rPr>
          <w:sz w:val="24"/>
        </w:rPr>
        <w:t>12. Есть ли у ребенка своя комната</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6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13. Нужна ли ребенку своя комната</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6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14. Сколько лет живете в Москве</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655"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Родился</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30</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20</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10</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Более 5</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pPr>
            <w:r>
              <w:rPr>
                <w:sz w:val="24"/>
              </w:rPr>
              <w:t xml:space="preserve">Более </w:t>
            </w:r>
          </w:p>
          <w:p>
            <w:pPr>
              <w:pStyle w:val="Normal"/>
              <w:spacing w:lineRule="auto" w:line="240"/>
              <w:ind w:hanging="0" w:end="0"/>
              <w:jc w:val="center"/>
              <w:rPr>
                <w:sz w:val="24"/>
              </w:rPr>
            </w:pPr>
            <w:r>
              <w:rPr>
                <w:sz w:val="24"/>
              </w:rPr>
              <w:t>1 года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Менее </w:t>
            </w:r>
          </w:p>
          <w:p>
            <w:pPr>
              <w:pStyle w:val="Normal"/>
              <w:spacing w:lineRule="auto" w:line="240"/>
              <w:ind w:hanging="0" w:end="0"/>
              <w:jc w:val="center"/>
              <w:rPr>
                <w:sz w:val="24"/>
              </w:rPr>
            </w:pPr>
            <w:r>
              <w:rPr>
                <w:sz w:val="24"/>
              </w:rPr>
              <w:t>1 года</w:t>
            </w:r>
          </w:p>
          <w:p>
            <w:pPr>
              <w:pStyle w:val="Normal"/>
              <w:spacing w:lineRule="auto" w:line="240"/>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15. Есть ли у Вас хронические заболевания</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840" w:hRule="atLeast"/>
        </w:trPr>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Туберку</w:t>
              <w:softHyphen/>
              <w:t>лез</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ВДП</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ССС</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ЖКТ</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ОДА</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Заболева</w:t>
              <w:softHyphen/>
              <w:t>ние кожи</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Заболева-</w:t>
            </w:r>
          </w:p>
          <w:p>
            <w:pPr>
              <w:pStyle w:val="Normal"/>
              <w:spacing w:lineRule="auto" w:line="240"/>
              <w:ind w:hanging="0" w:end="0"/>
              <w:jc w:val="center"/>
              <w:rPr>
                <w:sz w:val="24"/>
              </w:rPr>
            </w:pPr>
            <w:r>
              <w:rPr>
                <w:sz w:val="24"/>
              </w:rPr>
              <w:t>ние эндо</w:t>
              <w:softHyphen/>
              <w:t>кринной</w:t>
            </w:r>
          </w:p>
          <w:p>
            <w:pPr>
              <w:pStyle w:val="Normal"/>
              <w:spacing w:lineRule="auto" w:line="240"/>
              <w:ind w:hanging="0" w:end="0"/>
              <w:jc w:val="center"/>
              <w:rPr>
                <w:sz w:val="24"/>
              </w:rPr>
            </w:pPr>
            <w:r>
              <w:rPr>
                <w:sz w:val="24"/>
              </w:rPr>
              <w:t>системы</w:t>
            </w:r>
          </w:p>
          <w:p>
            <w:pPr>
              <w:pStyle w:val="Normal"/>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16. Состоите ли Вы на учете в диспансере</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668"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Туберкулезном</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КВД</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Психоневрологи</w:t>
              <w:softHyphen/>
              <w:t>ческом</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Наркотическом</w:t>
            </w:r>
          </w:p>
          <w:p>
            <w:pPr>
              <w:pStyle w:val="Normal"/>
              <w:spacing w:lineRule="auto" w:line="240"/>
              <w:ind w:hanging="0" w:end="0"/>
              <w:jc w:val="center"/>
              <w:rPr>
                <w:sz w:val="24"/>
              </w:rPr>
            </w:pPr>
            <w:r>
              <w:rPr>
                <w:sz w:val="24"/>
              </w:rPr>
            </w:r>
          </w:p>
        </w:tc>
      </w:tr>
      <w:tr>
        <w:trPr>
          <w:trHeight w:val="26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17. Считаете ли Вы, что у Вашего супруга есть хронические заболевания</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825" w:hRule="atLeast"/>
        </w:trPr>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Туберку</w:t>
              <w:softHyphen/>
              <w:t>лез</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ВДП</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ССС</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ЖКТ</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ОДА</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Заболева</w:t>
              <w:softHyphen/>
              <w:t>ние кожи</w:t>
            </w:r>
          </w:p>
          <w:p>
            <w:pPr>
              <w:pStyle w:val="Normal"/>
              <w:spacing w:lineRule="auto" w:line="240"/>
              <w:ind w:hanging="0" w:end="0"/>
              <w:jc w:val="center"/>
              <w:rPr>
                <w:sz w:val="24"/>
              </w:rPr>
            </w:pPr>
            <w:r>
              <w:rPr>
                <w:sz w:val="24"/>
              </w:rPr>
            </w:r>
          </w:p>
          <w:p>
            <w:pPr>
              <w:pStyle w:val="Normal"/>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Заболева</w:t>
              <w:softHyphen/>
              <w:t>-</w:t>
            </w:r>
          </w:p>
          <w:p>
            <w:pPr>
              <w:pStyle w:val="Normal"/>
              <w:spacing w:lineRule="auto" w:line="240"/>
              <w:ind w:hanging="0" w:end="0"/>
              <w:jc w:val="center"/>
              <w:rPr>
                <w:sz w:val="24"/>
              </w:rPr>
            </w:pPr>
            <w:r>
              <w:rPr>
                <w:sz w:val="24"/>
              </w:rPr>
              <w:t>ние эндо</w:t>
              <w:softHyphen/>
              <w:t>кринной</w:t>
            </w:r>
          </w:p>
          <w:p>
            <w:pPr>
              <w:pStyle w:val="Normal"/>
              <w:spacing w:lineRule="auto" w:line="240"/>
              <w:ind w:hanging="0" w:end="0"/>
              <w:jc w:val="center"/>
              <w:rPr>
                <w:sz w:val="24"/>
              </w:rPr>
            </w:pPr>
            <w:r>
              <w:rPr>
                <w:sz w:val="24"/>
              </w:rPr>
              <w:t>системы</w:t>
            </w:r>
          </w:p>
          <w:p>
            <w:pPr>
              <w:pStyle w:val="Normal"/>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18. Получаете ли Вы пособие</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24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 ребенка</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 родителей</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 себя</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 супруга</w:t>
            </w:r>
          </w:p>
          <w:p>
            <w:pPr>
              <w:pStyle w:val="Normal"/>
              <w:spacing w:lineRule="auto" w:line="240"/>
              <w:ind w:hanging="0" w:end="0"/>
              <w:jc w:val="center"/>
              <w:rPr>
                <w:sz w:val="24"/>
              </w:rPr>
            </w:pPr>
            <w:r>
              <w:rPr>
                <w:sz w:val="24"/>
              </w:rPr>
            </w:r>
          </w:p>
        </w:tc>
      </w:tr>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19. Участвуете ли</w:t>
      </w:r>
      <w:r>
        <w:rPr>
          <w:b/>
          <w:sz w:val="24"/>
        </w:rPr>
        <w:t xml:space="preserve"> </w:t>
      </w:r>
      <w:r>
        <w:rPr>
          <w:sz w:val="24"/>
        </w:rPr>
        <w:t>Вы в деятельности каких-либо общественных организа</w:t>
        <w:softHyphen/>
        <w:t>ций</w:t>
      </w:r>
    </w:p>
    <w:tbl>
      <w:tblPr>
        <w:tblW w:w="7938" w:type="dxa"/>
        <w:jc w:val="start"/>
        <w:tblInd w:w="607" w:type="dxa"/>
        <w:tblLayout w:type="fixed"/>
        <w:tblCellMar>
          <w:top w:w="0" w:type="dxa"/>
          <w:start w:w="40" w:type="dxa"/>
          <w:bottom w:w="0" w:type="dxa"/>
          <w:end w:w="40" w:type="dxa"/>
        </w:tblCellMar>
      </w:tblPr>
      <w:tblGrid>
        <w:gridCol w:w="1984"/>
        <w:gridCol w:w="1985"/>
        <w:gridCol w:w="2127"/>
        <w:gridCol w:w="1842"/>
      </w:tblGrid>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Политические</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Религиозные</w:t>
            </w:r>
          </w:p>
          <w:p>
            <w:pPr>
              <w:pStyle w:val="Normal"/>
              <w:spacing w:lineRule="auto" w:line="240"/>
              <w:ind w:hanging="0" w:end="0"/>
              <w:jc w:val="center"/>
              <w:rPr>
                <w:sz w:val="24"/>
              </w:rPr>
            </w:pPr>
            <w:r>
              <w:rPr>
                <w:sz w:val="24"/>
              </w:rPr>
            </w:r>
          </w:p>
        </w:tc>
        <w:tc>
          <w:tcPr>
            <w:tcW w:w="21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Благотворительные</w:t>
            </w:r>
          </w:p>
          <w:p>
            <w:pPr>
              <w:pStyle w:val="Normal"/>
              <w:spacing w:lineRule="auto" w:line="240"/>
              <w:ind w:hanging="0" w:end="0"/>
              <w:jc w:val="center"/>
              <w:rPr>
                <w:sz w:val="24"/>
              </w:rPr>
            </w:pPr>
            <w:r>
              <w:rPr>
                <w:sz w:val="24"/>
              </w:rPr>
            </w:r>
          </w:p>
        </w:tc>
        <w:tc>
          <w:tcPr>
            <w:tcW w:w="184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12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842"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20. Как относится ребенок к детскому учреждению, которое посещает</w:t>
      </w:r>
    </w:p>
    <w:tbl>
      <w:tblPr>
        <w:tblW w:w="7938" w:type="dxa"/>
        <w:jc w:val="start"/>
        <w:tblInd w:w="607" w:type="dxa"/>
        <w:tblLayout w:type="fixed"/>
        <w:tblCellMar>
          <w:top w:w="0" w:type="dxa"/>
          <w:start w:w="40" w:type="dxa"/>
          <w:bottom w:w="0" w:type="dxa"/>
          <w:end w:w="40" w:type="dxa"/>
        </w:tblCellMar>
      </w:tblPr>
      <w:tblGrid>
        <w:gridCol w:w="2646"/>
        <w:gridCol w:w="2646"/>
        <w:gridCol w:w="2646"/>
      </w:tblGrid>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Идет с удовольствием</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Нейтрально</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Идет по принуждению</w:t>
            </w:r>
          </w:p>
          <w:p>
            <w:pPr>
              <w:pStyle w:val="Normal"/>
              <w:spacing w:lineRule="auto" w:line="240"/>
              <w:ind w:hanging="0" w:end="0"/>
              <w:jc w:val="center"/>
              <w:rPr>
                <w:sz w:val="24"/>
              </w:rPr>
            </w:pPr>
            <w:r>
              <w:rPr>
                <w:sz w:val="24"/>
              </w:rPr>
            </w:r>
          </w:p>
        </w:tc>
      </w:tr>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t>21. Какие игрушки или интересы у Вашего ребенка</w:t>
      </w:r>
    </w:p>
    <w:tbl>
      <w:tblPr>
        <w:tblW w:w="7938" w:type="dxa"/>
        <w:jc w:val="start"/>
        <w:tblInd w:w="607" w:type="dxa"/>
        <w:tblLayout w:type="fixed"/>
        <w:tblCellMar>
          <w:top w:w="0" w:type="dxa"/>
          <w:start w:w="40" w:type="dxa"/>
          <w:bottom w:w="0" w:type="dxa"/>
          <w:end w:w="40" w:type="dxa"/>
        </w:tblCellMar>
      </w:tblPr>
      <w:tblGrid>
        <w:gridCol w:w="2646"/>
        <w:gridCol w:w="2646"/>
        <w:gridCol w:w="2646"/>
      </w:tblGrid>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Heading9"/>
              <w:keepNext w:val="false"/>
              <w:ind w:hanging="0" w:end="0"/>
              <w:jc w:val="center"/>
              <w:rPr/>
            </w:pPr>
            <w:r>
              <w:rPr/>
              <w:t>Компьютер</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Электронные игры</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Конструктор</w:t>
            </w:r>
          </w:p>
          <w:p>
            <w:pPr>
              <w:pStyle w:val="Normal"/>
              <w:spacing w:lineRule="auto" w:line="240"/>
              <w:ind w:hanging="0" w:end="0"/>
              <w:jc w:val="center"/>
              <w:rPr>
                <w:sz w:val="24"/>
              </w:rPr>
            </w:pPr>
            <w:r>
              <w:rPr>
                <w:sz w:val="24"/>
              </w:rPr>
            </w:r>
          </w:p>
        </w:tc>
      </w:tr>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tbl>
      <w:tblPr>
        <w:tblW w:w="7938" w:type="dxa"/>
        <w:jc w:val="start"/>
        <w:tblInd w:w="607" w:type="dxa"/>
        <w:tblLayout w:type="fixed"/>
        <w:tblCellMar>
          <w:top w:w="0" w:type="dxa"/>
          <w:start w:w="40" w:type="dxa"/>
          <w:bottom w:w="0" w:type="dxa"/>
          <w:end w:w="40" w:type="dxa"/>
        </w:tblCellMar>
      </w:tblPr>
      <w:tblGrid>
        <w:gridCol w:w="1587"/>
        <w:gridCol w:w="1588"/>
        <w:gridCol w:w="1587"/>
        <w:gridCol w:w="1588"/>
        <w:gridCol w:w="1588"/>
      </w:tblGrid>
      <w:tr>
        <w:trPr>
          <w:trHeight w:val="575"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Кубики</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Настольные игры</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Куклы</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Мяч</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Машинки</w:t>
            </w:r>
          </w:p>
          <w:p>
            <w:pPr>
              <w:pStyle w:val="Normal"/>
              <w:spacing w:lineRule="auto" w:line="240"/>
              <w:ind w:hanging="0" w:end="0"/>
              <w:jc w:val="center"/>
              <w:rPr>
                <w:sz w:val="24"/>
              </w:rPr>
            </w:pPr>
            <w:r>
              <w:rPr>
                <w:sz w:val="24"/>
              </w:rPr>
            </w:r>
          </w:p>
        </w:tc>
      </w:tr>
      <w:tr>
        <w:trPr>
          <w:trHeight w:val="28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tbl>
      <w:tblPr>
        <w:tblW w:w="7938" w:type="dxa"/>
        <w:jc w:val="start"/>
        <w:tblInd w:w="607" w:type="dxa"/>
        <w:tblLayout w:type="fixed"/>
        <w:tblCellMar>
          <w:top w:w="0" w:type="dxa"/>
          <w:start w:w="40" w:type="dxa"/>
          <w:bottom w:w="0" w:type="dxa"/>
          <w:end w:w="40" w:type="dxa"/>
        </w:tblCellMar>
      </w:tblPr>
      <w:tblGrid>
        <w:gridCol w:w="1587"/>
        <w:gridCol w:w="1588"/>
        <w:gridCol w:w="1587"/>
        <w:gridCol w:w="1588"/>
        <w:gridCol w:w="1588"/>
      </w:tblGrid>
      <w:tr>
        <w:trPr>
          <w:trHeight w:val="28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Лепка</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Рисование</w:t>
            </w:r>
          </w:p>
          <w:p>
            <w:pPr>
              <w:pStyle w:val="Normal"/>
              <w:spacing w:lineRule="auto" w:line="240"/>
              <w:ind w:hanging="0" w:end="0"/>
              <w:jc w:val="center"/>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Танцы, пение</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Heading4"/>
              <w:keepNext w:val="false"/>
              <w:jc w:val="center"/>
              <w:rPr/>
            </w:pPr>
            <w:r>
              <w:rPr/>
              <w:t>ТВ, видео</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Другое</w:t>
            </w:r>
          </w:p>
          <w:p>
            <w:pPr>
              <w:pStyle w:val="Normal"/>
              <w:spacing w:lineRule="auto" w:line="240"/>
              <w:ind w:hanging="0" w:end="0"/>
              <w:jc w:val="center"/>
              <w:rPr>
                <w:sz w:val="24"/>
              </w:rPr>
            </w:pPr>
            <w:r>
              <w:rPr>
                <w:sz w:val="24"/>
              </w:rPr>
            </w:r>
          </w:p>
        </w:tc>
      </w:tr>
      <w:tr>
        <w:trPr>
          <w:trHeight w:val="28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22. Есть ли в доме специальное место для игрушек</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Heading5"/>
              <w:keepNext w:val="false"/>
              <w:rPr/>
            </w:pPr>
            <w:r>
              <w:rPr/>
              <w:t xml:space="preserve">Нет </w:t>
            </w:r>
          </w:p>
          <w:p>
            <w:pPr>
              <w:pStyle w:val="Normal"/>
              <w:spacing w:lineRule="auto" w:line="240"/>
              <w:ind w:hanging="0" w:end="0"/>
              <w:jc w:val="center"/>
              <w:rPr>
                <w:sz w:val="24"/>
              </w:rPr>
            </w:pPr>
            <w:r>
              <w:rPr>
                <w:sz w:val="24"/>
              </w:rPr>
            </w:r>
          </w:p>
        </w:tc>
      </w:tr>
      <w:tr>
        <w:trPr>
          <w:trHeight w:val="26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start"/>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23. С кем чаще (охотнее) общается ребенок</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Друзья</w:t>
            </w:r>
          </w:p>
          <w:p>
            <w:pPr>
              <w:pStyle w:val="Normal"/>
              <w:spacing w:lineRule="auto" w:line="240"/>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24. Кто чаще покупает игрушки детям</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Друзья</w:t>
            </w:r>
          </w:p>
          <w:p>
            <w:pPr>
              <w:pStyle w:val="Normal"/>
              <w:spacing w:lineRule="auto" w:line="240"/>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25.Читаете ли Вы ребенку книги</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26. Есть ли противоречия в семье по поводу разрешений и запретов ребенку</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8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27. Чем Вы чаще воздействуете на ребенка</w:t>
      </w:r>
    </w:p>
    <w:tbl>
      <w:tblPr>
        <w:tblW w:w="7938" w:type="dxa"/>
        <w:jc w:val="start"/>
        <w:tblInd w:w="607" w:type="dxa"/>
        <w:tblLayout w:type="fixed"/>
        <w:tblCellMar>
          <w:top w:w="0" w:type="dxa"/>
          <w:start w:w="40" w:type="dxa"/>
          <w:bottom w:w="0" w:type="dxa"/>
          <w:end w:w="40" w:type="dxa"/>
        </w:tblCellMar>
      </w:tblPr>
      <w:tblGrid>
        <w:gridCol w:w="2646"/>
        <w:gridCol w:w="2646"/>
        <w:gridCol w:w="2646"/>
      </w:tblGrid>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Поощрением</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Внушением</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Наказанием</w:t>
            </w:r>
          </w:p>
          <w:p>
            <w:pPr>
              <w:pStyle w:val="Normal"/>
              <w:spacing w:lineRule="auto" w:line="240"/>
              <w:ind w:hanging="0" w:end="0"/>
              <w:jc w:val="center"/>
              <w:rPr>
                <w:sz w:val="24"/>
              </w:rPr>
            </w:pPr>
            <w:r>
              <w:rPr>
                <w:sz w:val="24"/>
              </w:rPr>
            </w:r>
          </w:p>
        </w:tc>
      </w:tr>
      <w:tr>
        <w:trPr>
          <w:trHeight w:val="28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28. Кто чаще воздействует на ребенка</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Мать </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Друзья</w:t>
            </w:r>
          </w:p>
          <w:p>
            <w:pPr>
              <w:pStyle w:val="Normal"/>
              <w:spacing w:lineRule="auto" w:line="240"/>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29. Кому чаще жалуется ребенок</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Друзья</w:t>
            </w:r>
          </w:p>
          <w:p>
            <w:pPr>
              <w:pStyle w:val="Normal"/>
              <w:spacing w:lineRule="auto" w:line="240"/>
              <w:ind w:hanging="0" w:end="0"/>
              <w:jc w:val="center"/>
              <w:rPr>
                <w:sz w:val="24"/>
              </w:rPr>
            </w:pPr>
            <w:r>
              <w:rPr>
                <w:sz w:val="24"/>
              </w:rPr>
            </w:r>
          </w:p>
        </w:tc>
      </w:tr>
      <w:tr>
        <w:trPr>
          <w:trHeight w:val="26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30. С кем чаще делится впечатлениями</w:t>
      </w:r>
    </w:p>
    <w:tbl>
      <w:tblPr>
        <w:tblW w:w="7938" w:type="dxa"/>
        <w:jc w:val="start"/>
        <w:tblInd w:w="607" w:type="dxa"/>
        <w:tblLayout w:type="fixed"/>
        <w:tblCellMar>
          <w:top w:w="0" w:type="dxa"/>
          <w:start w:w="40" w:type="dxa"/>
          <w:bottom w:w="0" w:type="dxa"/>
          <w:end w:w="40" w:type="dxa"/>
        </w:tblCellMar>
      </w:tblPr>
      <w:tblGrid>
        <w:gridCol w:w="1134"/>
        <w:gridCol w:w="1134"/>
        <w:gridCol w:w="1134"/>
        <w:gridCol w:w="1134"/>
        <w:gridCol w:w="1134"/>
        <w:gridCol w:w="1134"/>
        <w:gridCol w:w="1134"/>
      </w:tblGrid>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Отец</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Мать</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Бабушка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Дедушка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Брат</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Сестра</w:t>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Друзья</w:t>
            </w:r>
          </w:p>
          <w:p>
            <w:pPr>
              <w:pStyle w:val="Normal"/>
              <w:spacing w:lineRule="auto" w:line="240"/>
              <w:ind w:hanging="0" w:end="0"/>
              <w:jc w:val="center"/>
              <w:rPr>
                <w:sz w:val="24"/>
              </w:rPr>
            </w:pPr>
            <w:r>
              <w:rPr>
                <w:sz w:val="24"/>
              </w:rPr>
            </w:r>
          </w:p>
        </w:tc>
      </w:tr>
      <w:tr>
        <w:trPr>
          <w:trHeight w:val="280" w:hRule="exact"/>
        </w:trPr>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13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pPr>
      <w:r>
        <w:rPr>
          <w:sz w:val="24"/>
        </w:rPr>
        <w:t>31. Какие обязанности исполняет ребенок в</w:t>
      </w:r>
      <w:r>
        <w:rPr>
          <w:b/>
          <w:sz w:val="24"/>
        </w:rPr>
        <w:t xml:space="preserve"> </w:t>
      </w:r>
      <w:r>
        <w:rPr>
          <w:sz w:val="24"/>
        </w:rPr>
        <w:t>семье</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855" w:hRule="atLeast"/>
        </w:trPr>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Уборка в доме</w:t>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Накрывает на стол</w:t>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Уход за животными</w:t>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Уход за растениями</w:t>
            </w:r>
          </w:p>
          <w:p>
            <w:pPr>
              <w:pStyle w:val="Normal"/>
              <w:ind w:hanging="0" w:end="0"/>
              <w:jc w:val="center"/>
              <w:rPr>
                <w:sz w:val="24"/>
              </w:rPr>
            </w:pPr>
            <w:r>
              <w:rPr>
                <w:sz w:val="24"/>
              </w:rPr>
            </w:r>
          </w:p>
        </w:tc>
        <w:tc>
          <w:tcPr>
            <w:tcW w:w="1323" w:type="dxa"/>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Уход за</w:t>
            </w:r>
          </w:p>
          <w:p>
            <w:pPr>
              <w:pStyle w:val="Normal"/>
              <w:spacing w:lineRule="auto" w:line="240"/>
              <w:ind w:hanging="0" w:end="0"/>
              <w:jc w:val="center"/>
              <w:rPr>
                <w:sz w:val="24"/>
              </w:rPr>
            </w:pPr>
            <w:r>
              <w:rPr>
                <w:sz w:val="24"/>
              </w:rPr>
              <w:t>младшими братом и сестрой</w:t>
            </w:r>
          </w:p>
          <w:p>
            <w:pPr>
              <w:pStyle w:val="Normal"/>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t>Другие (напишите)</w:t>
            </w:r>
          </w:p>
          <w:p>
            <w:pPr>
              <w:pStyle w:val="Normal"/>
              <w:ind w:hanging="0" w:end="0"/>
              <w:jc w:val="center"/>
              <w:rPr>
                <w:sz w:val="24"/>
              </w:rPr>
            </w:pPr>
            <w:r>
              <w:rPr>
                <w:sz w:val="24"/>
              </w:rPr>
            </w:r>
          </w:p>
        </w:tc>
      </w:tr>
      <w:tr>
        <w:trPr>
          <w:trHeight w:val="28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r>
        <w:rPr>
          <w:sz w:val="24"/>
        </w:rPr>
        <w:t>32. Какие навыки самообслуживания есть у ребенка</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323"/>
        <w:gridCol w:w="1323"/>
      </w:tblGrid>
      <w:tr>
        <w:trPr>
          <w:trHeight w:val="565"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Убирает игрушки</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Сам одевается</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Умывается</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Убирает постель</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Гигиена в туалете</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Гуляет на улице</w:t>
            </w:r>
          </w:p>
          <w:p>
            <w:pPr>
              <w:pStyle w:val="Normal"/>
              <w:spacing w:lineRule="auto" w:line="240"/>
              <w:ind w:hanging="0" w:end="0"/>
              <w:jc w:val="center"/>
              <w:rPr>
                <w:sz w:val="24"/>
              </w:rPr>
            </w:pPr>
            <w:r>
              <w:rPr>
                <w:sz w:val="24"/>
              </w:rPr>
            </w:r>
          </w:p>
        </w:tc>
      </w:tr>
      <w:tr>
        <w:trPr>
          <w:trHeight w:val="28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ins w:id="523" w:author="ORPM" w:date="2001-02-16T15:07:00Z"/>
        </w:rPr>
      </w:pPr>
      <w:ins w:id="522" w:author="ORPM" w:date="2001-02-16T15:07:00Z">
        <w:r>
          <w:rPr>
            <w:sz w:val="24"/>
          </w:rPr>
        </w:r>
      </w:ins>
    </w:p>
    <w:p>
      <w:pPr>
        <w:pStyle w:val="Normal"/>
        <w:spacing w:lineRule="auto" w:line="240"/>
        <w:ind w:firstLine="720" w:end="0"/>
        <w:rPr>
          <w:sz w:val="24"/>
        </w:rPr>
      </w:pPr>
      <w:r>
        <w:rPr>
          <w:sz w:val="24"/>
        </w:rPr>
        <w:t>33. Какие занятия предпочитает ребенок</w:t>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28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pPr>
            <w:r>
              <w:rPr>
                <w:sz w:val="24"/>
              </w:rPr>
              <w:t>ТВ,</w:t>
            </w:r>
            <w:ins w:id="524" w:author="ORPM" w:date="2001-02-16T15:06:00Z">
              <w:r>
                <w:rPr>
                  <w:sz w:val="24"/>
                </w:rPr>
                <w:t xml:space="preserve"> </w:t>
              </w:r>
            </w:ins>
            <w:r>
              <w:rPr>
                <w:sz w:val="24"/>
              </w:rPr>
              <w:t>видео</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Прогулки</w:t>
            </w:r>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Компьютер</w:t>
            </w:r>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Спорт</w:t>
            </w:r>
          </w:p>
          <w:p>
            <w:pPr>
              <w:pStyle w:val="Normal"/>
              <w:spacing w:lineRule="auto" w:line="240"/>
              <w:ind w:hanging="0" w:end="0"/>
              <w:jc w:val="center"/>
              <w:rPr>
                <w:sz w:val="24"/>
              </w:rPr>
            </w:pPr>
            <w:r>
              <w:rPr>
                <w:sz w:val="24"/>
              </w:rPr>
            </w:r>
          </w:p>
        </w:tc>
      </w:tr>
      <w:tr>
        <w:trPr>
          <w:trHeight w:val="30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bl>
    <w:p>
      <w:pPr>
        <w:pStyle w:val="Normal"/>
        <w:spacing w:lineRule="auto" w:line="240"/>
        <w:ind w:firstLine="720" w:end="0"/>
        <w:rPr>
          <w:sz w:val="24"/>
        </w:rPr>
      </w:pPr>
      <w:r>
        <w:rPr>
          <w:sz w:val="24"/>
        </w:rPr>
      </w:r>
    </w:p>
    <w:tbl>
      <w:tblPr>
        <w:tblW w:w="7938" w:type="dxa"/>
        <w:jc w:val="start"/>
        <w:tblInd w:w="607" w:type="dxa"/>
        <w:tblLayout w:type="fixed"/>
        <w:tblCellMar>
          <w:top w:w="0" w:type="dxa"/>
          <w:start w:w="40" w:type="dxa"/>
          <w:bottom w:w="0" w:type="dxa"/>
          <w:end w:w="40" w:type="dxa"/>
        </w:tblCellMar>
      </w:tblPr>
      <w:tblGrid>
        <w:gridCol w:w="1984"/>
        <w:gridCol w:w="1985"/>
        <w:gridCol w:w="1984"/>
        <w:gridCol w:w="1985"/>
      </w:tblGrid>
      <w:tr>
        <w:trPr>
          <w:trHeight w:val="26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ins w:id="526" w:author="ORPM" w:date="2001-02-16T15:06:00Z"/>
              </w:rPr>
            </w:pPr>
            <w:ins w:id="525" w:author="ORPM" w:date="2001-02-16T15:06:00Z">
              <w:r>
                <w:rPr>
                  <w:sz w:val="24"/>
                </w:rPr>
                <w:t>Рисование</w:t>
              </w:r>
            </w:ins>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ins w:id="528" w:author="ORPM" w:date="2001-02-16T15:06:00Z"/>
              </w:rPr>
            </w:pPr>
            <w:ins w:id="527" w:author="ORPM" w:date="2001-02-16T15:06:00Z">
              <w:r>
                <w:rPr>
                  <w:sz w:val="24"/>
                </w:rPr>
                <w:t>Лепка</w:t>
              </w:r>
            </w:ins>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Heading5"/>
              <w:keepNext w:val="false"/>
              <w:rPr>
                <w:ins w:id="530" w:author="ORPM" w:date="2001-02-16T15:06:00Z"/>
              </w:rPr>
            </w:pPr>
            <w:ins w:id="529" w:author="ORPM" w:date="2001-02-16T15:06:00Z">
              <w:r>
                <w:rPr/>
                <w:t>Общение</w:t>
              </w:r>
            </w:ins>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ins w:id="532" w:author="ORPM" w:date="2001-02-16T15:06:00Z"/>
              </w:rPr>
            </w:pPr>
            <w:ins w:id="531" w:author="ORPM" w:date="2001-02-16T15:06:00Z">
              <w:r>
                <w:rPr>
                  <w:sz w:val="24"/>
                </w:rPr>
                <w:t>Занятия музыкой</w:t>
              </w:r>
            </w:ins>
          </w:p>
          <w:p>
            <w:pPr>
              <w:pStyle w:val="Normal"/>
              <w:spacing w:lineRule="auto" w:line="240"/>
              <w:ind w:hanging="0" w:end="0"/>
              <w:jc w:val="center"/>
              <w:rPr>
                <w:sz w:val="24"/>
              </w:rPr>
            </w:pPr>
            <w:r>
              <w:rPr>
                <w:sz w:val="24"/>
              </w:rPr>
            </w:r>
          </w:p>
        </w:tc>
      </w:tr>
      <w:tr>
        <w:trPr>
          <w:trHeight w:val="260" w:hRule="exact"/>
        </w:trPr>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534" w:author="ORPM" w:date="2001-02-16T15:06:00Z"/>
              </w:rPr>
            </w:pPr>
            <w:ins w:id="533" w:author="ORPM" w:date="2001-02-16T15:06:00Z">
              <w:r>
                <w:rPr>
                  <w:sz w:val="24"/>
                </w:rPr>
              </w:r>
            </w:ins>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536" w:author="ORPM" w:date="2001-02-16T15:06:00Z"/>
              </w:rPr>
            </w:pPr>
            <w:ins w:id="535" w:author="ORPM" w:date="2001-02-16T15:06:00Z">
              <w:r>
                <w:rPr>
                  <w:sz w:val="24"/>
                </w:rPr>
              </w:r>
            </w:ins>
          </w:p>
          <w:p>
            <w:pPr>
              <w:pStyle w:val="Normal"/>
              <w:spacing w:lineRule="auto" w:line="240"/>
              <w:ind w:hanging="0" w:end="0"/>
              <w:jc w:val="center"/>
              <w:rPr>
                <w:sz w:val="24"/>
              </w:rPr>
            </w:pPr>
            <w:r>
              <w:rPr>
                <w:sz w:val="24"/>
              </w:rPr>
            </w:r>
          </w:p>
        </w:tc>
        <w:tc>
          <w:tcPr>
            <w:tcW w:w="198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538" w:author="ORPM" w:date="2001-02-16T15:06:00Z"/>
              </w:rPr>
            </w:pPr>
            <w:ins w:id="537" w:author="ORPM" w:date="2001-02-16T15:06:00Z">
              <w:r>
                <w:rPr>
                  <w:sz w:val="24"/>
                </w:rPr>
              </w:r>
            </w:ins>
          </w:p>
          <w:p>
            <w:pPr>
              <w:pStyle w:val="Normal"/>
              <w:spacing w:lineRule="auto" w:line="240"/>
              <w:ind w:hanging="0" w:end="0"/>
              <w:jc w:val="center"/>
              <w:rPr>
                <w:sz w:val="24"/>
              </w:rPr>
            </w:pPr>
            <w:r>
              <w:rPr>
                <w:sz w:val="24"/>
              </w:rPr>
            </w:r>
          </w:p>
        </w:tc>
        <w:tc>
          <w:tcPr>
            <w:tcW w:w="1985"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540" w:author="ORPM" w:date="2001-02-16T15:06:00Z"/>
              </w:rPr>
            </w:pPr>
            <w:ins w:id="539" w:author="ORPM" w:date="2001-02-16T15:06:00Z">
              <w:r>
                <w:rPr>
                  <w:sz w:val="24"/>
                </w:rPr>
              </w:r>
            </w:ins>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sz w:val="24"/>
        </w:rPr>
      </w:pPr>
      <w:del w:id="541" w:author="ORPM" w:date="2001-02-16T15:07:00Z">
        <w:r>
          <w:rPr>
            <w:sz w:val="24"/>
          </w:rPr>
          <w:delText>44</w:delText>
        </w:r>
      </w:del>
      <w:del w:id="542" w:author="ORPM" w:date="2001-02-16T15:07:00Z">
        <w:r>
          <w:rPr>
            <w:sz w:val="24"/>
            <w:lang w:val="en-US"/>
          </w:rPr>
          <w:delText xml:space="preserve"> FrTT»</w:delText>
        </w:r>
      </w:del>
      <w:del w:id="543" w:author="ORPM" w:date="2001-02-16T15:07:00Z">
        <w:r>
          <w:rPr>
            <w:sz w:val="24"/>
          </w:rPr>
          <w:delText xml:space="preserve"> пи</w:delText>
        </w:r>
      </w:del>
      <w:del w:id="544" w:author="ORPM" w:date="2001-02-16T15:07:00Z">
        <w:r>
          <w:rPr>
            <w:sz w:val="24"/>
            <w:lang w:val="en-US"/>
          </w:rPr>
          <w:delText xml:space="preserve"> v</w:delText>
        </w:r>
      </w:del>
      <w:del w:id="545" w:author="ORPM" w:date="2001-02-16T15:07:00Z">
        <w:r>
          <w:rPr>
            <w:sz w:val="24"/>
          </w:rPr>
          <w:delText xml:space="preserve"> прйрнкя лпудт^я к </w:delText>
        </w:r>
      </w:del>
      <w:ins w:id="546" w:author="ORPM" w:date="2001-02-16T15:07:00Z">
        <w:r>
          <w:rPr>
            <w:sz w:val="24"/>
          </w:rPr>
          <w:t>34. Есть ли у ребенка друзья в детском саду</w:t>
        </w:r>
      </w:ins>
      <w:del w:id="547" w:author="ORPM" w:date="2001-02-16T15:07:00Z">
        <w:r>
          <w:rPr>
            <w:sz w:val="24"/>
          </w:rPr>
          <w:delText>яетгком</w:delText>
        </w:r>
      </w:del>
      <w:del w:id="548" w:author="ORPM" w:date="2001-02-16T15:07:00Z">
        <w:r>
          <w:rPr>
            <w:b/>
            <w:sz w:val="24"/>
            <w:lang w:val="en-US"/>
          </w:rPr>
          <w:delText xml:space="preserve"> canv</w:delText>
        </w:r>
      </w:del>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316"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del w:id="550" w:author="ORPM" w:date="2001-02-16T15:08:00Z"/>
              </w:rPr>
            </w:pPr>
            <w:del w:id="549" w:author="ORPM" w:date="2001-02-16T15:08:00Z">
              <w:r>
                <w:rPr>
                  <w:sz w:val="24"/>
                </w:rPr>
              </w:r>
            </w:del>
          </w:p>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78"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ins w:id="552" w:author="ORPM" w:date="2001-02-16T15:09:00Z"/>
        </w:rPr>
      </w:pPr>
      <w:ins w:id="551" w:author="ORPM" w:date="2001-02-16T15:09:00Z">
        <w:r>
          <w:rPr>
            <w:sz w:val="24"/>
          </w:rPr>
        </w:r>
      </w:ins>
    </w:p>
    <w:p>
      <w:pPr>
        <w:pStyle w:val="Normal"/>
        <w:spacing w:lineRule="auto" w:line="240"/>
        <w:ind w:firstLine="720" w:end="0"/>
        <w:rPr>
          <w:sz w:val="24"/>
        </w:rPr>
      </w:pPr>
      <w:r>
        <w:rPr>
          <w:sz w:val="24"/>
        </w:rPr>
        <w:t>35. Есть ли у ребенка друзья по дому</w:t>
      </w:r>
    </w:p>
    <w:tbl>
      <w:tblPr>
        <w:tblW w:w="7938" w:type="dxa"/>
        <w:jc w:val="start"/>
        <w:tblInd w:w="607" w:type="dxa"/>
        <w:tblLayout w:type="fixed"/>
        <w:tblCellMar>
          <w:top w:w="0" w:type="dxa"/>
          <w:start w:w="40" w:type="dxa"/>
          <w:bottom w:w="0" w:type="dxa"/>
          <w:end w:w="40" w:type="dxa"/>
        </w:tblCellMar>
      </w:tblPr>
      <w:tblGrid>
        <w:gridCol w:w="3969"/>
        <w:gridCol w:w="3969"/>
      </w:tblGrid>
      <w:tr>
        <w:trPr>
          <w:trHeight w:val="29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Да</w:t>
            </w:r>
          </w:p>
          <w:p>
            <w:pPr>
              <w:pStyle w:val="Normal"/>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Нет</w:t>
            </w:r>
          </w:p>
          <w:p>
            <w:pPr>
              <w:pStyle w:val="Normal"/>
              <w:spacing w:lineRule="auto" w:line="240"/>
              <w:ind w:hanging="0" w:end="0"/>
              <w:jc w:val="center"/>
              <w:rPr>
                <w:sz w:val="24"/>
              </w:rPr>
            </w:pPr>
            <w:r>
              <w:rPr>
                <w:sz w:val="24"/>
              </w:rPr>
            </w:r>
          </w:p>
        </w:tc>
      </w:tr>
      <w:tr>
        <w:trPr>
          <w:trHeight w:val="240" w:hRule="exact"/>
        </w:trPr>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tc>
      </w:tr>
    </w:tbl>
    <w:p>
      <w:pPr>
        <w:pStyle w:val="Normal"/>
        <w:spacing w:lineRule="auto" w:line="240"/>
        <w:ind w:firstLine="720" w:end="0"/>
        <w:rPr>
          <w:sz w:val="24"/>
          <w:ins w:id="554" w:author="ORPM" w:date="2001-02-16T15:18:00Z"/>
        </w:rPr>
      </w:pPr>
      <w:ins w:id="553" w:author="ORPM" w:date="2001-02-16T15:18:00Z">
        <w:r>
          <w:rPr>
            <w:sz w:val="24"/>
          </w:rPr>
        </w:r>
      </w:ins>
    </w:p>
    <w:p>
      <w:pPr>
        <w:pStyle w:val="Normal"/>
        <w:spacing w:lineRule="auto" w:line="240"/>
        <w:ind w:firstLine="720" w:end="0"/>
        <w:rPr>
          <w:sz w:val="24"/>
        </w:rPr>
      </w:pPr>
      <w:r>
        <w:rPr>
          <w:sz w:val="24"/>
        </w:rPr>
        <w:t>36. Подготовка ребенка к школе осуществляется</w:t>
      </w:r>
    </w:p>
    <w:tbl>
      <w:tblPr>
        <w:tblW w:w="7938" w:type="dxa"/>
        <w:jc w:val="start"/>
        <w:tblInd w:w="607" w:type="dxa"/>
        <w:tblLayout w:type="fixed"/>
        <w:tblCellMar>
          <w:top w:w="0" w:type="dxa"/>
          <w:start w:w="40" w:type="dxa"/>
          <w:bottom w:w="0" w:type="dxa"/>
          <w:end w:w="40" w:type="dxa"/>
        </w:tblCellMar>
      </w:tblPr>
      <w:tblGrid>
        <w:gridCol w:w="2646"/>
        <w:gridCol w:w="2646"/>
        <w:gridCol w:w="2646"/>
      </w:tblGrid>
      <w:tr>
        <w:trPr>
          <w:trHeight w:val="32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 детском саду</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 детских центрах</w:t>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Дома</w:t>
            </w:r>
          </w:p>
          <w:p>
            <w:pPr>
              <w:pStyle w:val="Normal"/>
              <w:spacing w:lineRule="auto" w:line="240"/>
              <w:ind w:hanging="0" w:end="0"/>
              <w:jc w:val="center"/>
              <w:rPr>
                <w:sz w:val="24"/>
              </w:rPr>
            </w:pPr>
            <w:r>
              <w:rPr>
                <w:sz w:val="24"/>
              </w:rPr>
            </w:r>
          </w:p>
        </w:tc>
      </w:tr>
      <w:tr>
        <w:trPr>
          <w:trHeight w:val="240" w:hRule="exact"/>
        </w:trPr>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264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Normal"/>
        <w:spacing w:lineRule="auto" w:line="240"/>
        <w:ind w:firstLine="720" w:end="0"/>
        <w:rPr>
          <w:sz w:val="24"/>
          <w:ins w:id="556" w:author="ORPM" w:date="2001-02-16T15:19:00Z"/>
        </w:rPr>
      </w:pPr>
      <w:ins w:id="555" w:author="ORPM" w:date="2001-02-16T15:19:00Z">
        <w:r>
          <w:rPr>
            <w:sz w:val="24"/>
          </w:rPr>
        </w:r>
      </w:ins>
    </w:p>
    <w:p>
      <w:pPr>
        <w:pStyle w:val="Normal"/>
        <w:spacing w:lineRule="auto" w:line="240"/>
        <w:ind w:firstLine="720" w:end="0"/>
        <w:rPr>
          <w:sz w:val="24"/>
        </w:rPr>
      </w:pPr>
      <w:r>
        <w:rPr>
          <w:sz w:val="24"/>
        </w:rPr>
        <w:t>37. Какую школу Вы бы предпочли Вашему ребенку</w:t>
      </w:r>
    </w:p>
    <w:tbl>
      <w:tblPr>
        <w:tblW w:w="7938" w:type="dxa"/>
        <w:jc w:val="start"/>
        <w:tblInd w:w="607" w:type="dxa"/>
        <w:tblLayout w:type="fixed"/>
        <w:tblCellMar>
          <w:top w:w="0" w:type="dxa"/>
          <w:start w:w="40" w:type="dxa"/>
          <w:bottom w:w="0" w:type="dxa"/>
          <w:end w:w="40" w:type="dxa"/>
        </w:tblCellMar>
      </w:tblPr>
      <w:tblGrid>
        <w:gridCol w:w="1323"/>
        <w:gridCol w:w="1323"/>
        <w:gridCol w:w="1323"/>
        <w:gridCol w:w="1323"/>
        <w:gridCol w:w="1229"/>
        <w:gridCol w:w="1417"/>
      </w:tblGrid>
      <w:tr>
        <w:trPr>
          <w:trHeight w:val="62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Гимназию</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Лицей</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Частную</w:t>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Специали-</w:t>
            </w:r>
          </w:p>
          <w:p>
            <w:pPr>
              <w:pStyle w:val="Normal"/>
              <w:spacing w:lineRule="auto" w:line="240"/>
              <w:ind w:hanging="0" w:end="0"/>
              <w:jc w:val="center"/>
              <w:rPr>
                <w:sz w:val="24"/>
              </w:rPr>
            </w:pPr>
            <w:r>
              <w:rPr>
                <w:sz w:val="24"/>
              </w:rPr>
              <w:t>зи</w:t>
              <w:softHyphen/>
              <w:t>рованную</w:t>
            </w:r>
          </w:p>
          <w:p>
            <w:pPr>
              <w:pStyle w:val="Normal"/>
              <w:spacing w:lineRule="auto" w:line="240"/>
              <w:ind w:hanging="0" w:end="0"/>
              <w:jc w:val="center"/>
              <w:rPr>
                <w:sz w:val="24"/>
              </w:rPr>
            </w:pPr>
            <w:r>
              <w:rPr>
                <w:sz w:val="24"/>
              </w:rPr>
            </w:r>
          </w:p>
        </w:tc>
        <w:tc>
          <w:tcPr>
            <w:tcW w:w="1229"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Обычную</w:t>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Спортивную</w:t>
            </w:r>
          </w:p>
          <w:p>
            <w:pPr>
              <w:pStyle w:val="Normal"/>
              <w:spacing w:lineRule="auto" w:line="240"/>
              <w:ind w:hanging="0" w:end="0"/>
              <w:jc w:val="center"/>
              <w:rPr>
                <w:sz w:val="24"/>
              </w:rPr>
            </w:pPr>
            <w:r>
              <w:rPr>
                <w:sz w:val="24"/>
              </w:rPr>
            </w:r>
          </w:p>
        </w:tc>
      </w:tr>
      <w:tr>
        <w:trPr>
          <w:trHeight w:val="240" w:hRule="exact"/>
        </w:trPr>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32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229"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41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pStyle w:val="BodyTextIndent"/>
        <w:spacing w:lineRule="auto" w:line="240"/>
        <w:rPr/>
      </w:pPr>
      <w:r>
        <w:rPr/>
        <w:t>с уклоном:</w:t>
      </w:r>
    </w:p>
    <w:tbl>
      <w:tblPr>
        <w:tblW w:w="7938" w:type="dxa"/>
        <w:jc w:val="start"/>
        <w:tblInd w:w="607" w:type="dxa"/>
        <w:tblLayout w:type="fixed"/>
        <w:tblCellMar>
          <w:top w:w="0" w:type="dxa"/>
          <w:start w:w="40" w:type="dxa"/>
          <w:bottom w:w="0" w:type="dxa"/>
          <w:end w:w="40" w:type="dxa"/>
        </w:tblCellMar>
      </w:tblPr>
      <w:tblGrid>
        <w:gridCol w:w="1587"/>
        <w:gridCol w:w="1674"/>
        <w:gridCol w:w="1501"/>
        <w:gridCol w:w="1588"/>
        <w:gridCol w:w="1588"/>
      </w:tblGrid>
      <w:tr>
        <w:trPr>
          <w:trHeight w:val="60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Технический</w:t>
            </w:r>
          </w:p>
          <w:p>
            <w:pPr>
              <w:pStyle w:val="Normal"/>
              <w:spacing w:lineRule="auto" w:line="240"/>
              <w:ind w:hanging="0" w:end="0"/>
              <w:jc w:val="center"/>
              <w:rPr>
                <w:sz w:val="24"/>
              </w:rPr>
            </w:pPr>
            <w:r>
              <w:rPr>
                <w:sz w:val="24"/>
              </w:rPr>
            </w:r>
          </w:p>
        </w:tc>
        <w:tc>
          <w:tcPr>
            <w:tcW w:w="1674"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Гуманитарный</w:t>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Творческий</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Иностранный язык</w:t>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Спортивный</w:t>
            </w:r>
          </w:p>
          <w:p>
            <w:pPr>
              <w:pStyle w:val="Normal"/>
              <w:spacing w:lineRule="auto" w:line="240"/>
              <w:ind w:hanging="0" w:end="0"/>
              <w:jc w:val="center"/>
              <w:rPr>
                <w:sz w:val="24"/>
              </w:rPr>
            </w:pPr>
            <w:r>
              <w:rPr>
                <w:sz w:val="24"/>
              </w:rPr>
            </w:r>
          </w:p>
        </w:tc>
      </w:tr>
      <w:tr>
        <w:trPr>
          <w:trHeight w:val="240" w:hRule="exact"/>
        </w:trPr>
        <w:tc>
          <w:tcPr>
            <w:tcW w:w="158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674"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0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58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r>
    </w:tbl>
    <w:p>
      <w:pPr>
        <w:sectPr>
          <w:footerReference w:type="default" r:id="rId37"/>
          <w:footerReference w:type="first" r:id="rId3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Style7"/>
        <w:rPr>
          <w:del w:id="558" w:author="Unknown" w:date="0-00-00T00:00:00Z"/>
        </w:rPr>
      </w:pPr>
      <w:del w:id="557" w:author="Unknown" w:date="0-00-00T00:00:00Z">
        <w:r>
          <w:rPr/>
        </w:r>
      </w:del>
    </w:p>
    <w:p>
      <w:pPr>
        <w:pStyle w:val="Style7"/>
        <w:spacing w:lineRule="auto" w:line="240"/>
        <w:ind w:firstLine="720" w:end="0"/>
        <w:rPr>
          <w:sz w:val="24"/>
          <w:del w:id="563" w:author="ORPM" w:date="2001-02-16T15:38:00Z"/>
        </w:rPr>
      </w:pPr>
      <w:del w:id="559" w:author="ORPM" w:date="2001-02-16T15:38:00Z">
        <w:r>
          <w:rPr>
            <w:i/>
            <w:sz w:val="24"/>
          </w:rPr>
          <w:delText xml:space="preserve">Приложение 15 </w:delText>
        </w:r>
      </w:del>
      <w:del w:id="560" w:author="ORPM" w:date="2001-02-16T15:38:00Z">
        <w:r>
          <w:rPr>
            <w:sz w:val="24"/>
            <w:lang w:val="en-US"/>
          </w:rPr>
          <w:delText>Bbinucka</w:delText>
        </w:r>
      </w:del>
      <w:del w:id="561" w:author="ORPM" w:date="2001-02-16T15:38:00Z">
        <w:r>
          <w:rPr>
            <w:sz w:val="24"/>
          </w:rPr>
          <w:delText xml:space="preserve"> из медицински</w:delText>
        </w:r>
      </w:del>
      <w:del w:id="562" w:author="ORPM" w:date="2001-02-16T15:38:00Z">
        <w:r>
          <w:rPr>
            <w:sz w:val="24"/>
            <w:lang w:val="en-US"/>
          </w:rPr>
          <w:delText xml:space="preserve"> kaprbi</w:delText>
        </w:r>
      </w:del>
    </w:p>
    <w:p>
      <w:pPr>
        <w:pStyle w:val="Normal"/>
        <w:spacing w:lineRule="auto" w:line="240"/>
        <w:ind w:firstLine="720" w:end="0"/>
        <w:rPr>
          <w:sz w:val="24"/>
          <w:del w:id="565" w:author="ORPM" w:date="2001-02-16T15:38:00Z"/>
        </w:rPr>
      </w:pPr>
      <w:del w:id="564" w:author="ORPM" w:date="2001-02-16T15:38:00Z">
        <w:r>
          <w:rPr>
            <w:sz w:val="24"/>
          </w:rPr>
          <w:delText>Фамилия, имя, возраст ребенка ___________________________</w:delText>
        </w:r>
      </w:del>
    </w:p>
    <w:p>
      <w:pPr>
        <w:pStyle w:val="Heading9"/>
        <w:keepNext w:val="false"/>
        <w:rPr>
          <w:del w:id="567" w:author="ORPM" w:date="2001-02-16T15:38:00Z"/>
        </w:rPr>
      </w:pPr>
      <w:del w:id="566" w:author="ORPM" w:date="2001-02-16T15:38:00Z">
        <w:r>
          <w:rPr/>
          <w:delText>Дата рождения</w:delText>
        </w:r>
      </w:del>
    </w:p>
    <w:p>
      <w:pPr>
        <w:pStyle w:val="Style7"/>
        <w:spacing w:lineRule="auto" w:line="240"/>
        <w:ind w:firstLine="720" w:end="0"/>
        <w:rPr>
          <w:sz w:val="24"/>
          <w:ins w:id="569" w:author="ORPM" w:date="2001-02-16T15:38:00Z"/>
        </w:rPr>
      </w:pPr>
      <w:del w:id="568" w:author="ORPM" w:date="2001-02-16T15:38:00Z">
        <w:r>
          <w:rPr>
            <w:sz w:val="24"/>
          </w:rPr>
          <w:delText>Нужное подчеркнуть (выделить)</w:delText>
        </w:r>
      </w:del>
    </w:p>
    <w:p>
      <w:pPr>
        <w:pStyle w:val="Normal"/>
        <w:spacing w:lineRule="auto" w:line="240"/>
        <w:ind w:firstLine="720" w:end="0"/>
        <w:rPr>
          <w:sz w:val="24"/>
          <w:ins w:id="571" w:author="ORPM" w:date="2001-02-16T15:38:00Z"/>
        </w:rPr>
      </w:pPr>
      <w:ins w:id="570" w:author="ORPM" w:date="2001-02-16T15:38:00Z">
        <w:r>
          <w:rPr>
            <w:sz w:val="24"/>
          </w:rPr>
        </w:r>
      </w:ins>
    </w:p>
    <w:p>
      <w:pPr>
        <w:pStyle w:val="Heading2"/>
        <w:keepNext w:val="false"/>
        <w:rPr>
          <w:ins w:id="574" w:author="ORPM" w:date="2001-02-16T15:38:00Z"/>
        </w:rPr>
      </w:pPr>
      <w:ins w:id="572" w:author="ORPM" w:date="2001-02-16T15:38:00Z">
        <w:bookmarkStart w:id="76" w:name="__RefHeading___Toc511554776"/>
        <w:r>
          <w:rPr/>
          <w:t>Приложение 15</w:t>
        </w:r>
      </w:ins>
      <w:ins w:id="573" w:author="ORPM" w:date="2001-02-16T15:38:00Z">
        <w:bookmarkEnd w:id="76"/>
        <w:r>
          <w:rPr/>
          <w:t xml:space="preserve"> </w:t>
        </w:r>
      </w:ins>
    </w:p>
    <w:p>
      <w:pPr>
        <w:pStyle w:val="Heading2"/>
        <w:keepNext w:val="false"/>
        <w:rPr>
          <w:ins w:id="577" w:author="ORPM" w:date="2001-02-16T15:38:00Z"/>
        </w:rPr>
      </w:pPr>
      <w:ins w:id="575" w:author="ORPM" w:date="2001-02-16T15:38:00Z">
        <w:bookmarkStart w:id="77" w:name="__RefHeading___Toc511554777"/>
        <w:bookmarkEnd w:id="77"/>
        <w:r>
          <w:rPr/>
          <w:t>Выписка из медицинской</w:t>
        </w:r>
      </w:ins>
      <w:ins w:id="576" w:author="ORPM" w:date="2001-02-16T15:38:00Z">
        <w:r>
          <w:rPr>
            <w:lang w:val="en-US"/>
          </w:rPr>
          <w:t xml:space="preserve"> карты</w:t>
        </w:r>
      </w:ins>
    </w:p>
    <w:p>
      <w:pPr>
        <w:pStyle w:val="Normal"/>
        <w:spacing w:lineRule="auto" w:line="240"/>
        <w:ind w:firstLine="720" w:end="0"/>
        <w:rPr>
          <w:ins w:id="580" w:author="ORPM" w:date="2001-02-16T15:38:00Z"/>
        </w:rPr>
      </w:pPr>
      <w:ins w:id="578" w:author="ORPM" w:date="2001-02-16T15:38:00Z">
        <w:r>
          <w:rPr>
            <w:sz w:val="24"/>
          </w:rPr>
          <w:t>Фамилия, имя, возраст ребенка ________________</w:t>
        </w:r>
      </w:ins>
      <w:r>
        <w:rPr>
          <w:sz w:val="24"/>
        </w:rPr>
        <w:t>____________________</w:t>
      </w:r>
      <w:ins w:id="579" w:author="ORPM" w:date="2001-02-16T15:38:00Z">
        <w:r>
          <w:rPr>
            <w:sz w:val="24"/>
          </w:rPr>
          <w:t>___________</w:t>
        </w:r>
      </w:ins>
    </w:p>
    <w:p>
      <w:pPr>
        <w:pStyle w:val="Heading9"/>
        <w:keepNext w:val="false"/>
        <w:rPr>
          <w:ins w:id="582" w:author="ORPM" w:date="2001-02-16T15:38:00Z"/>
        </w:rPr>
      </w:pPr>
      <w:ins w:id="581" w:author="ORPM" w:date="2001-02-16T15:38:00Z">
        <w:r>
          <w:rPr/>
          <w:t>Дата рождения_________________________</w:t>
        </w:r>
      </w:ins>
      <w:r>
        <w:rPr/>
        <w:t>_____________________________________</w:t>
      </w:r>
    </w:p>
    <w:p>
      <w:pPr>
        <w:pStyle w:val="Normal"/>
        <w:spacing w:lineRule="auto" w:line="240"/>
        <w:ind w:firstLine="720" w:end="0"/>
        <w:rPr>
          <w:sz w:val="24"/>
          <w:ins w:id="584" w:author="ORPM" w:date="2001-02-16T15:38:00Z"/>
        </w:rPr>
      </w:pPr>
      <w:ins w:id="583" w:author="ORPM" w:date="2001-02-16T15:38:00Z">
        <w:r>
          <w:rPr>
            <w:sz w:val="24"/>
          </w:rPr>
          <w:t>Нужное подчеркнуть (выделить)</w:t>
        </w:r>
      </w:ins>
    </w:p>
    <w:p>
      <w:pPr>
        <w:pStyle w:val="Normal"/>
        <w:spacing w:lineRule="auto" w:line="240"/>
        <w:ind w:firstLine="720" w:end="0"/>
        <w:rPr>
          <w:sz w:val="24"/>
        </w:rPr>
      </w:pPr>
      <w:r>
        <w:rPr>
          <w:sz w:val="24"/>
        </w:rPr>
      </w:r>
    </w:p>
    <w:tbl>
      <w:tblPr>
        <w:tblW w:w="9781" w:type="dxa"/>
        <w:jc w:val="start"/>
        <w:tblInd w:w="40" w:type="dxa"/>
        <w:tblLayout w:type="fixed"/>
        <w:tblCellMar>
          <w:top w:w="0" w:type="dxa"/>
          <w:start w:w="40" w:type="dxa"/>
          <w:bottom w:w="0" w:type="dxa"/>
          <w:end w:w="40" w:type="dxa"/>
        </w:tblCellMar>
      </w:tblPr>
      <w:tblGrid>
        <w:gridCol w:w="567"/>
        <w:gridCol w:w="2410"/>
        <w:gridCol w:w="850"/>
        <w:gridCol w:w="170"/>
        <w:gridCol w:w="398"/>
        <w:gridCol w:w="141"/>
        <w:gridCol w:w="142"/>
        <w:gridCol w:w="340"/>
        <w:gridCol w:w="369"/>
        <w:gridCol w:w="141"/>
        <w:gridCol w:w="142"/>
        <w:gridCol w:w="368"/>
        <w:gridCol w:w="199"/>
        <w:gridCol w:w="142"/>
        <w:gridCol w:w="680"/>
        <w:gridCol w:w="170"/>
        <w:gridCol w:w="851"/>
        <w:gridCol w:w="1701"/>
      </w:tblGrid>
      <w:tr>
        <w:trPr>
          <w:trHeight w:val="640"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21"/>
              <w:jc w:val="center"/>
              <w:rPr/>
            </w:pPr>
            <w:r>
              <w:rPr/>
              <w:t>Уровень физического развития</w:t>
            </w:r>
          </w:p>
          <w:p>
            <w:pPr>
              <w:pStyle w:val="Normal"/>
              <w:spacing w:lineRule="auto" w:line="240"/>
              <w:ind w:hanging="0" w:end="0"/>
              <w:jc w:val="center"/>
              <w:rPr>
                <w:sz w:val="24"/>
              </w:rPr>
            </w:pPr>
            <w:r>
              <w:rPr>
                <w:sz w:val="24"/>
              </w:rPr>
            </w:r>
          </w:p>
        </w:tc>
        <w:tc>
          <w:tcPr>
            <w:tcW w:w="1559"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Ниже среднего</w:t>
            </w:r>
          </w:p>
          <w:p>
            <w:pPr>
              <w:pStyle w:val="Normal"/>
              <w:spacing w:lineRule="auto" w:line="240"/>
              <w:ind w:hanging="0" w:end="0"/>
              <w:jc w:val="center"/>
              <w:rPr>
                <w:sz w:val="24"/>
              </w:rPr>
            </w:pPr>
            <w:r>
              <w:rPr>
                <w:sz w:val="24"/>
              </w:rPr>
            </w:r>
          </w:p>
        </w:tc>
        <w:tc>
          <w:tcPr>
            <w:tcW w:w="1843" w:type="dxa"/>
            <w:gridSpan w:val="8"/>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Средний</w:t>
            </w:r>
          </w:p>
          <w:p>
            <w:pPr>
              <w:pStyle w:val="Normal"/>
              <w:spacing w:lineRule="auto" w:line="240"/>
              <w:ind w:hanging="0" w:end="0"/>
              <w:jc w:val="center"/>
              <w:rPr>
                <w:sz w:val="24"/>
              </w:rPr>
            </w:pPr>
            <w:r>
              <w:rPr>
                <w:sz w:val="24"/>
              </w:rPr>
            </w:r>
          </w:p>
        </w:tc>
        <w:tc>
          <w:tcPr>
            <w:tcW w:w="1701" w:type="dxa"/>
            <w:gridSpan w:val="3"/>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Выше сред</w:t>
              <w:softHyphen/>
              <w:t>него</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Примеча</w:t>
              <w:softHyphen/>
              <w:t>ния</w:t>
            </w:r>
          </w:p>
          <w:p>
            <w:pPr>
              <w:pStyle w:val="Normal"/>
              <w:spacing w:lineRule="auto" w:line="240"/>
              <w:ind w:hanging="0" w:end="0"/>
              <w:jc w:val="center"/>
              <w:rPr>
                <w:sz w:val="24"/>
              </w:rPr>
            </w:pPr>
            <w:r>
              <w:rPr>
                <w:sz w:val="24"/>
              </w:rPr>
            </w:r>
          </w:p>
          <w:p>
            <w:pPr>
              <w:pStyle w:val="Normal"/>
              <w:jc w:val="center"/>
              <w:rPr>
                <w:sz w:val="24"/>
              </w:rPr>
            </w:pPr>
            <w:r>
              <w:rPr>
                <w:sz w:val="24"/>
              </w:rPr>
            </w:r>
          </w:p>
        </w:tc>
      </w:tr>
      <w:tr>
        <w:trPr>
          <w:trHeight w:val="22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1559"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843" w:type="dxa"/>
            <w:gridSpan w:val="8"/>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tc>
        <w:tc>
          <w:tcPr>
            <w:tcW w:w="1701"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240"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Группа здоровья</w:t>
            </w:r>
          </w:p>
          <w:p>
            <w:pPr>
              <w:pStyle w:val="Normal"/>
              <w:spacing w:lineRule="auto" w:line="240"/>
              <w:ind w:hanging="0" w:end="0"/>
              <w:jc w:val="start"/>
              <w:rPr>
                <w:sz w:val="24"/>
              </w:rPr>
            </w:pPr>
            <w:r>
              <w:rPr>
                <w:sz w:val="24"/>
              </w:rPr>
            </w:r>
          </w:p>
        </w:tc>
        <w:tc>
          <w:tcPr>
            <w:tcW w:w="1418" w:type="dxa"/>
            <w:gridSpan w:val="3"/>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1842" w:type="dxa"/>
            <w:gridSpan w:val="8"/>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p>
            <w:pPr>
              <w:pStyle w:val="Normal"/>
              <w:spacing w:lineRule="auto" w:line="240"/>
              <w:ind w:hanging="0" w:end="0"/>
              <w:jc w:val="center"/>
              <w:rPr>
                <w:sz w:val="24"/>
              </w:rPr>
            </w:pPr>
            <w:r>
              <w:rPr>
                <w:sz w:val="24"/>
              </w:rPr>
            </w:r>
          </w:p>
        </w:tc>
        <w:tc>
          <w:tcPr>
            <w:tcW w:w="1843"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rPr>
                <w:sz w:val="24"/>
              </w:rPr>
            </w:pPr>
            <w:r>
              <w:rPr>
                <w:sz w:val="24"/>
              </w:rPr>
            </w:r>
          </w:p>
        </w:tc>
      </w:tr>
      <w:tr>
        <w:trPr>
          <w:trHeight w:val="22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1418"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842" w:type="dxa"/>
            <w:gridSpan w:val="8"/>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tc>
        <w:tc>
          <w:tcPr>
            <w:tcW w:w="1843"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278"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Беременность матери</w:t>
            </w:r>
          </w:p>
          <w:p>
            <w:pPr>
              <w:pStyle w:val="Normal"/>
              <w:spacing w:lineRule="auto" w:line="240"/>
              <w:ind w:hanging="0" w:end="0"/>
              <w:jc w:val="start"/>
              <w:rPr>
                <w:sz w:val="24"/>
              </w:rPr>
            </w:pPr>
            <w:r>
              <w:rPr>
                <w:sz w:val="24"/>
              </w:rPr>
            </w:r>
          </w:p>
        </w:tc>
        <w:tc>
          <w:tcPr>
            <w:tcW w:w="1020"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del w:id="585" w:author="ORPM" w:date="2001-02-16T15:26:00Z">
              <w:r>
                <w:rPr>
                  <w:sz w:val="24"/>
                </w:rPr>
                <w:delText xml:space="preserve"> 2</w:delText>
              </w:r>
            </w:del>
          </w:p>
        </w:tc>
        <w:tc>
          <w:tcPr>
            <w:tcW w:w="1021"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ins w:id="586" w:author="ORPM" w:date="2001-02-16T15:26:00Z">
              <w:r>
                <w:rPr>
                  <w:sz w:val="24"/>
                </w:rPr>
                <w:t>2</w:t>
              </w:r>
            </w:ins>
          </w:p>
        </w:tc>
        <w:tc>
          <w:tcPr>
            <w:tcW w:w="1020"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021" w:type="dxa"/>
            <w:gridSpan w:val="3"/>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021"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268"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2410" w:type="dxa"/>
            <w:gridSpan w:val="7"/>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pPr>
            <w:r>
              <w:rPr>
                <w:sz w:val="24"/>
              </w:rPr>
              <w:t>С о</w:t>
            </w:r>
            <w:del w:id="587" w:author="ORPM" w:date="2001-02-16T15:23:00Z">
              <w:r>
                <w:rPr>
                  <w:sz w:val="24"/>
                </w:rPr>
                <w:delText>о</w:delText>
              </w:r>
            </w:del>
            <w:r>
              <w:rPr>
                <w:sz w:val="24"/>
              </w:rPr>
              <w:t>сложнениями</w:t>
            </w:r>
          </w:p>
          <w:p>
            <w:pPr>
              <w:pStyle w:val="Normal"/>
              <w:spacing w:lineRule="auto" w:line="240"/>
              <w:ind w:hanging="0" w:end="0"/>
              <w:jc w:val="center"/>
              <w:rPr>
                <w:sz w:val="24"/>
              </w:rPr>
            </w:pPr>
            <w:r>
              <w:rPr>
                <w:sz w:val="24"/>
              </w:rPr>
            </w:r>
          </w:p>
        </w:tc>
        <w:tc>
          <w:tcPr>
            <w:tcW w:w="2693" w:type="dxa"/>
            <w:gridSpan w:val="8"/>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Без осложнений</w:t>
            </w:r>
          </w:p>
          <w:p>
            <w:pPr>
              <w:pStyle w:val="Normal"/>
              <w:spacing w:lineRule="auto" w:line="240"/>
              <w:ind w:hanging="0" w:end="0"/>
              <w:jc w:val="center"/>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286"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Роды</w:t>
            </w:r>
          </w:p>
          <w:p>
            <w:pPr>
              <w:pStyle w:val="Normal"/>
              <w:spacing w:lineRule="auto" w:line="240"/>
              <w:ind w:hanging="0" w:end="0"/>
              <w:jc w:val="start"/>
              <w:rPr>
                <w:sz w:val="24"/>
              </w:rPr>
            </w:pPr>
            <w:r>
              <w:rPr>
                <w:sz w:val="24"/>
              </w:rPr>
            </w:r>
          </w:p>
        </w:tc>
        <w:tc>
          <w:tcPr>
            <w:tcW w:w="1020"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1 </w:t>
            </w:r>
            <w:del w:id="588" w:author="ORPM" w:date="2001-02-16T15:28:00Z">
              <w:r>
                <w:rPr>
                  <w:sz w:val="24"/>
                </w:rPr>
                <w:delText>2</w:delText>
              </w:r>
            </w:del>
          </w:p>
        </w:tc>
        <w:tc>
          <w:tcPr>
            <w:tcW w:w="1021"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ins w:id="589" w:author="ORPM" w:date="2001-02-16T15:29:00Z">
              <w:r>
                <w:rPr>
                  <w:sz w:val="24"/>
                </w:rPr>
                <w:t>2</w:t>
              </w:r>
            </w:ins>
          </w:p>
        </w:tc>
        <w:tc>
          <w:tcPr>
            <w:tcW w:w="1020"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1021" w:type="dxa"/>
            <w:gridSpan w:val="3"/>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1021"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40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2693" w:type="dxa"/>
            <w:gridSpan w:val="9"/>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Срочные</w:t>
            </w:r>
          </w:p>
          <w:p>
            <w:pPr>
              <w:pStyle w:val="Normal"/>
              <w:spacing w:lineRule="auto" w:line="240"/>
              <w:ind w:hanging="0" w:end="0"/>
              <w:jc w:val="center"/>
              <w:rPr>
                <w:sz w:val="24"/>
              </w:rPr>
            </w:pPr>
            <w:r>
              <w:rPr>
                <w:sz w:val="24"/>
              </w:rPr>
            </w:r>
          </w:p>
        </w:tc>
        <w:tc>
          <w:tcPr>
            <w:tcW w:w="2410" w:type="dxa"/>
            <w:gridSpan w:val="6"/>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Преждевременные</w:t>
            </w:r>
          </w:p>
          <w:p>
            <w:pPr>
              <w:pStyle w:val="Normal"/>
              <w:spacing w:lineRule="auto" w:line="240"/>
              <w:ind w:hanging="0" w:end="0"/>
              <w:jc w:val="center"/>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794"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2693" w:type="dxa"/>
            <w:gridSpan w:val="9"/>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Нормальные</w:t>
            </w:r>
          </w:p>
          <w:p>
            <w:pPr>
              <w:pStyle w:val="Normal"/>
              <w:spacing w:lineRule="auto" w:line="240"/>
              <w:ind w:hanging="0" w:end="0"/>
              <w:jc w:val="center"/>
              <w:rPr>
                <w:sz w:val="24"/>
              </w:rPr>
            </w:pPr>
            <w:r>
              <w:rPr>
                <w:sz w:val="24"/>
              </w:rPr>
            </w:r>
          </w:p>
        </w:tc>
        <w:tc>
          <w:tcPr>
            <w:tcW w:w="2410" w:type="dxa"/>
            <w:gridSpan w:val="6"/>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Патологические </w:t>
            </w:r>
          </w:p>
          <w:p>
            <w:pPr>
              <w:pStyle w:val="Normal"/>
              <w:spacing w:lineRule="auto" w:line="240"/>
              <w:ind w:hanging="0" w:end="0"/>
              <w:jc w:val="center"/>
              <w:rPr>
                <w:sz w:val="24"/>
              </w:rPr>
            </w:pPr>
            <w:r>
              <w:rPr>
                <w:sz w:val="24"/>
              </w:rPr>
              <w:t>(с осложнениями)</w:t>
            </w:r>
          </w:p>
          <w:p>
            <w:pPr>
              <w:pStyle w:val="Normal"/>
              <w:spacing w:lineRule="auto" w:line="240"/>
              <w:ind w:hanging="0" w:end="0"/>
              <w:jc w:val="center"/>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648"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Эпикриз новорожденно</w:t>
            </w:r>
            <w:del w:id="590" w:author="ORPM" w:date="2001-02-16T15:27:00Z">
              <w:r>
                <w:rPr>
                  <w:sz w:val="24"/>
                </w:rPr>
                <w:delText>е™</w:delText>
              </w:r>
            </w:del>
            <w:ins w:id="591" w:author="ORPM" w:date="2001-02-16T15:27:00Z">
              <w:r>
                <w:rPr>
                  <w:sz w:val="24"/>
                </w:rPr>
                <w:t>сти</w:t>
              </w:r>
            </w:ins>
          </w:p>
          <w:p>
            <w:pPr>
              <w:pStyle w:val="Normal"/>
              <w:spacing w:lineRule="auto" w:line="240"/>
              <w:ind w:hanging="0" w:end="0"/>
              <w:jc w:val="start"/>
              <w:rPr>
                <w:sz w:val="24"/>
              </w:rPr>
            </w:pPr>
            <w:r>
              <w:rPr>
                <w:sz w:val="24"/>
              </w:rPr>
            </w:r>
          </w:p>
        </w:tc>
        <w:tc>
          <w:tcPr>
            <w:tcW w:w="2693" w:type="dxa"/>
            <w:gridSpan w:val="9"/>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Естественное вскармливание</w:t>
            </w:r>
          </w:p>
          <w:p>
            <w:pPr>
              <w:pStyle w:val="Normal"/>
              <w:spacing w:lineRule="auto" w:line="240"/>
              <w:ind w:hanging="0" w:end="0"/>
              <w:jc w:val="center"/>
              <w:rPr>
                <w:sz w:val="24"/>
              </w:rPr>
            </w:pPr>
            <w:r>
              <w:rPr>
                <w:sz w:val="24"/>
              </w:rPr>
            </w:r>
          </w:p>
        </w:tc>
        <w:tc>
          <w:tcPr>
            <w:tcW w:w="2410" w:type="dxa"/>
            <w:gridSpan w:val="6"/>
            <w:tcBorders>
              <w:top w:val="single" w:sz="6" w:space="0" w:color="000000"/>
              <w:start w:val="single" w:sz="6" w:space="0" w:color="000000"/>
              <w:bottom w:val="single" w:sz="6" w:space="0" w:color="000000"/>
              <w:end w:val="single" w:sz="6" w:space="0" w:color="000000"/>
            </w:tcBorders>
          </w:tcPr>
          <w:p>
            <w:pPr>
              <w:pStyle w:val="31"/>
              <w:rPr>
                <w:del w:id="593" w:author="ORPM" w:date="2001-02-16T15:29:00Z"/>
              </w:rPr>
            </w:pPr>
            <w:r>
              <w:rPr/>
              <w:t>Искус</w:t>
            </w:r>
            <w:ins w:id="592" w:author="ORPM" w:date="2001-02-16T15:30:00Z">
              <w:r>
                <w:rPr/>
                <w:t>ственное вскармливание</w:t>
              </w:r>
            </w:ins>
          </w:p>
          <w:p>
            <w:pPr>
              <w:pStyle w:val="31"/>
              <w:rPr>
                <w:sz w:val="24"/>
              </w:rPr>
            </w:pPr>
            <w:del w:id="594" w:author="ORPM" w:date="2001-02-16T15:29:00Z">
              <w:r>
                <w:rPr/>
                <w:delText>BCh'apN</w:delText>
              </w:r>
            </w:del>
          </w:p>
          <w:p>
            <w:pPr>
              <w:pStyle w:val="Normal"/>
              <w:spacing w:lineRule="auto" w:line="240"/>
              <w:ind w:hanging="0" w:end="0"/>
              <w:jc w:val="center"/>
              <w:rPr>
                <w:sz w:val="24"/>
                <w:del w:id="596" w:author="ORPM" w:date="2001-02-16T15:29:00Z"/>
              </w:rPr>
            </w:pPr>
            <w:del w:id="595" w:author="ORPM" w:date="2001-02-16T15:29:00Z">
              <w:r>
                <w:rPr>
                  <w:sz w:val="24"/>
                </w:rPr>
                <w:delText>ственное лливание</w:delText>
              </w:r>
            </w:del>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274"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5103" w:type="dxa"/>
            <w:gridSpan w:val="15"/>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Сроки:</w:t>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620"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Анализ заболеваний (хронических и острых) и нарушений</w:t>
            </w:r>
          </w:p>
          <w:p>
            <w:pPr>
              <w:pStyle w:val="Normal"/>
              <w:spacing w:lineRule="auto" w:line="240"/>
              <w:ind w:hanging="0" w:end="0"/>
              <w:jc w:val="start"/>
              <w:rPr>
                <w:sz w:val="24"/>
              </w:rPr>
            </w:pPr>
            <w:r>
              <w:rPr>
                <w:sz w:val="24"/>
              </w:rPr>
            </w:r>
          </w:p>
          <w:p>
            <w:pPr>
              <w:pStyle w:val="Normal"/>
              <w:jc w:val="start"/>
              <w:rPr>
                <w:sz w:val="24"/>
              </w:rPr>
            </w:pPr>
            <w:r>
              <w:rPr>
                <w:sz w:val="24"/>
              </w:rPr>
            </w:r>
          </w:p>
        </w:tc>
        <w:tc>
          <w:tcPr>
            <w:tcW w:w="2693" w:type="dxa"/>
            <w:gridSpan w:val="9"/>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Аллергия</w:t>
            </w:r>
          </w:p>
          <w:p>
            <w:pPr>
              <w:pStyle w:val="Normal"/>
              <w:spacing w:lineRule="auto" w:line="240"/>
              <w:ind w:hanging="0" w:end="0"/>
              <w:jc w:val="center"/>
              <w:rPr>
                <w:sz w:val="24"/>
              </w:rPr>
            </w:pPr>
            <w:r>
              <w:rPr>
                <w:sz w:val="24"/>
              </w:rPr>
            </w:r>
          </w:p>
        </w:tc>
        <w:tc>
          <w:tcPr>
            <w:tcW w:w="2410" w:type="dxa"/>
            <w:gridSpan w:val="6"/>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Инфекционные</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rPr>
                <w:sz w:val="24"/>
              </w:rPr>
            </w:pPr>
            <w:r>
              <w:rPr>
                <w:sz w:val="24"/>
              </w:rPr>
            </w:r>
          </w:p>
        </w:tc>
      </w:tr>
      <w:tr>
        <w:trPr>
          <w:trHeight w:val="24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jc w:val="start"/>
              <w:rPr>
                <w:sz w:val="24"/>
              </w:rPr>
            </w:pPr>
            <w:r>
              <w:rPr>
                <w:sz w:val="24"/>
              </w:rPr>
            </w:r>
          </w:p>
        </w:tc>
        <w:tc>
          <w:tcPr>
            <w:tcW w:w="5103" w:type="dxa"/>
            <w:gridSpan w:val="15"/>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rPr>
                <w:sz w:val="24"/>
              </w:rPr>
            </w:pPr>
            <w:r>
              <w:rPr>
                <w:sz w:val="24"/>
              </w:rPr>
            </w:r>
          </w:p>
        </w:tc>
      </w:tr>
      <w:tr>
        <w:trPr>
          <w:trHeight w:val="276"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jc w:val="start"/>
              <w:rPr>
                <w:sz w:val="24"/>
              </w:rPr>
            </w:pPr>
            <w:r>
              <w:rPr>
                <w:sz w:val="24"/>
              </w:rPr>
            </w:r>
          </w:p>
        </w:tc>
        <w:tc>
          <w:tcPr>
            <w:tcW w:w="5103" w:type="dxa"/>
            <w:gridSpan w:val="15"/>
            <w:tcBorders>
              <w:top w:val="single" w:sz="6" w:space="0" w:color="000000"/>
              <w:start w:val="single" w:sz="6" w:space="0" w:color="000000"/>
              <w:bottom w:val="single" w:sz="6" w:space="0" w:color="000000"/>
              <w:end w:val="single" w:sz="6" w:space="0" w:color="000000"/>
            </w:tcBorders>
          </w:tcPr>
          <w:p>
            <w:pPr>
              <w:pStyle w:val="Heading5"/>
              <w:keepNext w:val="false"/>
              <w:rPr/>
            </w:pPr>
            <w:r>
              <w:rPr/>
              <w:t>Хронические</w:t>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rPr>
                <w:sz w:val="24"/>
              </w:rPr>
            </w:pPr>
            <w:r>
              <w:rPr>
                <w:sz w:val="24"/>
              </w:rPr>
            </w:r>
          </w:p>
        </w:tc>
      </w:tr>
      <w:tr>
        <w:trPr>
          <w:trHeight w:val="293"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Туб.</w:t>
            </w:r>
          </w:p>
          <w:p>
            <w:pPr>
              <w:pStyle w:val="Normal"/>
              <w:spacing w:lineRule="auto" w:line="240"/>
              <w:ind w:hanging="0" w:end="0"/>
              <w:jc w:val="center"/>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ССС</w:t>
            </w:r>
          </w:p>
          <w:p>
            <w:pPr>
              <w:pStyle w:val="Normal"/>
              <w:spacing w:lineRule="auto" w:line="240"/>
              <w:ind w:hanging="0" w:end="0"/>
              <w:jc w:val="center"/>
              <w:rPr>
                <w:sz w:val="24"/>
              </w:rPr>
            </w:pPr>
            <w:r>
              <w:rPr>
                <w:sz w:val="24"/>
              </w:rPr>
            </w:r>
          </w:p>
        </w:tc>
        <w:tc>
          <w:tcPr>
            <w:tcW w:w="850" w:type="dxa"/>
            <w:gridSpan w:val="3"/>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ЖКТ</w:t>
            </w:r>
          </w:p>
          <w:p>
            <w:pPr>
              <w:pStyle w:val="Normal"/>
              <w:spacing w:lineRule="auto" w:line="240"/>
              <w:ind w:hanging="0" w:end="0"/>
              <w:jc w:val="center"/>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Кож</w:t>
            </w:r>
            <w:del w:id="597" w:author="ORPM" w:date="2001-02-16T15:32:00Z">
              <w:r>
                <w:rPr>
                  <w:sz w:val="24"/>
                </w:rPr>
                <w:delText>и</w:delText>
              </w:r>
            </w:del>
            <w:ins w:id="598" w:author="ORPM" w:date="2001-02-16T15:32:00Z">
              <w:r>
                <w:rPr>
                  <w:sz w:val="24"/>
                </w:rPr>
                <w:t>н</w:t>
              </w:r>
            </w:ins>
            <w:r>
              <w:rPr>
                <w:sz w:val="24"/>
              </w:rPr>
              <w:t>.</w:t>
            </w:r>
            <w:del w:id="599" w:author="ORPM" w:date="2001-02-16T15:35:00Z">
              <w:r>
                <w:rPr>
                  <w:sz w:val="24"/>
                </w:rPr>
                <w:delText>.</w:delText>
              </w:r>
            </w:del>
          </w:p>
          <w:p>
            <w:pPr>
              <w:pStyle w:val="Normal"/>
              <w:spacing w:lineRule="auto" w:line="240"/>
              <w:ind w:hanging="0" w:end="0"/>
              <w:jc w:val="center"/>
              <w:rPr>
                <w:sz w:val="24"/>
              </w:rPr>
            </w:pPr>
            <w:r>
              <w:rPr>
                <w:sz w:val="24"/>
              </w:rPr>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ОДА</w:t>
            </w:r>
          </w:p>
          <w:p>
            <w:pPr>
              <w:pStyle w:val="Normal"/>
              <w:spacing w:lineRule="auto" w:line="240"/>
              <w:ind w:hanging="0" w:end="0"/>
              <w:jc w:val="center"/>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ЦНС</w:t>
            </w:r>
          </w:p>
          <w:p>
            <w:pPr>
              <w:pStyle w:val="Normal"/>
              <w:spacing w:lineRule="auto" w:line="240"/>
              <w:ind w:hanging="0" w:end="0"/>
              <w:jc w:val="center"/>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rPr>
                <w:sz w:val="24"/>
              </w:rPr>
            </w:pPr>
            <w:r>
              <w:rPr>
                <w:sz w:val="24"/>
              </w:rPr>
            </w:r>
          </w:p>
        </w:tc>
      </w:tr>
      <w:tr>
        <w:trPr>
          <w:trHeight w:val="24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850" w:type="dxa"/>
            <w:gridSpan w:val="3"/>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p>
            <w:pPr>
              <w:pStyle w:val="Normal"/>
              <w:spacing w:lineRule="auto" w:line="240"/>
              <w:ind w:hanging="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tc>
      </w:tr>
      <w:tr>
        <w:trPr>
          <w:trHeight w:val="1160"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c>
          <w:tcPr>
            <w:tcW w:w="2410" w:type="dxa"/>
            <w:vMerge w:val="restart"/>
            <w:tcBorders>
              <w:top w:val="single" w:sz="6" w:space="0" w:color="000000"/>
              <w:start w:val="single" w:sz="6" w:space="0" w:color="000000"/>
              <w:end w:val="single" w:sz="6" w:space="0" w:color="000000"/>
            </w:tcBorders>
          </w:tcPr>
          <w:p>
            <w:pPr>
              <w:pStyle w:val="Normal"/>
              <w:spacing w:lineRule="auto" w:line="240"/>
              <w:ind w:hanging="0" w:end="0"/>
              <w:jc w:val="start"/>
              <w:rPr>
                <w:sz w:val="24"/>
              </w:rPr>
            </w:pPr>
            <w:r>
              <w:rPr>
                <w:sz w:val="24"/>
              </w:rPr>
              <w:t>Осмотр специалистами и учет в диспансерах</w:t>
            </w:r>
          </w:p>
          <w:p>
            <w:pPr>
              <w:pStyle w:val="Normal"/>
              <w:spacing w:lineRule="auto" w:line="240"/>
              <w:ind w:firstLine="720" w:end="0"/>
              <w:jc w:val="start"/>
              <w:rPr>
                <w:sz w:val="24"/>
              </w:rPr>
            </w:pPr>
            <w:r>
              <w:rPr>
                <w:sz w:val="24"/>
              </w:rPr>
            </w:r>
          </w:p>
          <w:p>
            <w:pPr>
              <w:pStyle w:val="Normal"/>
              <w:ind w:firstLine="720" w:end="0"/>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Ор</w:t>
              <w:softHyphen/>
              <w:t>то</w:t>
              <w:softHyphen/>
              <w:t>пед</w:t>
            </w:r>
          </w:p>
          <w:p>
            <w:pPr>
              <w:pStyle w:val="Normal"/>
              <w:spacing w:lineRule="auto" w:line="240"/>
              <w:ind w:hanging="0" w:end="0"/>
              <w:jc w:val="center"/>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Хи</w:t>
              <w:softHyphen/>
              <w:t>рург</w:t>
            </w:r>
          </w:p>
          <w:p>
            <w:pPr>
              <w:pStyle w:val="Normal"/>
              <w:spacing w:lineRule="auto" w:line="240"/>
              <w:ind w:hanging="0" w:end="0"/>
              <w:jc w:val="center"/>
              <w:rPr>
                <w:sz w:val="24"/>
              </w:rPr>
            </w:pPr>
            <w:r>
              <w:rPr>
                <w:sz w:val="24"/>
              </w:rPr>
            </w:r>
          </w:p>
        </w:tc>
        <w:tc>
          <w:tcPr>
            <w:tcW w:w="850" w:type="dxa"/>
            <w:gridSpan w:val="3"/>
            <w:tcBorders>
              <w:top w:val="single" w:sz="6" w:space="0" w:color="000000"/>
              <w:start w:val="single" w:sz="6" w:space="0" w:color="000000"/>
              <w:bottom w:val="single" w:sz="6" w:space="0" w:color="000000"/>
              <w:end w:val="single" w:sz="6" w:space="0" w:color="000000"/>
            </w:tcBorders>
          </w:tcPr>
          <w:p>
            <w:pPr>
              <w:pStyle w:val="BodyText"/>
              <w:jc w:val="center"/>
              <w:rPr/>
            </w:pPr>
            <w:r>
              <w:rPr/>
              <w:t>Пси-хонев-ропа-толог</w:t>
            </w:r>
          </w:p>
          <w:p>
            <w:pPr>
              <w:pStyle w:val="Normal"/>
              <w:spacing w:lineRule="auto" w:line="240"/>
              <w:ind w:hanging="0" w:end="0"/>
              <w:jc w:val="center"/>
              <w:rPr>
                <w:sz w:val="24"/>
              </w:rPr>
            </w:pPr>
            <w:r>
              <w:rPr>
                <w:sz w:val="24"/>
              </w:rPr>
            </w:r>
          </w:p>
        </w:tc>
        <w:tc>
          <w:tcPr>
            <w:tcW w:w="851" w:type="dxa"/>
            <w:gridSpan w:val="4"/>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Нев</w:t>
              <w:softHyphen/>
              <w:t>ропа</w:t>
              <w:softHyphen/>
              <w:t>толог</w:t>
            </w:r>
          </w:p>
          <w:p>
            <w:pPr>
              <w:pStyle w:val="Normal"/>
              <w:spacing w:lineRule="auto" w:line="240"/>
              <w:ind w:hanging="0" w:end="0"/>
              <w:jc w:val="center"/>
              <w:rPr>
                <w:sz w:val="24"/>
              </w:rPr>
            </w:pPr>
            <w:r>
              <w:rPr>
                <w:sz w:val="24"/>
              </w:rPr>
            </w:r>
          </w:p>
        </w:tc>
        <w:tc>
          <w:tcPr>
            <w:tcW w:w="850"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Ло</w:t>
              <w:softHyphen/>
              <w:t>го</w:t>
              <w:softHyphen/>
              <w:t>пед</w:t>
            </w:r>
          </w:p>
          <w:p>
            <w:pPr>
              <w:pStyle w:val="Normal"/>
              <w:spacing w:lineRule="auto" w:line="240"/>
              <w:ind w:hanging="0" w:end="0"/>
              <w:jc w:val="center"/>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Оку</w:t>
              <w:softHyphen/>
              <w:t>лист</w:t>
            </w:r>
          </w:p>
          <w:p>
            <w:pPr>
              <w:pStyle w:val="Normal"/>
              <w:spacing w:lineRule="auto" w:line="240"/>
              <w:ind w:hanging="0" w:end="0"/>
              <w:jc w:val="center"/>
              <w:rPr>
                <w:sz w:val="24"/>
              </w:rPr>
            </w:pPr>
            <w:r>
              <w:rPr>
                <w:sz w:val="24"/>
              </w:rPr>
            </w:r>
          </w:p>
        </w:tc>
        <w:tc>
          <w:tcPr>
            <w:tcW w:w="1701" w:type="dxa"/>
            <w:vMerge w:val="restart"/>
            <w:tcBorders>
              <w:top w:val="single" w:sz="6" w:space="0" w:color="000000"/>
              <w:start w:val="single" w:sz="6" w:space="0" w:color="000000"/>
              <w:end w:val="single" w:sz="6" w:space="0" w:color="000000"/>
            </w:tcBorders>
          </w:tcPr>
          <w:p>
            <w:pPr>
              <w:pStyle w:val="Normal"/>
              <w:snapToGrid w:val="false"/>
              <w:spacing w:lineRule="auto" w:line="240"/>
              <w:ind w:hanging="0" w:end="0"/>
              <w:rPr>
                <w:sz w:val="24"/>
              </w:rPr>
            </w:pPr>
            <w:r>
              <w:rPr>
                <w:sz w:val="24"/>
              </w:rPr>
            </w:r>
          </w:p>
          <w:p>
            <w:pPr>
              <w:pStyle w:val="Normal"/>
              <w:spacing w:lineRule="auto" w:line="240"/>
              <w:ind w:hanging="0" w:end="0"/>
              <w:rPr>
                <w:sz w:val="24"/>
              </w:rPr>
            </w:pPr>
            <w:r>
              <w:rPr>
                <w:sz w:val="24"/>
              </w:rPr>
            </w:r>
          </w:p>
        </w:tc>
      </w:tr>
      <w:tr>
        <w:trPr>
          <w:trHeight w:val="29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firstLine="720" w:end="0"/>
              <w:jc w:val="center"/>
              <w:rPr>
                <w:sz w:val="24"/>
              </w:rPr>
            </w:pPr>
            <w:r>
              <w:rPr>
                <w:sz w:val="24"/>
              </w:rPr>
            </w:r>
          </w:p>
        </w:tc>
        <w:tc>
          <w:tcPr>
            <w:tcW w:w="2410" w:type="dxa"/>
            <w:vMerge w:val="continue"/>
            <w:tcBorders>
              <w:top w:val="single" w:sz="6" w:space="0" w:color="000000"/>
              <w:start w:val="single" w:sz="6" w:space="0" w:color="000000"/>
              <w:end w:val="single" w:sz="6" w:space="0" w:color="000000"/>
            </w:tcBorders>
          </w:tcPr>
          <w:p>
            <w:pPr>
              <w:pStyle w:val="Normal"/>
              <w:snapToGrid w:val="false"/>
              <w:spacing w:lineRule="auto" w:line="240"/>
              <w:ind w:firstLine="720" w:end="0"/>
              <w:jc w:val="start"/>
              <w:rPr>
                <w:sz w:val="24"/>
              </w:rPr>
            </w:pPr>
            <w:r>
              <w:rPr>
                <w:sz w:val="24"/>
              </w:rPr>
            </w:r>
          </w:p>
        </w:tc>
        <w:tc>
          <w:tcPr>
            <w:tcW w:w="850"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851" w:type="dxa"/>
            <w:gridSpan w:val="4"/>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850" w:type="dxa"/>
            <w:gridSpan w:val="3"/>
            <w:tcBorders>
              <w:top w:val="single" w:sz="6" w:space="0" w:color="000000"/>
              <w:start w:val="single" w:sz="6" w:space="0" w:color="000000"/>
              <w:bottom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851" w:type="dxa"/>
            <w:gridSpan w:val="4"/>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850" w:type="dxa"/>
            <w:gridSpan w:val="2"/>
            <w:tcBorders>
              <w:top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851"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r>
          </w:p>
          <w:p>
            <w:pPr>
              <w:pStyle w:val="Normal"/>
              <w:spacing w:lineRule="auto" w:line="240"/>
              <w:ind w:firstLine="720" w:end="0"/>
              <w:rPr>
                <w:sz w:val="24"/>
              </w:rPr>
            </w:pPr>
            <w:r>
              <w:rPr>
                <w:sz w:val="24"/>
              </w:rPr>
            </w:r>
          </w:p>
        </w:tc>
        <w:tc>
          <w:tcPr>
            <w:tcW w:w="1701" w:type="dxa"/>
            <w:vMerge w:val="continue"/>
            <w:tcBorders>
              <w:top w:val="single" w:sz="6" w:space="0" w:color="000000"/>
              <w:start w:val="single" w:sz="6" w:space="0" w:color="000000"/>
              <w:end w:val="single" w:sz="6" w:space="0" w:color="000000"/>
            </w:tcBorders>
          </w:tcPr>
          <w:p>
            <w:pPr>
              <w:pStyle w:val="Normal"/>
              <w:snapToGrid w:val="false"/>
              <w:spacing w:lineRule="auto" w:line="240"/>
              <w:ind w:firstLine="720" w:end="0"/>
              <w:rPr>
                <w:sz w:val="24"/>
              </w:rPr>
            </w:pPr>
            <w:r>
              <w:rPr>
                <w:sz w:val="24"/>
              </w:rPr>
            </w:r>
          </w:p>
        </w:tc>
      </w:tr>
    </w:tbl>
    <w:p>
      <w:pPr>
        <w:pStyle w:val="Normal"/>
        <w:spacing w:lineRule="auto" w:line="240"/>
        <w:ind w:firstLine="720" w:end="0"/>
        <w:rPr>
          <w:sz w:val="24"/>
          <w:del w:id="601" w:author="ORPM" w:date="2001-02-16T15:39:00Z"/>
        </w:rPr>
      </w:pPr>
      <w:del w:id="600" w:author="ORPM" w:date="2001-02-16T15:39:00Z">
        <w:r>
          <w:rPr>
            <w:sz w:val="24"/>
          </w:rPr>
        </w:r>
      </w:del>
    </w:p>
    <w:p>
      <w:pPr>
        <w:pStyle w:val="Normal"/>
        <w:spacing w:lineRule="auto" w:line="240"/>
        <w:ind w:firstLine="720" w:end="0"/>
        <w:rPr>
          <w:sz w:val="24"/>
          <w:ins w:id="603" w:author="ORPM" w:date="2001-02-16T15:39:00Z"/>
        </w:rPr>
      </w:pPr>
      <w:ins w:id="602" w:author="ORPM" w:date="2001-02-16T15:39:00Z">
        <w:r>
          <w:rPr>
            <w:sz w:val="24"/>
          </w:rPr>
        </w:r>
      </w:ins>
    </w:p>
    <w:p>
      <w:pPr>
        <w:pStyle w:val="Heading9"/>
        <w:keepNext w:val="false"/>
        <w:rPr>
          <w:sz w:val="24"/>
          <w:del w:id="605" w:author="Unknown" w:date="0-00-00T00:00:00Z"/>
        </w:rPr>
      </w:pPr>
      <w:del w:id="604" w:author="Unknown" w:date="0-00-00T00:00:00Z">
        <w:r>
          <w:rPr>
            <w:sz w:val="24"/>
          </w:rPr>
        </w:r>
      </w:del>
    </w:p>
    <w:p>
      <w:pPr>
        <w:pStyle w:val="Heading9"/>
        <w:rPr>
          <w:ins w:id="607" w:author="ORPM" w:date="2001-02-16T15:40:00Z"/>
        </w:rPr>
      </w:pPr>
      <w:ins w:id="606" w:author="ORPM" w:date="2001-02-16T15:40:00Z">
        <w:r>
          <w:rPr/>
        </w:r>
      </w:ins>
    </w:p>
    <w:p>
      <w:pPr>
        <w:pStyle w:val="Heading2"/>
        <w:keepNext w:val="false"/>
        <w:spacing w:lineRule="auto" w:line="316"/>
        <w:rPr>
          <w:ins w:id="610" w:author="ORPM" w:date="2001-02-16T15:40:00Z"/>
        </w:rPr>
      </w:pPr>
      <w:ins w:id="608" w:author="ORPM" w:date="2001-02-16T15:40:00Z">
        <w:bookmarkStart w:id="78" w:name="__RefHeading___Toc511554778"/>
        <w:r>
          <w:rPr/>
          <w:t>Приложение 16</w:t>
        </w:r>
      </w:ins>
      <w:ins w:id="609" w:author="ORPM" w:date="2001-02-16T15:40:00Z">
        <w:bookmarkEnd w:id="78"/>
        <w:r>
          <w:rPr/>
          <w:t xml:space="preserve"> </w:t>
        </w:r>
      </w:ins>
    </w:p>
    <w:p>
      <w:pPr>
        <w:pStyle w:val="Heading2"/>
        <w:keepNext w:val="false"/>
        <w:rPr/>
      </w:pPr>
      <w:ins w:id="611" w:author="ORPM" w:date="2001-02-16T15:40:00Z">
        <w:bookmarkStart w:id="79" w:name="__RefHeading___Toc511554779"/>
        <w:r>
          <w:rPr/>
          <w:t>Схема беседы с ребенком</w:t>
        </w:r>
      </w:ins>
      <w:del w:id="612" w:author="ORPM" w:date="2001-02-16T15:40:00Z">
        <w:bookmarkEnd w:id="79"/>
        <w:r>
          <w:rPr/>
          <w:delText>Приложение 16 Схема беседы с ребенком</w:delText>
        </w:r>
      </w:del>
    </w:p>
    <w:p>
      <w:pPr>
        <w:pStyle w:val="Heading3"/>
        <w:keepNext w:val="false"/>
        <w:rPr/>
      </w:pPr>
      <w:r>
        <w:rPr/>
        <w:t>Тема: Общие сведения о воспитании ребенка в семье, его склонности и интересы</w:t>
      </w:r>
    </w:p>
    <w:p>
      <w:pPr>
        <w:pStyle w:val="Normal"/>
        <w:spacing w:lineRule="auto" w:line="240"/>
        <w:ind w:firstLine="720" w:end="0"/>
        <w:rPr>
          <w:b/>
          <w:sz w:val="24"/>
          <w:ins w:id="614" w:author="ORPM" w:date="2001-02-16T15:41:00Z"/>
        </w:rPr>
      </w:pPr>
      <w:ins w:id="613" w:author="ORPM" w:date="2001-02-16T15:41:00Z">
        <w:r>
          <w:rPr>
            <w:b/>
            <w:sz w:val="24"/>
          </w:rPr>
        </w:r>
      </w:ins>
    </w:p>
    <w:p>
      <w:pPr>
        <w:pStyle w:val="Normal"/>
        <w:spacing w:lineRule="auto" w:line="240"/>
        <w:ind w:firstLine="720" w:end="0"/>
        <w:rPr>
          <w:sz w:val="24"/>
        </w:rPr>
      </w:pPr>
      <w:r>
        <w:rPr>
          <w:b/>
          <w:sz w:val="24"/>
        </w:rPr>
        <w:t>Вопросы к ребенку</w:t>
      </w:r>
    </w:p>
    <w:p>
      <w:pPr>
        <w:pStyle w:val="Normal"/>
        <w:spacing w:lineRule="auto" w:line="240"/>
        <w:ind w:firstLine="720" w:end="0"/>
        <w:rPr>
          <w:sz w:val="24"/>
        </w:rPr>
      </w:pPr>
      <w:r>
        <w:rPr>
          <w:sz w:val="24"/>
        </w:rPr>
        <w:t>1. С кем ты живешь?</w:t>
      </w:r>
    </w:p>
    <w:p>
      <w:pPr>
        <w:pStyle w:val="Normal"/>
        <w:spacing w:lineRule="auto" w:line="240"/>
        <w:ind w:firstLine="720" w:end="0"/>
        <w:rPr>
          <w:sz w:val="24"/>
        </w:rPr>
      </w:pPr>
      <w:r>
        <w:rPr>
          <w:sz w:val="24"/>
        </w:rPr>
        <w:t>2. Есть ли у тебя брат, сестра? Они старше или младше тебя? Есть у тебя дедушка, бабушка? Где они живут?</w:t>
      </w:r>
    </w:p>
    <w:p>
      <w:pPr>
        <w:pStyle w:val="Normal"/>
        <w:spacing w:lineRule="auto" w:line="240"/>
        <w:ind w:firstLine="720" w:end="0"/>
        <w:rPr/>
      </w:pPr>
      <w:r>
        <w:rPr>
          <w:sz w:val="24"/>
        </w:rPr>
        <w:t>3. Какие игрушки есть у тебя дома, где</w:t>
      </w:r>
      <w:r>
        <w:rPr>
          <w:b/>
          <w:sz w:val="24"/>
        </w:rPr>
        <w:t xml:space="preserve"> </w:t>
      </w:r>
      <w:r>
        <w:rPr>
          <w:sz w:val="24"/>
          <w:rPrChange w:id="0" w:author="ORPM" w:date="2001-02-16T15:41:00Z"/>
        </w:rPr>
        <w:t>они</w:t>
      </w:r>
      <w:r>
        <w:rPr>
          <w:sz w:val="24"/>
        </w:rPr>
        <w:t xml:space="preserve"> лежат?</w:t>
      </w:r>
    </w:p>
    <w:p>
      <w:pPr>
        <w:pStyle w:val="Normal"/>
        <w:spacing w:lineRule="auto" w:line="240"/>
        <w:ind w:firstLine="720" w:end="0"/>
        <w:rPr/>
      </w:pPr>
      <w:r>
        <w:rPr>
          <w:sz w:val="24"/>
        </w:rPr>
        <w:t>4. С кем ты ходишь гулять</w:t>
      </w:r>
      <w:r>
        <w:rPr>
          <w:sz w:val="24"/>
          <w:rPrChange w:id="0" w:author="ORPM" w:date="2001-02-16T15:41:00Z"/>
        </w:rPr>
        <w:t>, с кем играешь? Кто тебе покупает книги,</w:t>
      </w:r>
      <w:r>
        <w:rPr>
          <w:b/>
          <w:sz w:val="24"/>
        </w:rPr>
        <w:t xml:space="preserve"> </w:t>
      </w:r>
      <w:r>
        <w:rPr>
          <w:sz w:val="24"/>
        </w:rPr>
        <w:t>игрушки, гостинцы?</w:t>
      </w:r>
    </w:p>
    <w:p>
      <w:pPr>
        <w:pStyle w:val="BodyTextIndent"/>
        <w:spacing w:lineRule="auto" w:line="240"/>
        <w:rPr/>
      </w:pPr>
      <w:r>
        <w:rPr/>
        <w:t>5. Как ты себя ведешь дома — хорошо или плохо? Когда ты плохо себя ведешь, что ты делаешь?</w:t>
      </w:r>
    </w:p>
    <w:p>
      <w:pPr>
        <w:pStyle w:val="Normal"/>
        <w:spacing w:lineRule="auto" w:line="240"/>
        <w:ind w:firstLine="720" w:end="0"/>
        <w:rPr>
          <w:sz w:val="24"/>
        </w:rPr>
      </w:pPr>
      <w:r>
        <w:rPr>
          <w:sz w:val="24"/>
        </w:rPr>
        <w:t xml:space="preserve">6. Что тебе не разрешает дома делать папа? Если ты плохо делаешь, что скажет папа, за что и как он тебя наказывает? А мама? А другие (бабушка, дедушка)?                               </w:t>
      </w:r>
      <w:del w:id="617" w:author="ORPM" w:date="2001-02-16T15:41:00Z">
        <w:r>
          <w:rPr>
            <w:sz w:val="24"/>
          </w:rPr>
          <w:delText xml:space="preserve">  </w:delText>
        </w:r>
      </w:del>
      <w:del w:id="618" w:author="ORPM" w:date="2001-02-16T15:41:00Z">
        <w:r>
          <w:rPr>
            <w:sz w:val="24"/>
            <w:vertAlign w:val="superscript"/>
          </w:rPr>
          <w:delText>/</w:delText>
        </w:r>
      </w:del>
    </w:p>
    <w:p>
      <w:pPr>
        <w:pStyle w:val="Normal"/>
        <w:spacing w:lineRule="auto" w:line="240"/>
        <w:ind w:firstLine="720" w:end="0"/>
        <w:rPr>
          <w:sz w:val="24"/>
        </w:rPr>
      </w:pPr>
      <w:r>
        <w:rPr>
          <w:sz w:val="24"/>
        </w:rPr>
        <w:t>7. Кого ты дома больше всех слушаешься, а с кем чаще капризничаешь?</w:t>
      </w:r>
    </w:p>
    <w:p>
      <w:pPr>
        <w:pStyle w:val="Normal"/>
        <w:spacing w:lineRule="auto" w:line="240"/>
        <w:ind w:firstLine="720" w:end="0"/>
        <w:rPr>
          <w:sz w:val="24"/>
        </w:rPr>
      </w:pPr>
      <w:r>
        <w:rPr>
          <w:sz w:val="24"/>
        </w:rPr>
        <w:t>8. Кому больше всех жалуешься, если тебя обидят?</w:t>
      </w:r>
    </w:p>
    <w:p>
      <w:pPr>
        <w:pStyle w:val="Normal"/>
        <w:spacing w:lineRule="auto" w:line="240"/>
        <w:ind w:firstLine="720" w:end="0"/>
        <w:rPr>
          <w:sz w:val="24"/>
        </w:rPr>
      </w:pPr>
      <w:r>
        <w:rPr>
          <w:sz w:val="24"/>
        </w:rPr>
        <w:t>9. Кому больше всех рассказываешь о своих делах?</w:t>
      </w:r>
    </w:p>
    <w:p>
      <w:pPr>
        <w:pStyle w:val="Normal"/>
        <w:spacing w:lineRule="auto" w:line="240"/>
        <w:ind w:firstLine="720" w:end="0"/>
        <w:rPr/>
      </w:pPr>
      <w:r>
        <w:rPr>
          <w:sz w:val="24"/>
        </w:rPr>
        <w:t>10. Помогаешь ли дома маме, папе, младшему брату, сестре и т.д.?</w:t>
      </w:r>
      <w:r>
        <w:rPr>
          <w:b/>
          <w:sz w:val="24"/>
        </w:rPr>
        <w:t xml:space="preserve"> </w:t>
      </w:r>
      <w:r>
        <w:rPr>
          <w:sz w:val="24"/>
          <w:rPrChange w:id="0" w:author="ORPM" w:date="2001-02-16T15:41:00Z"/>
        </w:rPr>
        <w:t xml:space="preserve">Чем </w:t>
      </w:r>
      <w:r>
        <w:rPr>
          <w:sz w:val="24"/>
        </w:rPr>
        <w:t>помогаешь (убираешь свою постель, убираешь за собой игрушки)?</w:t>
      </w:r>
    </w:p>
    <w:p>
      <w:pPr>
        <w:pStyle w:val="Normal"/>
        <w:spacing w:lineRule="auto" w:line="240"/>
        <w:ind w:firstLine="720" w:end="0"/>
        <w:rPr>
          <w:sz w:val="24"/>
        </w:rPr>
      </w:pPr>
      <w:r>
        <w:rPr>
          <w:sz w:val="24"/>
        </w:rPr>
        <w:t>11. Есть ли у вас дома цветы? Кто их поливает?</w:t>
      </w:r>
    </w:p>
    <w:p>
      <w:pPr>
        <w:pStyle w:val="Normal"/>
        <w:spacing w:lineRule="auto" w:line="240"/>
        <w:ind w:firstLine="720" w:end="0"/>
        <w:rPr>
          <w:sz w:val="24"/>
        </w:rPr>
      </w:pPr>
      <w:r>
        <w:rPr>
          <w:sz w:val="24"/>
        </w:rPr>
        <w:t>12. Есть ли у вас дома какие-нибудь животные? Кто за ними ухаживает?</w:t>
      </w:r>
    </w:p>
    <w:p>
      <w:pPr>
        <w:pStyle w:val="Normal"/>
        <w:spacing w:lineRule="auto" w:line="240"/>
        <w:ind w:firstLine="720" w:end="0"/>
        <w:rPr/>
      </w:pPr>
      <w:r>
        <w:rPr>
          <w:sz w:val="24"/>
        </w:rPr>
        <w:t>13. Ходишь ли ты в кино, цирк, зоопарк, театр?</w:t>
      </w:r>
      <w:r>
        <w:rPr>
          <w:b/>
          <w:sz w:val="24"/>
        </w:rPr>
        <w:t xml:space="preserve"> </w:t>
      </w:r>
      <w:r>
        <w:rPr>
          <w:sz w:val="24"/>
          <w:rPrChange w:id="0" w:author="ORPM" w:date="2001-02-16T15:41:00Z"/>
        </w:rPr>
        <w:t>Как</w:t>
      </w:r>
      <w:r>
        <w:rPr>
          <w:sz w:val="24"/>
        </w:rPr>
        <w:t xml:space="preserve"> часто и с кем?</w:t>
      </w:r>
    </w:p>
    <w:p>
      <w:pPr>
        <w:pStyle w:val="BodyTextIndent"/>
        <w:spacing w:lineRule="auto" w:line="240"/>
        <w:rPr/>
      </w:pPr>
      <w:r>
        <w:rPr/>
        <w:t>14. Есть ли у вас дома телевизор, компьютер? Какие ты смотришь теле</w:t>
        <w:softHyphen/>
        <w:t>передачи? В какие компьютерные игры ты играешь?</w:t>
      </w:r>
    </w:p>
    <w:p>
      <w:pPr>
        <w:pStyle w:val="Normal"/>
        <w:spacing w:lineRule="auto" w:line="240"/>
        <w:ind w:firstLine="720" w:end="0"/>
        <w:rPr>
          <w:sz w:val="24"/>
        </w:rPr>
      </w:pPr>
      <w:r>
        <w:rPr>
          <w:sz w:val="24"/>
        </w:rPr>
        <w:t>15. Какие у тебя дома есть любимые игрушки и книжки?</w:t>
      </w:r>
    </w:p>
    <w:p>
      <w:pPr>
        <w:pStyle w:val="Normal"/>
        <w:spacing w:lineRule="auto" w:line="240"/>
        <w:ind w:firstLine="720" w:end="0"/>
        <w:rPr>
          <w:sz w:val="24"/>
        </w:rPr>
      </w:pPr>
      <w:r>
        <w:rPr>
          <w:sz w:val="24"/>
        </w:rPr>
        <w:t>16. Чем ты любишь заниматься дома: рисовать, петь, танцевать, стро</w:t>
        <w:softHyphen/>
        <w:t>ить из кубиков, лепить, рассказывать сказки (истории), придумывать инте</w:t>
        <w:softHyphen/>
        <w:t>ресные игры?</w:t>
      </w:r>
    </w:p>
    <w:p>
      <w:pPr>
        <w:pStyle w:val="Normal"/>
        <w:spacing w:lineRule="auto" w:line="240"/>
        <w:ind w:firstLine="720" w:end="0"/>
        <w:rPr>
          <w:sz w:val="24"/>
        </w:rPr>
      </w:pPr>
      <w:r>
        <w:rPr>
          <w:sz w:val="24"/>
        </w:rPr>
        <w:t>17. Есть ли у тебя друзья во дворе? Как давно ты с ними дружишь? Поче</w:t>
        <w:softHyphen/>
        <w:t>му ты с ними дружишь? Что вы вместе делаете, чем занимаетесь?</w:t>
      </w:r>
    </w:p>
    <w:p>
      <w:pPr>
        <w:pStyle w:val="Heading9"/>
        <w:keepNext w:val="false"/>
        <w:rPr>
          <w:sz w:val="24"/>
          <w:del w:id="622" w:author="Unknown" w:date="0-00-00T00:00:00Z"/>
        </w:rPr>
      </w:pPr>
      <w:del w:id="621" w:author="Unknown" w:date="0-00-00T00:00:00Z">
        <w:r>
          <w:rPr>
            <w:sz w:val="24"/>
          </w:rPr>
        </w:r>
      </w:del>
    </w:p>
    <w:p>
      <w:pPr>
        <w:pStyle w:val="Heading9"/>
        <w:rPr>
          <w:ins w:id="624" w:author="ORPM" w:date="2001-02-16T15:42:00Z"/>
        </w:rPr>
      </w:pPr>
      <w:ins w:id="623" w:author="ORPM" w:date="2001-02-16T15:42:00Z">
        <w:r>
          <w:rPr/>
        </w:r>
      </w:ins>
    </w:p>
    <w:p>
      <w:pPr>
        <w:pStyle w:val="Normal"/>
        <w:rPr>
          <w:ins w:id="626" w:author="ORPM" w:date="2001-02-16T15:42:00Z"/>
        </w:rPr>
      </w:pPr>
      <w:ins w:id="625" w:author="ORPM" w:date="2001-02-16T15:42:00Z">
        <w:r>
          <w:rPr/>
        </w:r>
      </w:ins>
    </w:p>
    <w:p>
      <w:pPr>
        <w:pStyle w:val="Heading2"/>
        <w:keepNext w:val="false"/>
        <w:spacing w:lineRule="auto" w:line="316"/>
        <w:rPr>
          <w:ins w:id="629" w:author="ORPM" w:date="2001-02-16T15:42:00Z"/>
        </w:rPr>
      </w:pPr>
      <w:ins w:id="627" w:author="ORPM" w:date="2001-02-16T15:42:00Z">
        <w:bookmarkStart w:id="80" w:name="__RefHeading___Toc511554780"/>
        <w:r>
          <w:rPr/>
          <w:t>Приложение 17</w:t>
        </w:r>
      </w:ins>
      <w:ins w:id="628" w:author="ORPM" w:date="2001-02-16T15:42:00Z">
        <w:bookmarkEnd w:id="80"/>
        <w:r>
          <w:rPr/>
          <w:t xml:space="preserve"> </w:t>
        </w:r>
      </w:ins>
    </w:p>
    <w:p>
      <w:pPr>
        <w:pStyle w:val="Heading2"/>
        <w:keepNext w:val="false"/>
        <w:rPr/>
      </w:pPr>
      <w:ins w:id="630" w:author="ORPM" w:date="2001-02-16T15:42:00Z">
        <w:bookmarkStart w:id="81" w:name="__RefHeading___Toc511554781"/>
        <w:r>
          <w:rPr/>
          <w:t>Схема беседы с родителями</w:t>
        </w:r>
      </w:ins>
      <w:del w:id="631" w:author="ORPM" w:date="2001-02-16T15:42:00Z">
        <w:bookmarkEnd w:id="81"/>
        <w:r>
          <w:rPr/>
          <w:delText>Приложение'17 Схема беседы с родителями</w:delText>
        </w:r>
      </w:del>
    </w:p>
    <w:p>
      <w:pPr>
        <w:pStyle w:val="Heading3"/>
        <w:keepNext w:val="false"/>
        <w:rPr/>
      </w:pPr>
      <w:r>
        <w:rPr/>
        <w:t>Тема: Общие сведения о воспитании ребенка в семье, его склонности и интересы</w:t>
      </w:r>
    </w:p>
    <w:p>
      <w:pPr>
        <w:pStyle w:val="Normal"/>
        <w:spacing w:lineRule="auto" w:line="240"/>
        <w:ind w:firstLine="720" w:end="0"/>
        <w:rPr>
          <w:b/>
          <w:sz w:val="24"/>
          <w:ins w:id="633" w:author="ORPM" w:date="2001-02-16T15:42:00Z"/>
        </w:rPr>
      </w:pPr>
      <w:ins w:id="632" w:author="ORPM" w:date="2001-02-16T15:42:00Z">
        <w:r>
          <w:rPr>
            <w:b/>
            <w:sz w:val="24"/>
          </w:rPr>
        </w:r>
      </w:ins>
    </w:p>
    <w:p>
      <w:pPr>
        <w:pStyle w:val="Normal"/>
        <w:spacing w:lineRule="auto" w:line="240"/>
        <w:ind w:firstLine="720" w:end="0"/>
        <w:rPr>
          <w:sz w:val="24"/>
        </w:rPr>
      </w:pPr>
      <w:r>
        <w:rPr>
          <w:b/>
          <w:sz w:val="24"/>
        </w:rPr>
        <w:t>Вопросы к родителям</w:t>
      </w:r>
    </w:p>
    <w:p>
      <w:pPr>
        <w:pStyle w:val="Normal"/>
        <w:spacing w:lineRule="auto" w:line="240"/>
        <w:ind w:firstLine="720" w:end="0"/>
        <w:rPr>
          <w:sz w:val="24"/>
        </w:rPr>
      </w:pPr>
      <w:r>
        <w:rPr>
          <w:sz w:val="24"/>
        </w:rPr>
        <w:t>1. Фамилия, имя ребенка, дата рождения.</w:t>
      </w:r>
    </w:p>
    <w:p>
      <w:pPr>
        <w:pStyle w:val="Normal"/>
        <w:spacing w:lineRule="auto" w:line="240"/>
        <w:ind w:firstLine="720" w:end="0"/>
        <w:rPr>
          <w:sz w:val="24"/>
        </w:rPr>
      </w:pPr>
      <w:r>
        <w:rPr>
          <w:sz w:val="24"/>
        </w:rPr>
        <w:t>2. Состав семьи. Профессии родителей. Образование отца и матери. Материальное положение и бытовые условия семьи.</w:t>
      </w:r>
      <w:del w:id="634" w:author="ORPM" w:date="2001-02-16T15:43:00Z">
        <w:r>
          <w:rPr>
            <w:sz w:val="24"/>
          </w:rPr>
          <w:delText>.</w:delText>
        </w:r>
      </w:del>
    </w:p>
    <w:p>
      <w:pPr>
        <w:pStyle w:val="Normal"/>
        <w:spacing w:lineRule="auto" w:line="240"/>
        <w:ind w:firstLine="720" w:end="0"/>
        <w:rPr>
          <w:sz w:val="24"/>
        </w:rPr>
      </w:pPr>
      <w:r>
        <w:rPr>
          <w:sz w:val="24"/>
        </w:rPr>
        <w:t>3. Какой ребенок по счету в семье?</w:t>
      </w:r>
    </w:p>
    <w:p>
      <w:pPr>
        <w:pStyle w:val="Normal"/>
        <w:spacing w:lineRule="auto" w:line="240"/>
        <w:ind w:firstLine="720" w:end="0"/>
        <w:rPr>
          <w:sz w:val="24"/>
        </w:rPr>
      </w:pPr>
      <w:r>
        <w:rPr>
          <w:sz w:val="24"/>
        </w:rPr>
        <w:t>4. С какого времени ребенок посещает дошкольное учреждение?</w:t>
      </w:r>
    </w:p>
    <w:p>
      <w:pPr>
        <w:pStyle w:val="Normal"/>
        <w:spacing w:lineRule="auto" w:line="240"/>
        <w:ind w:firstLine="720" w:end="0"/>
        <w:rPr/>
      </w:pPr>
      <w:r>
        <w:rPr>
          <w:sz w:val="24"/>
        </w:rPr>
        <w:t>5. Как долго находится в данной группе</w:t>
      </w:r>
      <w:r>
        <w:rPr>
          <w:b/>
          <w:sz w:val="24"/>
        </w:rPr>
        <w:t xml:space="preserve"> </w:t>
      </w:r>
      <w:r>
        <w:rPr>
          <w:sz w:val="24"/>
          <w:rPrChange w:id="0" w:author="ORPM" w:date="2001-02-16T15:42:00Z"/>
        </w:rPr>
        <w:t>детского</w:t>
      </w:r>
      <w:r>
        <w:rPr>
          <w:sz w:val="24"/>
        </w:rPr>
        <w:t xml:space="preserve"> сада?</w:t>
      </w:r>
    </w:p>
    <w:p>
      <w:pPr>
        <w:pStyle w:val="Normal"/>
        <w:spacing w:lineRule="auto" w:line="240"/>
        <w:ind w:firstLine="720" w:end="0"/>
        <w:rPr>
          <w:sz w:val="24"/>
        </w:rPr>
      </w:pPr>
      <w:r>
        <w:rPr>
          <w:sz w:val="24"/>
        </w:rPr>
        <w:t>6. Какие болезни перенес ребенок?</w:t>
      </w:r>
    </w:p>
    <w:p>
      <w:pPr>
        <w:pStyle w:val="Normal"/>
        <w:spacing w:lineRule="auto" w:line="240"/>
        <w:ind w:firstLine="720" w:end="0"/>
        <w:rPr>
          <w:sz w:val="24"/>
        </w:rPr>
      </w:pPr>
      <w:r>
        <w:rPr>
          <w:sz w:val="24"/>
        </w:rPr>
        <w:t>7. Какие травмы перенес ребенок?</w:t>
      </w:r>
    </w:p>
    <w:p>
      <w:pPr>
        <w:pStyle w:val="Normal"/>
        <w:spacing w:lineRule="auto" w:line="240"/>
        <w:ind w:firstLine="720" w:end="0"/>
        <w:rPr/>
      </w:pPr>
      <w:r>
        <w:rPr>
          <w:sz w:val="24"/>
        </w:rPr>
        <w:t>8. Какие игры, игрушки, материалы для занятий есть у</w:t>
      </w:r>
      <w:r>
        <w:rPr>
          <w:b/>
          <w:sz w:val="24"/>
        </w:rPr>
        <w:t xml:space="preserve"> </w:t>
      </w:r>
      <w:r>
        <w:rPr>
          <w:sz w:val="24"/>
          <w:rPrChange w:id="0" w:author="ORPM" w:date="2001-02-16T15:42:00Z"/>
        </w:rPr>
        <w:t>ребенка?</w:t>
      </w:r>
      <w:r>
        <w:rPr>
          <w:sz w:val="24"/>
        </w:rPr>
        <w:t xml:space="preserve"> Где и как они хранятся (есть ли специальный уголок, комната)?</w:t>
      </w:r>
    </w:p>
    <w:p>
      <w:pPr>
        <w:pStyle w:val="Normal"/>
        <w:spacing w:lineRule="auto" w:line="240"/>
        <w:ind w:firstLine="720" w:end="0"/>
        <w:rPr>
          <w:sz w:val="24"/>
        </w:rPr>
      </w:pPr>
      <w:r>
        <w:rPr>
          <w:sz w:val="24"/>
        </w:rPr>
        <w:t>9. С кем чаще остается ребенок дома? Кто с ним гуляет, играет? Кто приносит ребенку игрушки, книги?</w:t>
      </w:r>
    </w:p>
    <w:p>
      <w:pPr>
        <w:pStyle w:val="Normal"/>
        <w:spacing w:lineRule="auto" w:line="240"/>
        <w:ind w:firstLine="720" w:end="0"/>
        <w:rPr/>
      </w:pPr>
      <w:r>
        <w:rPr>
          <w:sz w:val="24"/>
        </w:rPr>
        <w:t>10. Единодушны ли все взрослые члены</w:t>
      </w:r>
      <w:r>
        <w:rPr>
          <w:b/>
          <w:sz w:val="24"/>
        </w:rPr>
        <w:t xml:space="preserve"> </w:t>
      </w:r>
      <w:r>
        <w:rPr>
          <w:sz w:val="24"/>
          <w:rPrChange w:id="0" w:author="ORPM" w:date="2001-02-16T15:43:00Z"/>
        </w:rPr>
        <w:t>семьи в</w:t>
      </w:r>
      <w:r>
        <w:rPr>
          <w:sz w:val="24"/>
        </w:rPr>
        <w:t xml:space="preserve"> подходе к ребенку, в том, что ему разрешают, запрещают?</w:t>
      </w:r>
    </w:p>
    <w:p>
      <w:pPr>
        <w:pStyle w:val="Normal"/>
        <w:spacing w:lineRule="auto" w:line="240"/>
        <w:ind w:firstLine="720" w:end="0"/>
        <w:rPr/>
      </w:pPr>
      <w:r>
        <w:rPr>
          <w:sz w:val="24"/>
        </w:rPr>
        <w:t>11. Какие меры воздействия</w:t>
      </w:r>
      <w:r>
        <w:rPr>
          <w:b/>
          <w:sz w:val="24"/>
        </w:rPr>
        <w:t xml:space="preserve"> </w:t>
      </w:r>
      <w:r>
        <w:rPr>
          <w:sz w:val="24"/>
          <w:rPrChange w:id="0" w:author="ORPM" w:date="2001-02-16T15:43:00Z"/>
        </w:rPr>
        <w:t>на ребенка применяются в семье (поощре</w:t>
        <w:softHyphen/>
        <w:t>ния,</w:t>
      </w:r>
      <w:r>
        <w:rPr>
          <w:sz w:val="24"/>
        </w:rPr>
        <w:t xml:space="preserve"> внушения, выговоры и др.)?</w:t>
      </w:r>
    </w:p>
    <w:p>
      <w:pPr>
        <w:pStyle w:val="Normal"/>
        <w:spacing w:lineRule="auto" w:line="240"/>
        <w:ind w:firstLine="720" w:end="0"/>
        <w:rPr>
          <w:sz w:val="24"/>
        </w:rPr>
      </w:pPr>
      <w:r>
        <w:rPr>
          <w:sz w:val="24"/>
        </w:rPr>
        <w:t>12. Кого в семье ребенок больше всего слушается?</w:t>
      </w:r>
    </w:p>
    <w:p>
      <w:pPr>
        <w:pStyle w:val="Normal"/>
        <w:spacing w:lineRule="auto" w:line="240"/>
        <w:ind w:firstLine="720" w:end="0"/>
        <w:rPr>
          <w:sz w:val="24"/>
        </w:rPr>
      </w:pPr>
      <w:r>
        <w:rPr>
          <w:sz w:val="24"/>
        </w:rPr>
        <w:t>13. С кем чаще капризничает?</w:t>
      </w:r>
    </w:p>
    <w:p>
      <w:pPr>
        <w:pStyle w:val="BodyTextIndent"/>
        <w:spacing w:lineRule="auto" w:line="240"/>
        <w:rPr/>
      </w:pPr>
      <w:r>
        <w:rPr/>
        <w:t>14. Кому чаще жалуется на обидчиков?</w:t>
      </w:r>
      <w:del w:id="639" w:author="ORPM" w:date="2001-02-16T15:43:00Z">
        <w:r>
          <w:rPr/>
          <w:delText>^</w:delText>
        </w:r>
      </w:del>
    </w:p>
    <w:p>
      <w:pPr>
        <w:pStyle w:val="Normal"/>
        <w:spacing w:lineRule="auto" w:line="240"/>
        <w:ind w:firstLine="720" w:end="0"/>
        <w:rPr>
          <w:sz w:val="24"/>
        </w:rPr>
      </w:pPr>
      <w:r>
        <w:rPr>
          <w:sz w:val="24"/>
        </w:rPr>
        <w:t>15. С кем чаще делится своими впечатлениями?</w:t>
      </w:r>
      <w:del w:id="640" w:author="ORPM" w:date="2001-02-16T15:43:00Z">
        <w:r>
          <w:rPr>
            <w:sz w:val="24"/>
          </w:rPr>
          <w:delText>''</w:delText>
        </w:r>
      </w:del>
    </w:p>
    <w:p>
      <w:pPr>
        <w:pStyle w:val="Normal"/>
        <w:spacing w:lineRule="auto" w:line="240"/>
        <w:ind w:firstLine="720" w:end="0"/>
        <w:rPr>
          <w:sz w:val="24"/>
        </w:rPr>
      </w:pPr>
      <w:r>
        <w:rPr>
          <w:sz w:val="24"/>
        </w:rPr>
        <w:t>16. Какие навыки самообслуживания имеются у ребенка (самостоятель</w:t>
        <w:softHyphen/>
        <w:t>ность в уборке игрушек, постели и др.)?</w:t>
      </w:r>
    </w:p>
    <w:p>
      <w:pPr>
        <w:pStyle w:val="BodyTextIndent"/>
        <w:spacing w:lineRule="auto" w:line="240"/>
        <w:rPr/>
      </w:pPr>
      <w:r>
        <w:rPr/>
        <w:t>17. Помогает ли ребенок по дому (участвует в домашней уборке, в на</w:t>
      </w:r>
      <w:del w:id="641" w:author="ORPM" w:date="2001-02-16T15:43:00Z">
        <w:r>
          <w:rPr/>
          <w:delText>-</w:delText>
        </w:r>
      </w:del>
      <w:r>
        <w:rPr/>
        <w:t>крывании на стол, ухаживании за животными, поливает растения, помога</w:t>
        <w:softHyphen/>
        <w:t>ет в уходе за малышами)?</w:t>
      </w:r>
    </w:p>
    <w:p>
      <w:pPr>
        <w:pStyle w:val="Normal"/>
        <w:spacing w:lineRule="auto" w:line="240"/>
        <w:ind w:firstLine="720" w:end="0"/>
        <w:rPr/>
      </w:pPr>
      <w:r>
        <w:rPr>
          <w:sz w:val="24"/>
        </w:rPr>
        <w:t>18. Назовите любимые игры и игрушки ребенка, любимые</w:t>
      </w:r>
      <w:r>
        <w:rPr>
          <w:b/>
          <w:sz w:val="24"/>
        </w:rPr>
        <w:t xml:space="preserve"> </w:t>
      </w:r>
      <w:r>
        <w:rPr>
          <w:sz w:val="24"/>
          <w:rPrChange w:id="0" w:author="ORPM" w:date="2001-02-16T15:43:00Z"/>
        </w:rPr>
        <w:t>сказки</w:t>
      </w:r>
      <w:r>
        <w:rPr>
          <w:sz w:val="24"/>
        </w:rPr>
        <w:t xml:space="preserve"> и книжки, занятия.</w:t>
      </w:r>
    </w:p>
    <w:p>
      <w:pPr>
        <w:pStyle w:val="Normal"/>
        <w:spacing w:lineRule="auto" w:line="240"/>
        <w:ind w:firstLine="720" w:end="0"/>
        <w:rPr>
          <w:sz w:val="24"/>
        </w:rPr>
      </w:pPr>
      <w:r>
        <w:rPr>
          <w:sz w:val="24"/>
        </w:rPr>
        <w:t>19. Какие из перечисленных занятий выполняются ребенком успешнее всего: рисование, лепка, пение, танцы, сооружение построек из кубиков, придумывание игр, рассказывание сказок (историй), игра на компьютере?</w:t>
      </w:r>
    </w:p>
    <w:p>
      <w:pPr>
        <w:pStyle w:val="Normal"/>
        <w:spacing w:lineRule="auto" w:line="240"/>
        <w:ind w:firstLine="720" w:end="0"/>
        <w:rPr>
          <w:sz w:val="24"/>
        </w:rPr>
      </w:pPr>
      <w:r>
        <w:rPr>
          <w:sz w:val="24"/>
        </w:rPr>
        <w:t>20. Назовите лучших друзей вашего ребенка (по двору, детскому саду).</w:t>
      </w:r>
    </w:p>
    <w:p>
      <w:pPr>
        <w:pStyle w:val="Normal"/>
        <w:spacing w:lineRule="auto" w:line="240"/>
        <w:ind w:firstLine="720" w:end="0"/>
        <w:rPr>
          <w:sz w:val="24"/>
        </w:rPr>
      </w:pPr>
      <w:r>
        <w:rPr>
          <w:sz w:val="24"/>
        </w:rPr>
        <w:t>21. Какие качества и способности вашего ребенка Вы особенно цените?</w:t>
      </w:r>
    </w:p>
    <w:p>
      <w:pPr>
        <w:pStyle w:val="Normal"/>
        <w:spacing w:lineRule="auto" w:line="240"/>
        <w:ind w:firstLine="720" w:end="0"/>
        <w:rPr>
          <w:sz w:val="24"/>
        </w:rPr>
      </w:pPr>
      <w:r>
        <w:rPr>
          <w:sz w:val="24"/>
        </w:rPr>
        <w:t>22. От каких дурных привычек Вы хотели бы отучить своего ребенка?</w:t>
      </w:r>
    </w:p>
    <w:p>
      <w:pPr>
        <w:pStyle w:val="Normal"/>
        <w:spacing w:lineRule="auto" w:line="240"/>
        <w:ind w:firstLine="720" w:end="0"/>
        <w:rPr>
          <w:sz w:val="24"/>
          <w:del w:id="644" w:author="ORPM" w:date="2001-02-16T15:43:00Z"/>
        </w:rPr>
      </w:pPr>
      <w:del w:id="643" w:author="ORPM" w:date="2001-02-16T15:43:00Z">
        <w:r>
          <w:rPr>
            <w:sz w:val="24"/>
          </w:rPr>
        </w:r>
      </w:del>
    </w:p>
    <w:p>
      <w:pPr>
        <w:pStyle w:val="Normal"/>
        <w:spacing w:lineRule="auto" w:line="240"/>
        <w:ind w:firstLine="720" w:end="0"/>
        <w:rPr>
          <w:sz w:val="24"/>
          <w:ins w:id="646" w:author="ORPM" w:date="2001-02-16T15:43:00Z"/>
        </w:rPr>
      </w:pPr>
      <w:ins w:id="645" w:author="ORPM" w:date="2001-02-16T15:43:00Z">
        <w:r>
          <w:rPr>
            <w:sz w:val="24"/>
          </w:rPr>
        </w:r>
      </w:ins>
    </w:p>
    <w:p>
      <w:pPr>
        <w:pStyle w:val="Normal"/>
        <w:spacing w:lineRule="auto" w:line="240"/>
        <w:ind w:firstLine="720" w:end="0"/>
        <w:rPr>
          <w:sz w:val="24"/>
          <w:ins w:id="648" w:author="ORPM" w:date="2001-02-16T15:43:00Z"/>
        </w:rPr>
      </w:pPr>
      <w:ins w:id="647" w:author="ORPM" w:date="2001-02-16T15:43:00Z">
        <w:r>
          <w:rPr>
            <w:sz w:val="24"/>
          </w:rPr>
        </w:r>
      </w:ins>
    </w:p>
    <w:p>
      <w:pPr>
        <w:pStyle w:val="Heading2"/>
        <w:keepNext w:val="false"/>
        <w:spacing w:lineRule="auto" w:line="316"/>
        <w:rPr>
          <w:ins w:id="651" w:author="ORPM" w:date="2001-02-16T15:43:00Z"/>
        </w:rPr>
      </w:pPr>
      <w:ins w:id="649" w:author="ORPM" w:date="2001-02-16T15:43:00Z">
        <w:bookmarkStart w:id="82" w:name="__RefHeading___Toc511554782"/>
        <w:r>
          <w:rPr/>
          <w:t>Приложение 18</w:t>
        </w:r>
      </w:ins>
      <w:ins w:id="650" w:author="ORPM" w:date="2001-02-16T15:43:00Z">
        <w:bookmarkEnd w:id="82"/>
        <w:r>
          <w:rPr/>
          <w:t xml:space="preserve"> </w:t>
        </w:r>
      </w:ins>
    </w:p>
    <w:p>
      <w:pPr>
        <w:pStyle w:val="Heading2"/>
        <w:keepNext w:val="false"/>
        <w:rPr>
          <w:ins w:id="653" w:author="ORPM" w:date="2001-02-16T15:43:00Z"/>
        </w:rPr>
      </w:pPr>
      <w:ins w:id="652" w:author="ORPM" w:date="2001-02-16T15:43:00Z">
        <w:bookmarkStart w:id="83" w:name="__RefHeading___Toc511554783"/>
        <w:bookmarkEnd w:id="83"/>
        <w:r>
          <w:rPr/>
          <w:t>Конспекты психокоррекционных занятий</w:t>
        </w:r>
      </w:ins>
    </w:p>
    <w:p>
      <w:pPr>
        <w:pStyle w:val="Normal"/>
        <w:spacing w:lineRule="auto" w:line="240"/>
        <w:ind w:firstLine="720" w:end="0"/>
        <w:rPr>
          <w:sz w:val="24"/>
        </w:rPr>
      </w:pPr>
      <w:del w:id="654" w:author="ORPM" w:date="2001-02-16T15:43:00Z">
        <w:r>
          <w:rPr>
            <w:i/>
            <w:sz w:val="24"/>
          </w:rPr>
          <w:delText xml:space="preserve">Приложение 18 </w:delText>
        </w:r>
      </w:del>
      <w:del w:id="655" w:author="ORPM" w:date="2001-02-16T15:43:00Z">
        <w:r>
          <w:rPr>
            <w:sz w:val="24"/>
            <w:lang w:val="en-US"/>
          </w:rPr>
          <w:delText>KoHcnekrbi ncuxokoppekuuoHi-ibix</w:delText>
        </w:r>
      </w:del>
      <w:del w:id="656" w:author="ORPM" w:date="2001-02-16T15:43:00Z">
        <w:r>
          <w:rPr>
            <w:sz w:val="24"/>
          </w:rPr>
          <w:delText xml:space="preserve"> занятий</w:delText>
        </w:r>
      </w:del>
    </w:p>
    <w:p>
      <w:pPr>
        <w:pStyle w:val="Heading3"/>
        <w:keepNext w:val="false"/>
        <w:rPr/>
      </w:pPr>
      <w:r>
        <w:rPr/>
        <w:t>Конспект 1</w:t>
      </w:r>
    </w:p>
    <w:p>
      <w:pPr>
        <w:pStyle w:val="Normal"/>
        <w:spacing w:lineRule="auto" w:line="240"/>
        <w:ind w:firstLine="720" w:end="0"/>
        <w:rPr>
          <w:sz w:val="24"/>
        </w:rPr>
      </w:pPr>
      <w:r>
        <w:rPr>
          <w:sz w:val="24"/>
        </w:rPr>
        <w:t>Цифровой код</w:t>
      </w:r>
      <w:ins w:id="657" w:author="ORPM" w:date="2001-02-16T15:44:00Z">
        <w:r>
          <w:rPr>
            <w:sz w:val="24"/>
          </w:rPr>
          <w:t>________________________</w:t>
        </w:r>
      </w:ins>
      <w:del w:id="658" w:author="ORPM" w:date="2001-02-16T15:44:00Z">
        <w:r>
          <w:rPr>
            <w:sz w:val="24"/>
          </w:rPr>
          <w:delText>.</w:delText>
        </w:r>
      </w:del>
    </w:p>
    <w:p>
      <w:pPr>
        <w:pStyle w:val="Normal"/>
        <w:spacing w:lineRule="auto" w:line="240"/>
        <w:ind w:firstLine="720" w:end="0"/>
        <w:rPr>
          <w:sz w:val="24"/>
        </w:rPr>
      </w:pPr>
      <w:r>
        <w:rPr>
          <w:b/>
          <w:sz w:val="24"/>
        </w:rPr>
        <w:t>Тема: Узнай лицо</w:t>
      </w:r>
    </w:p>
    <w:p>
      <w:pPr>
        <w:pStyle w:val="Normal"/>
        <w:spacing w:lineRule="auto" w:line="240"/>
        <w:ind w:firstLine="720" w:end="0"/>
        <w:rPr/>
      </w:pPr>
      <w:r>
        <w:rPr>
          <w:i/>
          <w:sz w:val="24"/>
        </w:rPr>
        <w:t>Направленность:</w:t>
      </w:r>
      <w:r>
        <w:rPr>
          <w:sz w:val="24"/>
        </w:rPr>
        <w:t xml:space="preserve"> эмоциональное развитие.</w:t>
      </w:r>
    </w:p>
    <w:p>
      <w:pPr>
        <w:pStyle w:val="Normal"/>
        <w:spacing w:lineRule="auto" w:line="240"/>
        <w:ind w:firstLine="720" w:end="0"/>
        <w:rPr/>
      </w:pPr>
      <w:r>
        <w:rPr>
          <w:i/>
          <w:sz w:val="24"/>
        </w:rPr>
        <w:t>Коррекционная задача:</w:t>
      </w:r>
      <w:r>
        <w:rPr>
          <w:sz w:val="24"/>
        </w:rPr>
        <w:t xml:space="preserve"> активизация произвольной экспрессии, механиз</w:t>
        <w:softHyphen/>
        <w:t>мов восприятия и идентификации эмоциональных состояний.</w:t>
      </w:r>
    </w:p>
    <w:p>
      <w:pPr>
        <w:pStyle w:val="Normal"/>
        <w:spacing w:lineRule="auto" w:line="240"/>
        <w:ind w:firstLine="720" w:end="0"/>
        <w:rPr>
          <w:sz w:val="24"/>
          <w:ins w:id="660" w:author="ORPM" w:date="2001-02-16T15:44:00Z"/>
        </w:rPr>
      </w:pPr>
      <w:r>
        <w:rPr>
          <w:i/>
          <w:sz w:val="24"/>
        </w:rPr>
        <w:t>Средства:</w:t>
      </w:r>
      <w:r>
        <w:rPr>
          <w:sz w:val="24"/>
        </w:rPr>
        <w:t xml:space="preserve"> экспрессивные. </w:t>
      </w:r>
      <w:del w:id="659" w:author="ORPM" w:date="2001-02-16T15:44:00Z">
        <w:r>
          <w:rPr>
            <w:sz w:val="24"/>
          </w:rPr>
          <w:delText>,</w:delText>
        </w:r>
      </w:del>
      <w:r>
        <w:rPr>
          <w:sz w:val="24"/>
        </w:rPr>
        <w:t xml:space="preserve">   </w:t>
      </w:r>
    </w:p>
    <w:p>
      <w:pPr>
        <w:pStyle w:val="Normal"/>
        <w:spacing w:lineRule="auto" w:line="240"/>
        <w:ind w:firstLine="720" w:end="0"/>
        <w:rPr/>
      </w:pPr>
      <w:r>
        <w:rPr>
          <w:i/>
          <w:sz w:val="24"/>
        </w:rPr>
        <w:t>Форма:</w:t>
      </w:r>
      <w:r>
        <w:rPr>
          <w:sz w:val="24"/>
        </w:rPr>
        <w:t xml:space="preserve"> групповая (четыре человека).</w:t>
      </w:r>
    </w:p>
    <w:p>
      <w:pPr>
        <w:pStyle w:val="Normal"/>
        <w:spacing w:lineRule="auto" w:line="240"/>
        <w:ind w:firstLine="720" w:end="0"/>
        <w:rPr>
          <w:sz w:val="24"/>
        </w:rPr>
      </w:pPr>
      <w:r>
        <w:rPr>
          <w:i/>
          <w:sz w:val="24"/>
        </w:rPr>
        <w:t>Материал:</w:t>
      </w:r>
    </w:p>
    <w:p>
      <w:pPr>
        <w:pStyle w:val="Normal"/>
        <w:spacing w:lineRule="auto" w:line="240"/>
        <w:ind w:firstLine="720" w:end="0"/>
        <w:rPr>
          <w:sz w:val="24"/>
        </w:rPr>
      </w:pPr>
      <w:r>
        <w:rPr>
          <w:sz w:val="24"/>
        </w:rPr>
        <w:t>1. Фотографии лиц людей в разных эмоциональных состояниях. Основ</w:t>
        <w:softHyphen/>
        <w:t>ной набор — четыре эмоциональные модальности (радость, страх, печаль, гнев). При усложнениях количество фотографий (эмоциональные модаль</w:t>
        <w:softHyphen/>
        <w:t>ности) расширяется. Предоставляется один набор на группу участников.</w:t>
      </w:r>
    </w:p>
    <w:p>
      <w:pPr>
        <w:pStyle w:val="Normal"/>
        <w:spacing w:lineRule="auto" w:line="240"/>
        <w:ind w:firstLine="720" w:end="0"/>
        <w:rPr>
          <w:sz w:val="24"/>
        </w:rPr>
      </w:pPr>
      <w:r>
        <w:rPr>
          <w:sz w:val="24"/>
        </w:rPr>
        <w:t>2. Пиктограммы (схематические изображения эмоций). Основной на</w:t>
        <w:softHyphen/>
        <w:t>бор — четыре карточки с заданными эмоциями. При усложнениях вводятся провокационные пиктограммы. Количество наборов определяется числом участников.</w:t>
      </w:r>
    </w:p>
    <w:p>
      <w:pPr>
        <w:pStyle w:val="Normal"/>
        <w:spacing w:lineRule="auto" w:line="240"/>
        <w:ind w:firstLine="720" w:end="0"/>
        <w:rPr>
          <w:i/>
          <w:i/>
          <w:sz w:val="24"/>
        </w:rPr>
      </w:pPr>
      <w:r>
        <w:rPr>
          <w:i/>
          <w:sz w:val="24"/>
        </w:rPr>
        <w:t>Ход занятия:</w:t>
      </w:r>
    </w:p>
    <w:p>
      <w:pPr>
        <w:pStyle w:val="Normal"/>
        <w:spacing w:lineRule="auto" w:line="240"/>
        <w:ind w:firstLine="720" w:end="0"/>
        <w:rPr>
          <w:sz w:val="24"/>
        </w:rPr>
      </w:pPr>
      <w:r>
        <w:rPr>
          <w:sz w:val="24"/>
        </w:rPr>
        <w:t>Дети рассаживаются за столом так, чтобы видеть лица друг друга. Пси</w:t>
        <w:softHyphen/>
        <w:t>холог раскладывает на столе фотографии изображением вниз. Каждый ре</w:t>
        <w:softHyphen/>
        <w:t>бенок выбирает себе одну фотографию, стараясь не показывать друг другу, и рассматривает ее некоторое время.</w:t>
      </w:r>
    </w:p>
    <w:p>
      <w:pPr>
        <w:pStyle w:val="Normal"/>
        <w:spacing w:lineRule="auto" w:line="240"/>
        <w:ind w:firstLine="720" w:end="0"/>
        <w:rPr>
          <w:sz w:val="24"/>
        </w:rPr>
      </w:pPr>
      <w:r>
        <w:rPr>
          <w:sz w:val="24"/>
        </w:rPr>
        <w:t>Затем, следуя инструкции, дети по одному «загадывают» мимикой за</w:t>
        <w:softHyphen/>
        <w:t>данную фотографией эмоцию. Вместо «отгадки» остальные выбирают одну из разложенных перед ними пиктограмм и показывают нужную карточку. Ребенок, «загадавший лицо», называет правильный ответ и показывает фо</w:t>
        <w:softHyphen/>
        <w:t>тографию.</w:t>
      </w:r>
    </w:p>
    <w:p>
      <w:pPr>
        <w:pStyle w:val="Normal"/>
        <w:spacing w:lineRule="auto" w:line="240"/>
        <w:ind w:firstLine="720" w:end="0"/>
        <w:rPr>
          <w:sz w:val="24"/>
        </w:rPr>
      </w:pPr>
      <w:r>
        <w:rPr>
          <w:sz w:val="24"/>
        </w:rPr>
        <w:t>Психолог помогает детям при затруднениях в воспроизведении и опре</w:t>
        <w:softHyphen/>
        <w:t>делении (познании) эмоций.</w:t>
      </w:r>
    </w:p>
    <w:p>
      <w:pPr>
        <w:pStyle w:val="Normal"/>
        <w:spacing w:lineRule="auto" w:line="240"/>
        <w:ind w:firstLine="720" w:end="0"/>
        <w:rPr>
          <w:sz w:val="24"/>
        </w:rPr>
      </w:pPr>
      <w:r>
        <w:rPr>
          <w:sz w:val="24"/>
        </w:rPr>
        <w:t>Возможна модификация данного занятия с использованием пантоми</w:t>
        <w:softHyphen/>
        <w:t>мических средств («загадка образа»).</w:t>
      </w:r>
    </w:p>
    <w:p>
      <w:pPr>
        <w:sectPr>
          <w:footerReference w:type="default" r:id="rId39"/>
          <w:footerReference w:type="first" r:id="rId4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662" w:author="ORPM" w:date="2001-02-16T15:45:00Z"/>
        </w:rPr>
      </w:pPr>
      <w:del w:id="661" w:author="ORPM" w:date="2001-02-16T15:45:00Z">
        <w:r>
          <w:rPr>
            <w:i/>
            <w:sz w:val="24"/>
          </w:rPr>
          <w:delText>218</w:delText>
        </w:r>
      </w:del>
    </w:p>
    <w:p>
      <w:pPr>
        <w:pStyle w:val="Normal"/>
        <w:spacing w:lineRule="auto" w:line="240"/>
        <w:ind w:firstLine="720" w:end="0"/>
        <w:rPr>
          <w:b/>
          <w:sz w:val="24"/>
          <w:ins w:id="664" w:author="ORPM" w:date="2001-02-16T15:45:00Z"/>
        </w:rPr>
      </w:pPr>
      <w:ins w:id="663" w:author="ORPM" w:date="2001-02-16T15:45:00Z">
        <w:r>
          <w:rPr>
            <w:b/>
            <w:sz w:val="24"/>
          </w:rPr>
        </w:r>
      </w:ins>
    </w:p>
    <w:p>
      <w:pPr>
        <w:pStyle w:val="Heading3"/>
        <w:keepNext w:val="false"/>
        <w:rPr/>
      </w:pPr>
      <w:r>
        <w:rPr/>
        <w:t>Конспект 2</w:t>
      </w:r>
    </w:p>
    <w:p>
      <w:pPr>
        <w:pStyle w:val="Normal"/>
        <w:spacing w:lineRule="auto" w:line="240"/>
        <w:ind w:firstLine="720" w:end="0"/>
        <w:rPr>
          <w:sz w:val="24"/>
        </w:rPr>
      </w:pPr>
      <w:r>
        <w:rPr>
          <w:sz w:val="24"/>
        </w:rPr>
        <w:t>Цифровой код _____________</w:t>
      </w:r>
    </w:p>
    <w:p>
      <w:pPr>
        <w:pStyle w:val="Normal"/>
        <w:spacing w:lineRule="auto" w:line="240"/>
        <w:ind w:firstLine="720" w:end="0"/>
        <w:rPr>
          <w:sz w:val="24"/>
        </w:rPr>
      </w:pPr>
      <w:r>
        <w:rPr>
          <w:b/>
          <w:sz w:val="24"/>
        </w:rPr>
        <w:t>Тема: Пещера страхов</w:t>
      </w:r>
    </w:p>
    <w:p>
      <w:pPr>
        <w:pStyle w:val="Normal"/>
        <w:spacing w:lineRule="auto" w:line="240"/>
        <w:ind w:firstLine="720" w:end="0"/>
        <w:rPr>
          <w:sz w:val="24"/>
        </w:rPr>
      </w:pPr>
      <w:r>
        <w:rPr>
          <w:i/>
          <w:sz w:val="24"/>
        </w:rPr>
        <w:t>Направленность:</w:t>
      </w:r>
      <w:r>
        <w:rPr>
          <w:sz w:val="24"/>
        </w:rPr>
        <w:t xml:space="preserve"> личностно-эмоциональные особенности.</w:t>
      </w:r>
      <w:del w:id="665" w:author="ORPM" w:date="2001-02-16T15:45:00Z">
        <w:r>
          <w:rPr>
            <w:sz w:val="24"/>
          </w:rPr>
          <w:delText>'</w:delText>
        </w:r>
      </w:del>
    </w:p>
    <w:p>
      <w:pPr>
        <w:pStyle w:val="Normal"/>
        <w:spacing w:lineRule="auto" w:line="240"/>
        <w:ind w:firstLine="720" w:end="0"/>
        <w:rPr/>
      </w:pPr>
      <w:r>
        <w:rPr>
          <w:i/>
          <w:sz w:val="24"/>
        </w:rPr>
        <w:t>Коррекционная задача:</w:t>
      </w:r>
      <w:r>
        <w:rPr>
          <w:sz w:val="24"/>
        </w:rPr>
        <w:t xml:space="preserve"> дифференциация тревожности и страхов,</w:t>
      </w:r>
      <w:r>
        <w:rPr>
          <w:b/>
          <w:sz w:val="24"/>
        </w:rPr>
        <w:t xml:space="preserve"> </w:t>
      </w:r>
      <w:r>
        <w:rPr>
          <w:sz w:val="24"/>
          <w:rPrChange w:id="0" w:author="ORPM" w:date="2001-02-16T15:45:00Z"/>
        </w:rPr>
        <w:t>их</w:t>
      </w:r>
      <w:r>
        <w:rPr>
          <w:sz w:val="24"/>
        </w:rPr>
        <w:t xml:space="preserve"> пер</w:t>
      </w:r>
      <w:del w:id="667" w:author="ORPM" w:date="2001-02-16T15:45:00Z">
        <w:r>
          <w:rPr>
            <w:sz w:val="24"/>
          </w:rPr>
          <w:delText xml:space="preserve"> </w:delText>
        </w:r>
      </w:del>
      <w:r>
        <w:rPr>
          <w:sz w:val="24"/>
        </w:rPr>
        <w:t>вичная стабилизация.</w:t>
      </w:r>
    </w:p>
    <w:p>
      <w:pPr>
        <w:pStyle w:val="Normal"/>
        <w:spacing w:lineRule="auto" w:line="240"/>
        <w:ind w:firstLine="720" w:end="0"/>
        <w:rPr/>
      </w:pPr>
      <w:r>
        <w:rPr>
          <w:i/>
          <w:sz w:val="24"/>
        </w:rPr>
        <w:t>Средства:</w:t>
      </w:r>
      <w:r>
        <w:rPr>
          <w:sz w:val="24"/>
        </w:rPr>
        <w:t xml:space="preserve"> изобразительные, экспрессивные, вербально-коммуникативные.</w:t>
      </w:r>
    </w:p>
    <w:p>
      <w:pPr>
        <w:pStyle w:val="Normal"/>
        <w:spacing w:lineRule="auto" w:line="240"/>
        <w:ind w:firstLine="720" w:end="0"/>
        <w:rPr/>
      </w:pPr>
      <w:r>
        <w:rPr>
          <w:i/>
          <w:sz w:val="24"/>
        </w:rPr>
        <w:t>Форма:</w:t>
      </w:r>
      <w:r>
        <w:rPr>
          <w:sz w:val="24"/>
        </w:rPr>
        <w:t xml:space="preserve"> </w:t>
      </w:r>
      <w:del w:id="668" w:author="ORPM" w:date="2001-02-16T15:45:00Z">
        <w:r>
          <w:rPr>
            <w:sz w:val="24"/>
          </w:rPr>
          <w:delText>"</w:delText>
        </w:r>
      </w:del>
      <w:r>
        <w:rPr>
          <w:sz w:val="24"/>
        </w:rPr>
        <w:t>индивидуальная.</w:t>
      </w:r>
    </w:p>
    <w:p>
      <w:pPr>
        <w:pStyle w:val="Normal"/>
        <w:spacing w:lineRule="auto" w:line="240"/>
        <w:ind w:firstLine="720" w:end="0"/>
        <w:rPr>
          <w:i/>
          <w:i/>
          <w:sz w:val="24"/>
        </w:rPr>
      </w:pPr>
      <w:r>
        <w:rPr>
          <w:i/>
          <w:sz w:val="24"/>
        </w:rPr>
        <w:t>Материал:</w:t>
      </w:r>
    </w:p>
    <w:p>
      <w:pPr>
        <w:pStyle w:val="Normal"/>
        <w:spacing w:lineRule="auto" w:line="240"/>
        <w:ind w:firstLine="720" w:end="0"/>
        <w:rPr>
          <w:sz w:val="24"/>
        </w:rPr>
      </w:pPr>
      <w:r>
        <w:rPr>
          <w:sz w:val="24"/>
        </w:rPr>
        <w:t>1. Эскиз «пещера страхов».</w:t>
      </w:r>
    </w:p>
    <w:p>
      <w:pPr>
        <w:pStyle w:val="Normal"/>
        <w:spacing w:lineRule="auto" w:line="240"/>
        <w:ind w:firstLine="720" w:end="0"/>
        <w:rPr>
          <w:sz w:val="24"/>
        </w:rPr>
      </w:pPr>
      <w:r>
        <w:rPr>
          <w:sz w:val="24"/>
        </w:rPr>
        <w:t>2. Цветные карандаши (краски, фломастеры).</w:t>
      </w:r>
    </w:p>
    <w:p>
      <w:pPr>
        <w:pStyle w:val="Normal"/>
        <w:spacing w:lineRule="auto" w:line="240"/>
        <w:ind w:firstLine="720" w:end="0"/>
        <w:rPr>
          <w:i/>
          <w:i/>
          <w:sz w:val="24"/>
        </w:rPr>
      </w:pPr>
      <w:r>
        <w:rPr>
          <w:i/>
          <w:sz w:val="24"/>
        </w:rPr>
        <w:t>Ход занятия:</w:t>
      </w:r>
    </w:p>
    <w:p>
      <w:pPr>
        <w:pStyle w:val="Normal"/>
        <w:spacing w:lineRule="auto" w:line="240"/>
        <w:ind w:firstLine="720" w:end="0"/>
        <w:rPr>
          <w:sz w:val="24"/>
        </w:rPr>
      </w:pPr>
      <w:r>
        <w:rPr>
          <w:sz w:val="24"/>
        </w:rPr>
        <w:t>Часть 1. Рисунок</w:t>
      </w:r>
    </w:p>
    <w:p>
      <w:pPr>
        <w:pStyle w:val="Normal"/>
        <w:spacing w:lineRule="auto" w:line="240"/>
        <w:ind w:firstLine="720" w:end="0"/>
        <w:rPr>
          <w:sz w:val="24"/>
        </w:rPr>
      </w:pPr>
      <w:r>
        <w:rPr>
          <w:sz w:val="24"/>
        </w:rPr>
        <w:t>Ребенку предлагается для рассмотрения эскиз рисунка «пещера стра</w:t>
        <w:softHyphen/>
        <w:t>хов». Затем вводится инструкция по сказочному содержанию эскиза и уста</w:t>
        <w:softHyphen/>
        <w:t>новка на образное (объективированное) изображение страхов.</w:t>
      </w:r>
    </w:p>
    <w:p>
      <w:pPr>
        <w:pStyle w:val="Normal"/>
        <w:spacing w:lineRule="auto" w:line="240"/>
        <w:ind w:firstLine="720" w:end="0"/>
        <w:rPr>
          <w:sz w:val="24"/>
        </w:rPr>
      </w:pPr>
      <w:r>
        <w:rPr>
          <w:sz w:val="24"/>
        </w:rPr>
        <w:t>Инструкция задается психологом в свободной форме.</w:t>
      </w:r>
    </w:p>
    <w:p>
      <w:pPr>
        <w:pStyle w:val="Normal"/>
        <w:spacing w:lineRule="auto" w:line="240"/>
        <w:ind w:firstLine="720" w:end="0"/>
        <w:rPr>
          <w:sz w:val="24"/>
        </w:rPr>
      </w:pPr>
      <w:r>
        <w:rPr>
          <w:sz w:val="24"/>
        </w:rPr>
        <w:t>Часть 2. Беседа</w:t>
      </w:r>
    </w:p>
    <w:p>
      <w:pPr>
        <w:pStyle w:val="Normal"/>
        <w:spacing w:lineRule="auto" w:line="240"/>
        <w:ind w:firstLine="720" w:end="0"/>
        <w:rPr>
          <w:sz w:val="24"/>
        </w:rPr>
      </w:pPr>
      <w:r>
        <w:rPr>
          <w:sz w:val="24"/>
        </w:rPr>
        <w:t>Когда рисунок закончен, ребенку предлагается рассказать об изобра</w:t>
        <w:softHyphen/>
        <w:t>женных образах и эмоциональных переживаниях в процессе рисования.</w:t>
      </w:r>
    </w:p>
    <w:p>
      <w:pPr>
        <w:pStyle w:val="Normal"/>
        <w:spacing w:lineRule="auto" w:line="240"/>
        <w:ind w:firstLine="720" w:end="0"/>
        <w:rPr>
          <w:sz w:val="24"/>
        </w:rPr>
      </w:pPr>
      <w:r>
        <w:rPr>
          <w:sz w:val="24"/>
        </w:rPr>
        <w:t>Стимулирующие вопросы:</w:t>
      </w:r>
    </w:p>
    <w:p>
      <w:pPr>
        <w:pStyle w:val="Normal"/>
        <w:spacing w:lineRule="auto" w:line="240"/>
        <w:ind w:firstLine="720" w:end="0"/>
        <w:rPr>
          <w:sz w:val="24"/>
        </w:rPr>
      </w:pPr>
      <w:r>
        <w:rPr>
          <w:sz w:val="24"/>
        </w:rPr>
        <w:t>а) Кто/что это? Почему он/они страшные? Кого он/они пугают? Как? Когда? А ты их / его боишься? Почему? Его/их можно победить? Как?</w:t>
      </w:r>
    </w:p>
    <w:p>
      <w:pPr>
        <w:pStyle w:val="Normal"/>
        <w:spacing w:lineRule="auto" w:line="240"/>
        <w:ind w:firstLine="720" w:end="0"/>
        <w:rPr>
          <w:sz w:val="24"/>
        </w:rPr>
      </w:pPr>
      <w:r>
        <w:rPr>
          <w:sz w:val="24"/>
        </w:rPr>
        <w:t>б) Что ты чувствовал, когда рисовал? Что вспоминал? О чем думал?</w:t>
      </w:r>
    </w:p>
    <w:p>
      <w:pPr>
        <w:pStyle w:val="Normal"/>
        <w:spacing w:lineRule="auto" w:line="240"/>
        <w:ind w:firstLine="720" w:end="0"/>
        <w:rPr>
          <w:sz w:val="24"/>
          <w:ins w:id="669" w:author="ORPM" w:date="2001-02-16T15:46:00Z"/>
        </w:rPr>
      </w:pPr>
      <w:r>
        <w:rPr>
          <w:sz w:val="24"/>
        </w:rPr>
        <w:t xml:space="preserve">в) Почему выбрал эти цвета, линии? </w:t>
      </w:r>
    </w:p>
    <w:p>
      <w:pPr>
        <w:pStyle w:val="Normal"/>
        <w:spacing w:lineRule="auto" w:line="240"/>
        <w:ind w:firstLine="720" w:end="0"/>
        <w:rPr>
          <w:sz w:val="24"/>
        </w:rPr>
      </w:pPr>
      <w:r>
        <w:rPr>
          <w:sz w:val="24"/>
        </w:rPr>
        <w:t>Часть 3. Экспрессивная пауза</w:t>
      </w:r>
    </w:p>
    <w:p>
      <w:pPr>
        <w:pStyle w:val="Normal"/>
        <w:spacing w:lineRule="auto" w:line="240"/>
        <w:ind w:firstLine="720" w:end="0"/>
        <w:rPr>
          <w:sz w:val="24"/>
          <w:ins w:id="670" w:author="ORPM" w:date="2001-02-16T15:46:00Z"/>
        </w:rPr>
      </w:pPr>
      <w:r>
        <w:rPr>
          <w:sz w:val="24"/>
        </w:rPr>
        <w:t>Ребенку предлагается изобразить страхи пантомимическими и мими</w:t>
        <w:softHyphen/>
        <w:t>ческими средствами.</w:t>
      </w:r>
    </w:p>
    <w:p>
      <w:pPr>
        <w:pStyle w:val="Normal"/>
        <w:spacing w:lineRule="auto" w:line="240"/>
        <w:ind w:firstLine="720" w:end="0"/>
        <w:rPr>
          <w:sz w:val="24"/>
          <w:ins w:id="672" w:author="ORPM" w:date="2001-02-16T15:46:00Z"/>
        </w:rPr>
      </w:pPr>
      <w:ins w:id="671" w:author="ORPM" w:date="2001-02-16T15:46:00Z">
        <w:r>
          <w:rPr>
            <w:sz w:val="24"/>
          </w:rPr>
        </w:r>
      </w:ins>
      <w:r>
        <w:br w:type="page"/>
      </w:r>
    </w:p>
    <w:p>
      <w:pPr>
        <w:pStyle w:val="Heading2"/>
        <w:keepNext w:val="false"/>
        <w:spacing w:lineRule="auto" w:line="316"/>
        <w:rPr>
          <w:ins w:id="674" w:author="ORPM" w:date="2001-02-16T15:46:00Z"/>
        </w:rPr>
      </w:pPr>
      <w:ins w:id="673" w:author="ORPM" w:date="2001-02-16T15:46:00Z">
        <w:bookmarkStart w:id="84" w:name="__RefHeading___Toc511554784"/>
        <w:bookmarkEnd w:id="84"/>
        <w:r>
          <w:rPr/>
          <w:t>Приложение 19</w:t>
        </w:r>
      </w:ins>
    </w:p>
    <w:p>
      <w:pPr>
        <w:pStyle w:val="Heading2"/>
        <w:keepNext w:val="false"/>
        <w:rPr>
          <w:del w:id="677" w:author="Unknown" w:date="0-00-00T00:00:00Z"/>
        </w:rPr>
      </w:pPr>
      <w:ins w:id="675" w:author="ORPM" w:date="2001-02-16T15:46:00Z">
        <w:bookmarkStart w:id="85" w:name="__RefHeading___Toc511554785"/>
        <w:bookmarkEnd w:id="85"/>
        <w:r>
          <w:rPr/>
          <w:t>Практический материал психопрофилактических воздействий</w:t>
        </w:r>
      </w:ins>
      <w:ins w:id="676" w:author="ORPM" w:date="2001-02-16T15:49:00Z">
        <w:r>
          <w:rPr>
            <w:rStyle w:val="EndnoteCharacters"/>
            <w:rStyle w:val="EndnoteReference"/>
          </w:rPr>
          <w:endnoteReference w:customMarkFollows="1" w:id="7"/>
          <w:t>*</w:t>
        </w:r>
      </w:ins>
    </w:p>
    <w:p>
      <w:pPr>
        <w:pStyle w:val="Heading2"/>
        <w:keepNext w:val="false"/>
        <w:widowControl w:val="false"/>
        <w:bidi w:val="0"/>
        <w:spacing w:lineRule="auto" w:line="319"/>
        <w:ind w:firstLine="720" w:start="0" w:end="0"/>
        <w:jc w:val="center"/>
        <w:rPr>
          <w:ins w:id="679" w:author="ORPM" w:date="2001-02-16T15:48:00Z"/>
        </w:rPr>
      </w:pPr>
      <w:ins w:id="678" w:author="ORPM" w:date="2001-02-16T15:48:00Z">
        <w:r>
          <w:rPr/>
        </w:r>
      </w:ins>
    </w:p>
    <w:p>
      <w:pPr>
        <w:pStyle w:val="Normal"/>
        <w:spacing w:lineRule="auto" w:line="240"/>
        <w:ind w:hanging="0" w:end="0"/>
        <w:rPr>
          <w:b/>
          <w:sz w:val="24"/>
        </w:rPr>
      </w:pPr>
      <w:r>
        <w:rPr>
          <w:b/>
          <w:sz w:val="24"/>
        </w:rPr>
        <w:t>_____________________</w:t>
      </w:r>
    </w:p>
    <w:p>
      <w:pPr>
        <w:pStyle w:val="Normal"/>
        <w:spacing w:lineRule="auto" w:line="240"/>
        <w:ind w:firstLine="720" w:end="0"/>
        <w:rPr/>
      </w:pPr>
      <w:r>
        <w:rPr>
          <w:sz w:val="24"/>
          <w:vertAlign w:val="superscript"/>
        </w:rPr>
        <w:t>*</w:t>
      </w:r>
      <w:r>
        <w:rPr>
          <w:sz w:val="24"/>
        </w:rPr>
        <w:t>Подборка сделана на основе практических материалов системы «Психогимна</w:t>
        <w:softHyphen/>
        <w:t>стика» (автор М.И. Чистякова).</w:t>
      </w:r>
    </w:p>
    <w:p>
      <w:pPr>
        <w:pStyle w:val="Normal"/>
        <w:spacing w:lineRule="auto" w:line="240"/>
        <w:ind w:hanging="0" w:end="0"/>
        <w:rPr>
          <w:b/>
          <w:sz w:val="24"/>
        </w:rPr>
      </w:pPr>
      <w:r>
        <w:rPr>
          <w:b/>
          <w:sz w:val="24"/>
        </w:rPr>
      </w:r>
    </w:p>
    <w:p>
      <w:pPr>
        <w:sectPr>
          <w:footerReference w:type="default" r:id="rId41"/>
          <w:footerReference w:type="first" r:id="rId4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hanging="0" w:end="0"/>
        <w:rPr>
          <w:b/>
          <w:sz w:val="24"/>
          <w:del w:id="681" w:author="ORPM" w:date="2001-02-16T15:46:00Z"/>
        </w:rPr>
      </w:pPr>
      <w:ins w:id="680" w:author="ORPM" w:date="2001-02-16T15:48:00Z">
        <w:r>
          <w:rPr>
            <w:b/>
            <w:sz w:val="24"/>
          </w:rPr>
          <w:t>Блок 1. Психомышечная тренировка с фиксацией внимания на дыхании. Для детей 6—7 лет</w:t>
        </w:r>
      </w:ins>
    </w:p>
    <w:p>
      <w:pPr>
        <w:pStyle w:val="Normal"/>
        <w:widowControl w:val="false"/>
        <w:bidi w:val="0"/>
        <w:spacing w:lineRule="auto" w:line="240"/>
        <w:ind w:hanging="0" w:start="0" w:end="0"/>
        <w:jc w:val="both"/>
        <w:rPr>
          <w:sz w:val="24"/>
        </w:rPr>
      </w:pPr>
      <w:del w:id="682" w:author="ORPM" w:date="2001-02-16T15:46:00Z">
        <w:r>
          <w:rPr/>
          <w:delText>Приложение 19</w:delText>
          <w:rPrChange w:id="0" w:author="ORPM" w:date="2001-02-16T15:48:00Z"/>
        </w:r>
      </w:del>
    </w:p>
    <w:p>
      <w:pPr>
        <w:pStyle w:val="Normal"/>
        <w:spacing w:lineRule="auto" w:line="240"/>
        <w:ind w:firstLine="720" w:end="0"/>
        <w:rPr>
          <w:sz w:val="24"/>
          <w:del w:id="684" w:author="ORPM" w:date="2001-02-16T15:48:00Z"/>
        </w:rPr>
      </w:pPr>
      <w:del w:id="683" w:author="ORPM" w:date="2001-02-16T15:46:00Z">
        <w:r>
          <w:rPr>
            <w:sz w:val="24"/>
          </w:rPr>
          <w:delText>Пра^ичесЫй материал психопрофила^ичесЫх воздействий*</w:delText>
        </w:r>
      </w:del>
    </w:p>
    <w:p>
      <w:pPr>
        <w:pStyle w:val="Normal"/>
        <w:widowControl w:val="false"/>
        <w:bidi w:val="0"/>
        <w:spacing w:lineRule="auto" w:line="240"/>
        <w:ind w:firstLine="720" w:start="0" w:end="0"/>
        <w:jc w:val="both"/>
        <w:rPr>
          <w:sz w:val="24"/>
          <w:del w:id="686" w:author="ORPM" w:date="2001-02-16T15:48:00Z"/>
        </w:rPr>
      </w:pPr>
      <w:del w:id="685" w:author="ORPM" w:date="2001-02-16T15:48:00Z">
        <w:r>
          <w:rPr>
            <w:b/>
            <w:sz w:val="24"/>
          </w:rPr>
          <w:delText>Блок 1. Психо мышечная тренировка с фиксацией внимания на дыхании. Для детей 6—7 лет</w:delText>
        </w:r>
      </w:del>
    </w:p>
    <w:p>
      <w:pPr>
        <w:pStyle w:val="Normal"/>
        <w:spacing w:lineRule="auto" w:line="240"/>
        <w:ind w:firstLine="720" w:end="0"/>
        <w:rPr/>
      </w:pPr>
      <w:r>
        <w:rPr>
          <w:b/>
          <w:sz w:val="24"/>
        </w:rPr>
        <w:t>На</w:t>
      </w:r>
      <w:r>
        <w:rPr>
          <w:sz w:val="24"/>
        </w:rPr>
        <w:t xml:space="preserve"> </w:t>
      </w:r>
      <w:r>
        <w:rPr>
          <w:b/>
          <w:sz w:val="24"/>
          <w:rPrChange w:id="0" w:author="ORPM" w:date="2001-02-16T15:48:00Z"/>
        </w:rPr>
        <w:t>берегу</w:t>
      </w:r>
      <w:r>
        <w:rPr>
          <w:b/>
          <w:sz w:val="24"/>
        </w:rPr>
        <w:t xml:space="preserve"> моря</w:t>
      </w:r>
      <w:r>
        <w:rPr>
          <w:sz w:val="24"/>
        </w:rPr>
        <w:t xml:space="preserve"> (вводная игра)</w:t>
      </w:r>
    </w:p>
    <w:p>
      <w:pPr>
        <w:pStyle w:val="Normal"/>
        <w:spacing w:lineRule="auto" w:line="240"/>
        <w:ind w:firstLine="720" w:end="0"/>
        <w:rPr>
          <w:sz w:val="24"/>
        </w:rPr>
      </w:pPr>
      <w:r>
        <w:rPr>
          <w:sz w:val="24"/>
        </w:rPr>
        <w:t>Дети играют на берегу моря. Плещутся в воде. Вдоволь накупавшись, дети выходят из воды и ложатся на прогретый солнцем песок пляжа... За</w:t>
        <w:softHyphen/>
        <w:t>крывают глаза от яркого солнца. Раскидывают в приятной лени руки и ноги.</w:t>
      </w:r>
    </w:p>
    <w:p>
      <w:pPr>
        <w:pStyle w:val="Normal"/>
        <w:spacing w:lineRule="auto" w:line="240"/>
        <w:ind w:firstLine="720" w:end="0"/>
        <w:rPr/>
      </w:pPr>
      <w:r>
        <w:rPr>
          <w:b/>
          <w:sz w:val="24"/>
        </w:rPr>
        <w:t>Игра с песком</w:t>
      </w:r>
      <w:r>
        <w:rPr>
          <w:sz w:val="24"/>
        </w:rPr>
        <w:t xml:space="preserve"> (на напряжение и расслабление мышц рук)</w:t>
      </w:r>
    </w:p>
    <w:p>
      <w:pPr>
        <w:pStyle w:val="BodyTextIndent"/>
        <w:spacing w:lineRule="auto" w:line="240"/>
        <w:rPr/>
      </w:pPr>
      <w:r>
        <w:rPr/>
        <w:t>Набрать в руки воображаемый песок (на вдохе). Сильно сжав пальцы в кулак, удержать песок в руках (задержка дыхания). Посыпать колени пес</w:t>
        <w:softHyphen/>
        <w:t>ком, постепенно раскрывая пальцы (на выдохе). Стряхивать песок с рук, расслабляя кисти и пальцы. Уронить бессильно руки вдоль тела: лень дви</w:t>
        <w:softHyphen/>
        <w:t>гать тяжелыми руками.</w:t>
      </w:r>
    </w:p>
    <w:p>
      <w:pPr>
        <w:pStyle w:val="Normal"/>
        <w:spacing w:lineRule="auto" w:line="240"/>
        <w:ind w:firstLine="720" w:end="0"/>
        <w:rPr>
          <w:sz w:val="24"/>
        </w:rPr>
      </w:pPr>
      <w:r>
        <w:rPr>
          <w:sz w:val="24"/>
        </w:rPr>
        <w:t>Повторить игру с песком 2—3 раза.</w:t>
      </w:r>
    </w:p>
    <w:p>
      <w:pPr>
        <w:pStyle w:val="Normal"/>
        <w:spacing w:lineRule="auto" w:line="240"/>
        <w:ind w:firstLine="720" w:end="0"/>
        <w:rPr/>
      </w:pPr>
      <w:r>
        <w:rPr>
          <w:b/>
          <w:sz w:val="24"/>
        </w:rPr>
        <w:t>Игра с муравьем</w:t>
      </w:r>
      <w:r>
        <w:rPr>
          <w:sz w:val="24"/>
        </w:rPr>
        <w:t xml:space="preserve"> (на напряжение и расслабление мышц ног)</w:t>
      </w:r>
    </w:p>
    <w:p>
      <w:pPr>
        <w:pStyle w:val="Normal"/>
        <w:spacing w:lineRule="auto" w:line="240"/>
        <w:ind w:firstLine="720" w:end="0"/>
        <w:rPr>
          <w:sz w:val="24"/>
          <w:del w:id="688" w:author="ORPM" w:date="2001-02-16T15:49:00Z"/>
        </w:rPr>
      </w:pPr>
      <w:r>
        <w:rPr>
          <w:sz w:val="24"/>
        </w:rPr>
        <w:t>На пальцы ног залез муравей (муравьи) и бегает по ним. С силой натя</w:t>
        <w:softHyphen/>
        <w:t>нуть носки на себя, ноги напряженные, прямые (на вдохе). Оставить носки в этом положении, прислушаться, на каком пальце сидит муравей (задерж</w:t>
        <w:softHyphen/>
        <w:t>ка дыхания). Мгновенным снятием напряжения в стопах сбросить муравья с пальцев ног (на выдохе). Носки идут вниз — в стороны, расслабить ноги:</w:t>
      </w:r>
    </w:p>
    <w:p>
      <w:pPr>
        <w:pStyle w:val="Normal"/>
        <w:spacing w:lineRule="auto" w:line="240"/>
        <w:ind w:firstLine="720" w:end="0"/>
        <w:rPr/>
      </w:pPr>
      <w:ins w:id="689" w:author="ORPM" w:date="2001-02-16T15:49:00Z">
        <w:r>
          <w:rPr>
            <w:b/>
            <w:sz w:val="24"/>
          </w:rPr>
          <w:t xml:space="preserve"> </w:t>
        </w:r>
      </w:ins>
      <w:r>
        <w:rPr>
          <w:sz w:val="24"/>
          <w:rPrChange w:id="0" w:author="ORPM" w:date="2001-02-16T15:49:00Z"/>
        </w:rPr>
        <w:t>ноги</w:t>
      </w:r>
      <w:r>
        <w:rPr>
          <w:sz w:val="24"/>
        </w:rPr>
        <w:t xml:space="preserve"> отдыхают.</w:t>
      </w:r>
    </w:p>
    <w:p>
      <w:pPr>
        <w:pStyle w:val="Normal"/>
        <w:spacing w:lineRule="auto" w:line="240"/>
        <w:ind w:firstLine="720" w:end="0"/>
        <w:rPr>
          <w:sz w:val="24"/>
        </w:rPr>
      </w:pPr>
      <w:r>
        <w:rPr>
          <w:sz w:val="24"/>
        </w:rPr>
        <w:t>Повторить игру 2—3</w:t>
      </w:r>
      <w:r>
        <w:rPr>
          <w:b/>
          <w:sz w:val="24"/>
        </w:rPr>
        <w:t xml:space="preserve"> </w:t>
      </w:r>
      <w:r>
        <w:rPr>
          <w:sz w:val="24"/>
          <w:rPrChange w:id="0" w:author="ORPM" w:date="2001-02-16T15:49:00Z"/>
        </w:rPr>
        <w:t>раза.</w:t>
      </w:r>
    </w:p>
    <w:p>
      <w:pPr>
        <w:pStyle w:val="Normal"/>
        <w:spacing w:lineRule="auto" w:line="240"/>
        <w:ind w:firstLine="720" w:end="0"/>
        <w:rPr/>
      </w:pPr>
      <w:r>
        <w:rPr>
          <w:b/>
          <w:sz w:val="24"/>
        </w:rPr>
        <w:t>Солнышко и тучка</w:t>
      </w:r>
      <w:r>
        <w:rPr>
          <w:sz w:val="24"/>
        </w:rPr>
        <w:t xml:space="preserve"> (на напряжение и расслабление мышц туловища)</w:t>
      </w:r>
    </w:p>
    <w:p>
      <w:pPr>
        <w:pStyle w:val="Normal"/>
        <w:spacing w:lineRule="auto" w:line="240"/>
        <w:ind w:firstLine="720" w:end="0"/>
        <w:rPr>
          <w:sz w:val="24"/>
        </w:rPr>
      </w:pPr>
      <w:r>
        <w:rPr>
          <w:sz w:val="24"/>
        </w:rPr>
        <w:t xml:space="preserve">Солнце зашло за тучку, стало свежо — сжаться в комок, чтобы согреться (задержать дыхание). Солнце вышло из-за тучки. Жарко — расслабиться — заморило на солнце (на выдохе).                                </w:t>
      </w:r>
      <w:del w:id="692" w:author="ORPM" w:date="2001-02-16T15:49:00Z">
        <w:r>
          <w:rPr>
            <w:sz w:val="24"/>
          </w:rPr>
          <w:delText xml:space="preserve"> .</w:delText>
        </w:r>
      </w:del>
    </w:p>
    <w:p>
      <w:pPr>
        <w:pStyle w:val="Normal"/>
        <w:spacing w:lineRule="auto" w:line="240"/>
        <w:ind w:firstLine="720" w:end="0"/>
        <w:rPr/>
      </w:pPr>
      <w:r>
        <w:rPr>
          <w:b/>
          <w:sz w:val="24"/>
        </w:rPr>
        <w:t>В уши попала вода</w:t>
      </w:r>
      <w:r>
        <w:rPr>
          <w:sz w:val="24"/>
        </w:rPr>
        <w:t xml:space="preserve"> (на напряжение и расслабление мышц шеи)</w:t>
      </w:r>
    </w:p>
    <w:p>
      <w:pPr>
        <w:pStyle w:val="Normal"/>
        <w:spacing w:lineRule="auto" w:line="240"/>
        <w:ind w:firstLine="720" w:end="0"/>
        <w:rPr>
          <w:sz w:val="24"/>
          <w:del w:id="694" w:author="ORPM" w:date="2001-02-16T15:50:00Z"/>
        </w:rPr>
      </w:pPr>
      <w:r>
        <w:rPr>
          <w:sz w:val="24"/>
        </w:rPr>
        <w:t>В положении лежа на спине ритмично покачивать головой, вытряхивая воду из одного уха, потом из другого.</w:t>
      </w:r>
      <w:ins w:id="693" w:author="ORPM" w:date="2001-02-16T15:54:00Z">
        <w:r>
          <w:rPr>
            <w:sz w:val="24"/>
          </w:rPr>
          <w:t xml:space="preserve"> </w:t>
        </w:r>
      </w:ins>
    </w:p>
    <w:p>
      <w:pPr>
        <w:pStyle w:val="Normal"/>
        <w:spacing w:lineRule="auto" w:line="240"/>
        <w:ind w:firstLine="720" w:end="0"/>
        <w:rPr>
          <w:sz w:val="24"/>
          <w:ins w:id="696" w:author="ORPM" w:date="2001-02-16T15:56:00Z"/>
        </w:rPr>
      </w:pPr>
      <w:ins w:id="695" w:author="ORPM" w:date="2001-02-16T15:56:00Z">
        <w:r>
          <w:rPr>
            <w:sz w:val="24"/>
          </w:rPr>
        </w:r>
      </w:ins>
    </w:p>
    <w:p>
      <w:pPr>
        <w:pStyle w:val="Normal"/>
        <w:spacing w:lineRule="auto" w:line="240"/>
        <w:ind w:firstLine="720" w:end="0"/>
        <w:rPr>
          <w:sz w:val="24"/>
          <w:ins w:id="699" w:author="ORPM" w:date="2001-02-16T15:54:00Z"/>
        </w:rPr>
      </w:pPr>
      <w:ins w:id="697" w:author="ORPM" w:date="2001-02-16T15:54:00Z">
        <w:r>
          <w:rPr>
            <w:b/>
            <w:sz w:val="24"/>
          </w:rPr>
          <w:t>Лицо загорает</w:t>
        </w:r>
      </w:ins>
      <w:ins w:id="698" w:author="ORPM" w:date="2001-02-16T15:54:00Z">
        <w:r>
          <w:rPr>
            <w:sz w:val="24"/>
          </w:rPr>
          <w:t xml:space="preserve"> (на напряжение и расслабление мышц лица)</w:t>
        </w:r>
      </w:ins>
    </w:p>
    <w:p>
      <w:pPr>
        <w:sectPr>
          <w:footerReference w:type="default" r:id="rId43"/>
          <w:footerReference w:type="first" r:id="rId4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del w:id="705" w:author="ORPM" w:date="2001-02-16T15:49:00Z"/>
        </w:rPr>
      </w:pPr>
      <w:ins w:id="700" w:author="ORPM" w:date="2001-02-16T15:54:00Z">
        <w:r>
          <w:rPr>
            <w:sz w:val="24"/>
          </w:rPr>
          <w:t>Подбородок загорает — подставить солнышку подбородок, слегка разжать губы и зубы (на вдохе). Летит жучок, собирается сесть к кому-нибудь из детей на язык. Крепко закрыть рот (задержка дыхания). Жучок улетел. Слегка открыть рот, облегченно выдохнуть воздух, прогоняя жучка, можно энергично двигать губами. Летит бабочка.</w:t>
        </w:r>
      </w:ins>
      <w:ins w:id="701" w:author="ORPM" w:date="2001-02-16T16:09:00Z">
        <w:r>
          <w:rPr>
            <w:sz w:val="24"/>
          </w:rPr>
          <w:t xml:space="preserve"> Выбирает, на чей нос сесть. Сморщить нос, поднять верхнюю губу вверх, рот оставить полуоткрытым (задержка дыхания). Бабочка улетела. Расслабить мышцы губ и носа (на выдохе). Брови — качели: снова</w:t>
        </w:r>
      </w:ins>
      <w:del w:id="702" w:author="ORPM" w:date="2001-02-16T15:49:00Z">
        <w:r>
          <w:rPr>
            <w:sz w:val="24"/>
          </w:rPr>
          <w:delText>*</w:delText>
        </w:r>
      </w:del>
      <w:del w:id="703" w:author="ORPM" w:date="2001-02-16T15:51:00Z">
        <w:r>
          <w:rPr>
            <w:sz w:val="24"/>
          </w:rPr>
          <w:delText xml:space="preserve"> </w:delText>
        </w:r>
      </w:del>
      <w:del w:id="704" w:author="ORPM" w:date="2001-02-16T15:49:00Z">
        <w:r>
          <w:rPr>
            <w:sz w:val="24"/>
          </w:rPr>
          <w:delText>Подборка сделана на основе практических материалов системы «Психогимна</w:delText>
          <w:softHyphen/>
          <w:delText>стика» (автор М.И, Чистякова).</w:delText>
        </w:r>
      </w:del>
    </w:p>
    <w:p>
      <w:pPr>
        <w:pStyle w:val="Normal"/>
        <w:spacing w:lineRule="auto" w:line="240"/>
        <w:ind w:firstLine="720" w:end="0"/>
        <w:rPr>
          <w:sz w:val="24"/>
          <w:del w:id="708" w:author="ORPM" w:date="2001-02-16T16:10:00Z"/>
        </w:rPr>
      </w:pPr>
      <w:del w:id="706" w:author="ORPM" w:date="2001-02-16T15:54:00Z">
        <w:r>
          <w:rPr>
            <w:b/>
            <w:sz w:val="24"/>
          </w:rPr>
          <w:delText>Лицо загорает</w:delText>
        </w:r>
      </w:del>
      <w:del w:id="707" w:author="ORPM" w:date="2001-02-16T15:54:00Z">
        <w:r>
          <w:rPr>
            <w:sz w:val="24"/>
          </w:rPr>
          <w:delText xml:space="preserve"> (на напряжение и расслабление мышц лица)</w:delText>
        </w:r>
      </w:del>
    </w:p>
    <w:p>
      <w:pPr>
        <w:pStyle w:val="Normal"/>
        <w:spacing w:lineRule="auto" w:line="240"/>
        <w:ind w:firstLine="720" w:end="0"/>
        <w:rPr/>
      </w:pPr>
      <w:del w:id="709" w:author="ORPM" w:date="2001-02-16T15:55:00Z">
        <w:r>
          <w:rPr>
            <w:sz w:val="24"/>
          </w:rPr>
          <w:delText>Подбородок загорает — подставить солнышку подбородок, слегка раз-• жать губы и зубы (на вдохе). Летит жучок, собирается сесть к кому-нибудь ' из детей на язык. Крепко закрыть рот (задержка дыхания). Жучок улетел. 5 Слегка открыть рот, облегченно выдохнуть воздух, прогоняя жучка, можно || энергично двигать губами. Летит бабочка.</w:delText>
        </w:r>
      </w:del>
      <w:r>
        <w:rPr>
          <w:sz w:val="24"/>
        </w:rPr>
        <w:t xml:space="preserve"> </w:t>
      </w:r>
      <w:del w:id="710" w:author="ORPM" w:date="2001-02-16T16:09:00Z">
        <w:r>
          <w:rPr>
            <w:sz w:val="24"/>
          </w:rPr>
          <w:delText xml:space="preserve">Выбирает, на чей нос сесть. я Сморщить нос, поднять верхнюю губу вверх, рот оставить полуоткрытым | (задержка дыхания). Бабочка улетела. Расслабить мышцы губ и носа (па </w:delText>
        </w:r>
      </w:del>
      <w:del w:id="711" w:author="ORPM" w:date="2001-02-16T16:09:00Z">
        <w:r>
          <w:rPr>
            <w:sz w:val="24"/>
            <w:lang w:val="en-US"/>
          </w:rPr>
          <w:delText>j</w:delText>
        </w:r>
      </w:del>
      <w:del w:id="712" w:author="ORPM" w:date="2001-02-16T16:09:00Z">
        <w:r>
          <w:rPr>
            <w:sz w:val="24"/>
          </w:rPr>
          <w:delText xml:space="preserve"> выдохе). Брови — качели: снова </w:delText>
        </w:r>
      </w:del>
      <w:r>
        <w:rPr>
          <w:sz w:val="24"/>
        </w:rPr>
        <w:t xml:space="preserve">прилетела бабочка. Пусть бабочка качается </w:t>
      </w:r>
      <w:del w:id="713" w:author="ORPM" w:date="2001-02-16T16:10:00Z">
        <w:r>
          <w:rPr>
            <w:sz w:val="24"/>
          </w:rPr>
          <w:delText xml:space="preserve">^ </w:delText>
        </w:r>
      </w:del>
      <w:r>
        <w:rPr>
          <w:sz w:val="24"/>
        </w:rPr>
        <w:t xml:space="preserve">на качелях. Двигать бровями вверх — вниз. Бабочка улетела совсем. Спать </w:t>
      </w:r>
      <w:del w:id="714" w:author="ORPM" w:date="2001-02-16T16:10:00Z">
        <w:r>
          <w:rPr>
            <w:sz w:val="24"/>
          </w:rPr>
          <w:delText xml:space="preserve">, </w:delText>
        </w:r>
      </w:del>
      <w:r>
        <w:rPr>
          <w:sz w:val="24"/>
        </w:rPr>
        <w:t xml:space="preserve">хочется, расслабление мышц лица. Не открывая глаз, переползти в тень, </w:t>
      </w:r>
      <w:del w:id="715" w:author="ORPM" w:date="2001-02-16T16:10:00Z">
        <w:r>
          <w:rPr>
            <w:sz w:val="24"/>
          </w:rPr>
          <w:delText>;</w:delText>
        </w:r>
      </w:del>
      <w:r>
        <w:rPr>
          <w:sz w:val="24"/>
        </w:rPr>
        <w:t xml:space="preserve"> принять удобную позу.</w:t>
      </w:r>
    </w:p>
    <w:p>
      <w:pPr>
        <w:pStyle w:val="Normal"/>
        <w:spacing w:lineRule="auto" w:line="240"/>
        <w:ind w:firstLine="720" w:end="0"/>
        <w:rPr>
          <w:b/>
          <w:sz w:val="24"/>
          <w:ins w:id="717" w:author="ORPM" w:date="2001-02-16T16:10:00Z"/>
        </w:rPr>
      </w:pPr>
      <w:ins w:id="716" w:author="ORPM" w:date="2001-02-16T16:10:00Z">
        <w:r>
          <w:rPr>
            <w:b/>
            <w:sz w:val="24"/>
          </w:rPr>
        </w:r>
      </w:ins>
    </w:p>
    <w:p>
      <w:pPr>
        <w:pStyle w:val="Heading3"/>
        <w:keepNext w:val="false"/>
        <w:rPr/>
      </w:pPr>
      <w:r>
        <w:rPr/>
        <w:t>Блок 2. Подвижные игры</w:t>
      </w:r>
    </w:p>
    <w:p>
      <w:pPr>
        <w:pStyle w:val="Normal"/>
        <w:spacing w:lineRule="auto" w:line="240"/>
        <w:ind w:firstLine="720" w:end="0"/>
        <w:rPr>
          <w:b/>
          <w:sz w:val="24"/>
          <w:ins w:id="719" w:author="ORPM" w:date="2001-02-16T16:10:00Z"/>
        </w:rPr>
      </w:pPr>
      <w:ins w:id="718" w:author="ORPM" w:date="2001-02-16T16:10:00Z">
        <w:r>
          <w:rPr>
            <w:b/>
            <w:sz w:val="24"/>
          </w:rPr>
        </w:r>
      </w:ins>
    </w:p>
    <w:p>
      <w:pPr>
        <w:pStyle w:val="Normal"/>
        <w:spacing w:lineRule="auto" w:line="240"/>
        <w:ind w:firstLine="720" w:end="0"/>
        <w:rPr/>
      </w:pPr>
      <w:r>
        <w:rPr>
          <w:b/>
          <w:sz w:val="24"/>
        </w:rPr>
        <w:t>Запретный номер</w:t>
      </w:r>
      <w:r>
        <w:rPr>
          <w:sz w:val="24"/>
        </w:rPr>
        <w:t xml:space="preserve"> (для детей 6—7 лет)</w:t>
      </w:r>
    </w:p>
    <w:p>
      <w:pPr>
        <w:pStyle w:val="Normal"/>
        <w:spacing w:lineRule="auto" w:line="240"/>
        <w:ind w:firstLine="720" w:end="0"/>
        <w:rPr>
          <w:sz w:val="24"/>
        </w:rPr>
      </w:pPr>
      <w:r>
        <w:rPr>
          <w:sz w:val="24"/>
        </w:rPr>
        <w:t>Играющие стоят по кругу. Выбирается цифра, которую нельзя произно</w:t>
        <w:softHyphen/>
        <w:t>сить, вместо ее произнесения играющий хлопает в ладоши. Например, за</w:t>
        <w:softHyphen/>
        <w:t>претный номер — пять. Начинается игра, когда первый ребенок скажет:</w:t>
      </w:r>
    </w:p>
    <w:p>
      <w:pPr>
        <w:pStyle w:val="Normal"/>
        <w:spacing w:lineRule="auto" w:line="240"/>
        <w:ind w:firstLine="720" w:end="0"/>
        <w:rPr>
          <w:sz w:val="24"/>
        </w:rPr>
      </w:pPr>
      <w:r>
        <w:rPr>
          <w:sz w:val="24"/>
        </w:rPr>
        <w:t>«Один», следующий продолжает счет и так до пяти. Пятый ребенок молча хлопает в ладоши пять раз. Шестой говорит: «Шесть», и т.д.</w:t>
      </w:r>
    </w:p>
    <w:p>
      <w:pPr>
        <w:pStyle w:val="Normal"/>
        <w:spacing w:lineRule="auto" w:line="240"/>
        <w:ind w:firstLine="720" w:end="0"/>
        <w:rPr/>
      </w:pPr>
      <w:r>
        <w:rPr>
          <w:b/>
          <w:sz w:val="24"/>
        </w:rPr>
        <w:t>Пожалуйста</w:t>
      </w:r>
      <w:r>
        <w:rPr>
          <w:sz w:val="24"/>
        </w:rPr>
        <w:t xml:space="preserve"> (для детей 7—8 лет)</w:t>
      </w:r>
    </w:p>
    <w:p>
      <w:pPr>
        <w:pStyle w:val="Normal"/>
        <w:spacing w:lineRule="auto" w:line="240"/>
        <w:ind w:firstLine="720" w:end="0"/>
        <w:rPr/>
      </w:pPr>
      <w:r>
        <w:rPr>
          <w:i/>
          <w:sz w:val="24"/>
        </w:rPr>
        <w:t>Ba</w:t>
      </w:r>
      <w:del w:id="720" w:author="ORPM" w:date="2001-02-16T16:11:00Z">
        <w:r>
          <w:rPr>
            <w:i/>
            <w:sz w:val="24"/>
          </w:rPr>
          <w:delText>.pv.aiim</w:delText>
        </w:r>
      </w:del>
      <w:ins w:id="721" w:author="ORPM" w:date="2001-02-16T16:11:00Z">
        <w:r>
          <w:rPr>
            <w:i/>
            <w:sz w:val="24"/>
          </w:rPr>
          <w:t>риант</w:t>
        </w:r>
      </w:ins>
      <w:r>
        <w:rPr>
          <w:sz w:val="24"/>
        </w:rPr>
        <w:t xml:space="preserve"> 1. Все участники игры вместе с ведущим становятся в круг. Ведущий говорит, что он будет показывать разные движения (физкультур</w:t>
        <w:softHyphen/>
        <w:t xml:space="preserve">ные, танцевальные, шуточные), а играющие должны их повторять лишь в том случае, если он к показу добавит слово «пожалуйста». Кто ошибется, </w:t>
      </w:r>
      <w:del w:id="722" w:author="ORPM" w:date="2001-02-16T16:11:00Z">
        <w:r>
          <w:rPr>
            <w:sz w:val="24"/>
          </w:rPr>
          <w:delText>^</w:delText>
        </w:r>
      </w:del>
      <w:r>
        <w:rPr>
          <w:sz w:val="24"/>
        </w:rPr>
        <w:t>выбывает из игры.</w:t>
      </w:r>
    </w:p>
    <w:p>
      <w:pPr>
        <w:pStyle w:val="Normal"/>
        <w:spacing w:lineRule="auto" w:line="240"/>
        <w:ind w:firstLine="720" w:end="0"/>
        <w:rPr/>
      </w:pPr>
      <w:del w:id="723" w:author="ORPM" w:date="2001-02-16T16:11:00Z">
        <w:r>
          <w:rPr>
            <w:i/>
            <w:sz w:val="24"/>
          </w:rPr>
          <w:delText>[</w:delText>
        </w:r>
      </w:del>
      <w:r>
        <w:rPr>
          <w:i/>
          <w:sz w:val="24"/>
        </w:rPr>
        <w:t>Вариант</w:t>
      </w:r>
      <w:r>
        <w:rPr>
          <w:sz w:val="24"/>
        </w:rPr>
        <w:t xml:space="preserve"> 2. Игра идет так же, как в первом варианте, но только тот, кто ошибется, выходит на середину и выполняет какое-нибудь задание, напри</w:t>
        <w:softHyphen/>
        <w:t>мер, улыбнуться, попрыгать на одной ноге и т.д.</w:t>
      </w:r>
    </w:p>
    <w:p>
      <w:pPr>
        <w:pStyle w:val="Normal"/>
        <w:spacing w:lineRule="auto" w:line="240"/>
        <w:ind w:firstLine="720" w:end="0"/>
        <w:rPr/>
      </w:pPr>
      <w:r>
        <w:rPr>
          <w:b/>
          <w:sz w:val="24"/>
        </w:rPr>
        <w:t>Тропинка</w:t>
      </w:r>
      <w:r>
        <w:rPr>
          <w:sz w:val="24"/>
        </w:rPr>
        <w:t xml:space="preserve"> (для детей 6—7 лет)</w:t>
      </w:r>
    </w:p>
    <w:p>
      <w:pPr>
        <w:pStyle w:val="Normal"/>
        <w:spacing w:lineRule="auto" w:line="240"/>
        <w:ind w:firstLine="720" w:end="0"/>
        <w:rPr/>
      </w:pPr>
      <w:r>
        <w:rPr>
          <w:sz w:val="24"/>
        </w:rPr>
        <w:t>Дети делятся на две команды с одинаковым количеством учащихся. Каж</w:t>
      </w:r>
      <w:del w:id="724" w:author="ORPM" w:date="2001-02-16T16:11:00Z">
        <w:r>
          <w:rPr>
            <w:sz w:val="24"/>
          </w:rPr>
          <w:delText>-</w:delText>
        </w:r>
      </w:del>
      <w:ins w:id="725" w:author="ORPM" w:date="2001-02-16T16:11:00Z">
        <w:r>
          <w:rPr>
            <w:sz w:val="24"/>
          </w:rPr>
          <w:t>д</w:t>
        </w:r>
      </w:ins>
      <w:r>
        <w:rPr>
          <w:sz w:val="24"/>
        </w:rPr>
        <w:t>ая команда берется за руки, образуя два круга, и по сигналу ведущего начи</w:t>
        <w:softHyphen/>
        <w:t xml:space="preserve">нают движение по кругу в правую сторону до тех пор, пока не прекратится </w:t>
      </w:r>
      <w:del w:id="726" w:author="ORPM" w:date="2001-02-16T16:11:00Z">
        <w:r>
          <w:rPr>
            <w:sz w:val="24"/>
          </w:rPr>
          <w:delText>1'д</w:delText>
        </w:r>
      </w:del>
      <w:r>
        <w:rPr>
          <w:sz w:val="24"/>
        </w:rPr>
        <w:t>музыка (пауза в музыке через разное количество тактов: 6, 12, 18 и т.д.). После чего ведущий дает задание, которое выполняется обеими командами. Если ведущий говорит: «Тропинка!», участники каждой команды, становясь друг за другом, кладут руки на плечи впереди стоящего, приседают, накло</w:t>
        <w:softHyphen/>
        <w:t>няя голову чуть-чуть вниз. Если ведущий говорит: «Копна!», все участники игры направляются к центру своего круга, соединив руки в центре.</w:t>
      </w:r>
    </w:p>
    <w:p>
      <w:pPr>
        <w:sectPr>
          <w:footerReference w:type="default" r:id="rId45"/>
          <w:footerReference w:type="first" r:id="rId4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del w:id="728" w:author="ORPM" w:date="2001-02-16T16:12:00Z"/>
        </w:rPr>
      </w:pPr>
      <w:r>
        <w:rPr>
          <w:sz w:val="24"/>
        </w:rPr>
        <w:t>Если «Кочки!», то все участники игры приседают, положив руки на го</w:t>
        <w:softHyphen/>
        <w:t xml:space="preserve">лову. </w:t>
      </w:r>
      <w:del w:id="727" w:author="ORPM" w:date="2001-02-16T16:12:00Z">
        <w:r>
          <w:rPr>
            <w:sz w:val="24"/>
          </w:rPr>
          <w:delText xml:space="preserve">                        .</w:delText>
        </w:r>
      </w:del>
    </w:p>
    <w:p>
      <w:pPr>
        <w:pStyle w:val="Normal"/>
        <w:spacing w:lineRule="auto" w:line="240"/>
        <w:ind w:firstLine="720" w:end="0"/>
        <w:rPr>
          <w:sz w:val="24"/>
          <w:del w:id="729" w:author="ORPM" w:date="2001-02-16T16:12:00Z"/>
        </w:rPr>
      </w:pPr>
      <w:r>
        <w:rPr>
          <w:sz w:val="24"/>
        </w:rPr>
        <w:t>Эти задания чередуются ведущим. Кто быстрее выполнит задание, тот</w:t>
      </w:r>
    </w:p>
    <w:p>
      <w:pPr>
        <w:pStyle w:val="Normal"/>
        <w:spacing w:lineRule="auto" w:line="240"/>
        <w:ind w:firstLine="720" w:end="0"/>
        <w:rPr/>
      </w:pPr>
      <w:ins w:id="730" w:author="ORPM" w:date="2001-02-16T16:12:00Z">
        <w:r>
          <w:rPr>
            <w:sz w:val="24"/>
          </w:rPr>
          <w:t xml:space="preserve"> </w:t>
        </w:r>
      </w:ins>
      <w:r>
        <w:rPr>
          <w:sz w:val="24"/>
        </w:rPr>
        <w:t>получит очко.</w:t>
      </w:r>
    </w:p>
    <w:p>
      <w:pPr>
        <w:pStyle w:val="Normal"/>
        <w:spacing w:lineRule="auto" w:line="240"/>
        <w:ind w:firstLine="720" w:end="0"/>
        <w:rPr>
          <w:b/>
          <w:sz w:val="24"/>
          <w:ins w:id="734" w:author="ORPM" w:date="2001-02-16T16:12:00Z"/>
        </w:rPr>
      </w:pPr>
      <w:r>
        <w:rPr>
          <w:sz w:val="24"/>
        </w:rPr>
        <w:t>Выигрывает команда, набравшая наибольшее количество</w:t>
      </w:r>
      <w:r>
        <w:rPr>
          <w:b/>
          <w:sz w:val="24"/>
        </w:rPr>
        <w:t xml:space="preserve"> </w:t>
      </w:r>
      <w:r>
        <w:rPr>
          <w:sz w:val="24"/>
          <w:rPrChange w:id="0" w:author="ORPM" w:date="2001-02-16T16:12:00Z"/>
        </w:rPr>
        <w:t>очков</w:t>
      </w:r>
      <w:ins w:id="732" w:author="ORPM" w:date="2001-02-16T16:12:00Z">
        <w:r>
          <w:rPr>
            <w:sz w:val="24"/>
          </w:rPr>
          <w:t>.</w:t>
        </w:r>
      </w:ins>
      <w:del w:id="733" w:author="ORPM" w:date="2001-02-16T16:12:00Z">
        <w:r>
          <w:rPr>
            <w:sz w:val="24"/>
          </w:rPr>
          <w:delText>,</w:delText>
        </w:r>
      </w:del>
      <w:r>
        <w:rPr>
          <w:b/>
          <w:sz w:val="24"/>
        </w:rPr>
        <w:t xml:space="preserve"> </w:t>
      </w:r>
    </w:p>
    <w:p>
      <w:pPr>
        <w:pStyle w:val="Normal"/>
        <w:spacing w:lineRule="auto" w:line="240"/>
        <w:ind w:firstLine="720" w:end="0"/>
        <w:rPr>
          <w:sz w:val="24"/>
        </w:rPr>
      </w:pPr>
      <w:r>
        <w:rPr>
          <w:sz w:val="24"/>
        </w:rPr>
        <w:t>Игра сопровождается русской народной песней «Кума».</w:t>
      </w:r>
    </w:p>
    <w:p>
      <w:pPr>
        <w:pStyle w:val="Heading7"/>
        <w:keepNext w:val="false"/>
        <w:rPr>
          <w:sz w:val="24"/>
          <w:ins w:id="736" w:author="ORPM" w:date="2001-02-16T16:12:00Z"/>
        </w:rPr>
      </w:pPr>
      <w:ins w:id="735" w:author="ORPM" w:date="2001-02-16T16:12:00Z">
        <w:r>
          <w:rPr>
            <w:sz w:val="24"/>
          </w:rPr>
        </w:r>
      </w:ins>
    </w:p>
    <w:p>
      <w:pPr>
        <w:pStyle w:val="Heading7"/>
        <w:keepNext w:val="false"/>
        <w:jc w:val="center"/>
        <w:rPr/>
      </w:pPr>
      <w:r>
        <w:rPr/>
        <w:t>Блок 3. Имитационные игры и выразительные этюды</w:t>
      </w:r>
    </w:p>
    <w:p>
      <w:pPr>
        <w:pStyle w:val="Normal"/>
        <w:spacing w:lineRule="auto" w:line="240"/>
        <w:ind w:firstLine="720" w:end="0"/>
        <w:rPr>
          <w:b/>
          <w:sz w:val="24"/>
          <w:ins w:id="738" w:author="ORPM" w:date="2001-02-16T16:12:00Z"/>
        </w:rPr>
      </w:pPr>
      <w:ins w:id="737" w:author="ORPM" w:date="2001-02-16T16:12:00Z">
        <w:r>
          <w:rPr>
            <w:b/>
            <w:sz w:val="24"/>
          </w:rPr>
        </w:r>
      </w:ins>
    </w:p>
    <w:p>
      <w:pPr>
        <w:pStyle w:val="Normal"/>
        <w:spacing w:lineRule="auto" w:line="240"/>
        <w:ind w:firstLine="720" w:end="0"/>
        <w:rPr/>
      </w:pPr>
      <w:r>
        <w:rPr>
          <w:b/>
          <w:sz w:val="24"/>
        </w:rPr>
        <w:t>Игра с камушками</w:t>
      </w:r>
      <w:r>
        <w:rPr>
          <w:sz w:val="24"/>
        </w:rPr>
        <w:t xml:space="preserve"> (для детей 5—6 лет)</w:t>
      </w:r>
    </w:p>
    <w:p>
      <w:pPr>
        <w:pStyle w:val="Normal"/>
        <w:spacing w:lineRule="auto" w:line="240"/>
        <w:ind w:firstLine="720" w:end="0"/>
        <w:rPr>
          <w:sz w:val="24"/>
        </w:rPr>
      </w:pPr>
      <w:r>
        <w:rPr>
          <w:sz w:val="24"/>
        </w:rPr>
        <w:t>Дети гуляют по берегу моря. Они то останавливаются, нагибаясь за приглянувшимся камушком, то входят в воду и брызгаются, зачерпывая воду руками. Затем садятся на песок и начинают играть с камушками. Дети то подбрасывают их вверх и ловят, то кидают вдаль.</w:t>
      </w:r>
    </w:p>
    <w:p>
      <w:pPr>
        <w:pStyle w:val="Normal"/>
        <w:spacing w:lineRule="auto" w:line="240"/>
        <w:ind w:firstLine="720" w:end="0"/>
        <w:rPr>
          <w:sz w:val="24"/>
        </w:rPr>
      </w:pPr>
      <w:r>
        <w:rPr>
          <w:sz w:val="24"/>
        </w:rPr>
        <w:t>Этюд сопровождается музыкой Т. Ломова «На берегу».</w:t>
      </w:r>
    </w:p>
    <w:p>
      <w:pPr>
        <w:pStyle w:val="Normal"/>
        <w:spacing w:lineRule="auto" w:line="240"/>
        <w:ind w:firstLine="720" w:end="0"/>
        <w:rPr/>
      </w:pPr>
      <w:r>
        <w:rPr>
          <w:b/>
          <w:sz w:val="24"/>
        </w:rPr>
        <w:t>Дружная семья</w:t>
      </w:r>
      <w:r>
        <w:rPr>
          <w:sz w:val="24"/>
        </w:rPr>
        <w:t xml:space="preserve"> (для детей 6—7 лет)</w:t>
      </w:r>
    </w:p>
    <w:p>
      <w:pPr>
        <w:pStyle w:val="Normal"/>
        <w:spacing w:lineRule="auto" w:line="240"/>
        <w:ind w:firstLine="720" w:end="0"/>
        <w:rPr>
          <w:sz w:val="24"/>
        </w:rPr>
      </w:pPr>
      <w:r>
        <w:rPr>
          <w:sz w:val="24"/>
        </w:rPr>
        <w:t>Дети сидят на стульях по кругу. Каждый занят каким-нибудь делом: один лепит из пластилина шарики, другой вколачивает в дощечку маленькие гвоздики, кто-то рисует, кто-то шьет или вяжет и т.п. Приятно смотреть на семью, в которой все так дружно работают.</w:t>
      </w:r>
      <w:r>
        <w:rPr>
          <w:sz w:val="24"/>
          <w:lang w:val="en-US"/>
        </w:rPr>
        <w:t xml:space="preserve">                        </w:t>
      </w:r>
      <w:del w:id="739" w:author="ORPM" w:date="2001-02-16T16:13:00Z">
        <w:r>
          <w:rPr>
            <w:sz w:val="24"/>
            <w:lang w:val="en-US"/>
          </w:rPr>
          <w:delText>i</w:delText>
        </w:r>
      </w:del>
    </w:p>
    <w:p>
      <w:pPr>
        <w:pStyle w:val="Normal"/>
        <w:spacing w:lineRule="auto" w:line="240"/>
        <w:ind w:firstLine="720" w:end="0"/>
        <w:rPr>
          <w:sz w:val="24"/>
        </w:rPr>
      </w:pPr>
      <w:r>
        <w:rPr>
          <w:sz w:val="24"/>
        </w:rPr>
        <w:t xml:space="preserve">Дети должны производить руками манипуляции так, словно в руках у </w:t>
      </w:r>
      <w:r>
        <w:rPr>
          <w:sz w:val="24"/>
          <w:rPrChange w:id="0" w:author="ORPM" w:date="2001-02-16T16:13:00Z"/>
        </w:rPr>
        <w:t>них</w:t>
      </w:r>
      <w:r>
        <w:rPr>
          <w:sz w:val="24"/>
        </w:rPr>
        <w:t xml:space="preserve"> не воображаемые предметы, а вполне реальные.              </w:t>
      </w:r>
      <w:del w:id="741" w:author="ORPM" w:date="2001-02-16T16:13:00Z">
        <w:r>
          <w:rPr>
            <w:sz w:val="24"/>
          </w:rPr>
          <w:delText xml:space="preserve"> /   '</w:delText>
        </w:r>
      </w:del>
    </w:p>
    <w:p>
      <w:pPr>
        <w:pStyle w:val="Normal"/>
        <w:spacing w:lineRule="auto" w:line="240"/>
        <w:ind w:firstLine="720" w:end="0"/>
        <w:rPr>
          <w:sz w:val="24"/>
        </w:rPr>
      </w:pPr>
      <w:r>
        <w:rPr>
          <w:sz w:val="24"/>
        </w:rPr>
        <w:t>Этюд сопровождается музыкой Р. Паулса «Золотой клубочек».</w:t>
      </w:r>
    </w:p>
    <w:p>
      <w:pPr>
        <w:pStyle w:val="Normal"/>
        <w:spacing w:lineRule="auto" w:line="240"/>
        <w:ind w:firstLine="720" w:end="0"/>
        <w:rPr/>
      </w:pPr>
      <w:r>
        <w:rPr>
          <w:b/>
          <w:sz w:val="24"/>
        </w:rPr>
        <w:t>Возьми и передай</w:t>
      </w:r>
      <w:r>
        <w:rPr>
          <w:sz w:val="24"/>
        </w:rPr>
        <w:t xml:space="preserve"> (для детей 6—7 лет)</w:t>
      </w:r>
    </w:p>
    <w:p>
      <w:pPr>
        <w:sectPr>
          <w:footerReference w:type="default" r:id="rId47"/>
          <w:footerReference w:type="first" r:id="rId4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742" w:author="ORPM" w:date="2001-02-16T16:13:00Z"/>
        </w:rPr>
      </w:pPr>
      <w:r>
        <w:rPr>
          <w:sz w:val="24"/>
        </w:rPr>
        <w:t>Дети сидят на стульях, расставленных по кругу, и передают друг другу какой-нибудь воображаемый предмет. Со стороны, глядя на руки детей, долж</w:t>
        <w:softHyphen/>
        <w:t>но создаться впечатление, что они действуют с реальными предметами.</w:t>
      </w:r>
    </w:p>
    <w:p>
      <w:pPr>
        <w:pStyle w:val="Normal"/>
        <w:spacing w:lineRule="auto" w:line="240"/>
        <w:ind w:firstLine="720" w:end="0"/>
        <w:rPr>
          <w:i/>
          <w:i/>
          <w:sz w:val="24"/>
          <w:ins w:id="744" w:author="ORPM" w:date="2001-02-16T16:18:00Z"/>
        </w:rPr>
      </w:pPr>
      <w:del w:id="743" w:author="ORPM" w:date="2001-02-16T16:19:00Z">
        <w:r>
          <w:rPr>
            <w:i/>
            <w:sz w:val="24"/>
          </w:rPr>
          <w:delText xml:space="preserve">Приложение </w:delText>
        </w:r>
      </w:del>
    </w:p>
    <w:p>
      <w:pPr>
        <w:pStyle w:val="Normal"/>
        <w:spacing w:lineRule="auto" w:line="240"/>
        <w:ind w:firstLine="720" w:end="0"/>
        <w:rPr>
          <w:i/>
          <w:i/>
          <w:sz w:val="24"/>
          <w:ins w:id="746" w:author="ORPM" w:date="2001-02-16T16:18:00Z"/>
        </w:rPr>
      </w:pPr>
      <w:ins w:id="745" w:author="ORPM" w:date="2001-02-16T16:18:00Z">
        <w:r>
          <w:rPr>
            <w:i/>
            <w:sz w:val="24"/>
          </w:rPr>
        </w:r>
      </w:ins>
    </w:p>
    <w:p>
      <w:pPr>
        <w:pStyle w:val="Heading2"/>
        <w:keepNext w:val="false"/>
        <w:spacing w:lineRule="auto" w:line="316"/>
        <w:rPr>
          <w:ins w:id="750" w:author="ORPM" w:date="2001-02-16T16:19:00Z"/>
        </w:rPr>
      </w:pPr>
      <w:ins w:id="747" w:author="ORPM" w:date="2001-02-16T16:18:00Z">
        <w:bookmarkStart w:id="86" w:name="__RefHeading___Toc511554786"/>
        <w:r>
          <w:rPr/>
          <w:t xml:space="preserve">Приложение </w:t>
        </w:r>
      </w:ins>
      <w:r>
        <w:rPr>
          <w:rPrChange w:id="0" w:author="ORPM" w:date="2001-02-16T16:19:00Z"/>
        </w:rPr>
        <w:t>20</w:t>
      </w:r>
      <w:bookmarkEnd w:id="86"/>
      <w:r>
        <w:rPr>
          <w:rPrChange w:id="0" w:author="ORPM" w:date="2001-02-16T16:19:00Z"/>
        </w:rPr>
        <w:t xml:space="preserve"> </w:t>
      </w:r>
    </w:p>
    <w:p>
      <w:pPr>
        <w:pStyle w:val="Heading2"/>
        <w:rPr/>
      </w:pPr>
      <w:bookmarkStart w:id="87" w:name="__RefHeading___Toc511554787"/>
      <w:bookmarkEnd w:id="87"/>
      <w:r>
        <w:rPr/>
        <w:t>Ре</w:t>
      </w:r>
      <w:del w:id="751" w:author="ORPM" w:date="2001-02-16T16:19:00Z">
        <w:r>
          <w:rPr/>
          <w:delText>^</w:delText>
        </w:r>
      </w:del>
      <w:ins w:id="752" w:author="ORPM" w:date="2001-02-16T16:19:00Z">
        <w:r>
          <w:rPr/>
          <w:t>ко</w:t>
        </w:r>
      </w:ins>
      <w:r>
        <w:rPr/>
        <w:t>мендации для родителей</w:t>
      </w:r>
      <w:del w:id="753" w:author="ORPM" w:date="2001-02-16T16:20:00Z">
        <w:r>
          <w:rPr/>
          <w:delText>*</w:delText>
        </w:r>
      </w:del>
      <w:ins w:id="754" w:author="ORPM" w:date="2001-02-16T16:20:00Z">
        <w:r>
          <w:rPr>
            <w:rStyle w:val="EndnoteCharacters"/>
            <w:rStyle w:val="EndnoteReference"/>
          </w:rPr>
          <w:endnoteReference w:customMarkFollows="1" w:id="8"/>
          <w:t>*</w:t>
        </w:r>
      </w:ins>
    </w:p>
    <w:p>
      <w:pPr>
        <w:pStyle w:val="Normal"/>
        <w:rPr/>
      </w:pPr>
      <w:r>
        <w:rPr/>
        <w:t>_____________________</w:t>
      </w:r>
    </w:p>
    <w:p>
      <w:pPr>
        <w:pStyle w:val="Normal"/>
        <w:ind w:firstLine="680" w:end="0"/>
        <w:rPr/>
      </w:pPr>
      <w:r>
        <w:rPr>
          <w:sz w:val="24"/>
          <w:vertAlign w:val="superscript"/>
        </w:rPr>
        <w:t>*</w:t>
      </w:r>
      <w:r>
        <w:rPr>
          <w:sz w:val="24"/>
        </w:rPr>
        <w:t>Подборка материалов сделана на основе разработок Д. Чейпи [98].</w:t>
      </w:r>
    </w:p>
    <w:p>
      <w:pPr>
        <w:pStyle w:val="Normal"/>
        <w:jc w:val="center"/>
        <w:rPr>
          <w:b/>
          <w:sz w:val="24"/>
        </w:rPr>
      </w:pPr>
      <w:r>
        <w:rPr>
          <w:b/>
          <w:sz w:val="24"/>
          <w:rPrChange w:id="0" w:author="ORPM" w:date="2001-02-16T16:21:00Z"/>
        </w:rPr>
        <w:t>Советы родителям — делать или не делать?</w:t>
        <w:rPrChange w:id="0" w:author="ORPM" w:date="2001-02-16T16:21:00Z"/>
      </w:r>
    </w:p>
    <w:p>
      <w:pPr>
        <w:pStyle w:val="Heading7"/>
        <w:rPr/>
      </w:pPr>
      <w:r>
        <w:rPr>
          <w:rPrChange w:id="0" w:author="ORPM" w:date="2001-02-16T16:25:00Z"/>
        </w:rPr>
        <w:t>Делайте!</w:t>
      </w:r>
    </w:p>
    <w:p>
      <w:pPr>
        <w:pStyle w:val="Normal"/>
        <w:spacing w:lineRule="auto" w:line="240"/>
        <w:ind w:firstLine="720" w:end="0"/>
        <w:rPr>
          <w:sz w:val="24"/>
        </w:rPr>
      </w:pPr>
      <w:r>
        <w:rPr>
          <w:sz w:val="24"/>
        </w:rPr>
        <w:t>1. Радуйтесь Вашему малышу.</w:t>
      </w:r>
    </w:p>
    <w:p>
      <w:pPr>
        <w:pStyle w:val="BodyTextIndent"/>
        <w:spacing w:lineRule="auto" w:line="240"/>
        <w:rPr/>
      </w:pPr>
      <w:r>
        <w:rPr/>
        <w:t>2. Занимаясь уборкой или приготовлением обеда, напевайте что-ни</w:t>
      </w:r>
      <w:del w:id="757" w:author="ORPM" w:date="2001-02-16T16:21:00Z">
        <w:r>
          <w:rPr/>
          <w:delText xml:space="preserve">-&gt; </w:delText>
        </w:r>
      </w:del>
      <w:r>
        <w:rPr/>
        <w:t>будь.</w:t>
      </w:r>
    </w:p>
    <w:p>
      <w:pPr>
        <w:pStyle w:val="Normal"/>
        <w:spacing w:lineRule="auto" w:line="240"/>
        <w:ind w:firstLine="720" w:end="0"/>
        <w:rPr/>
      </w:pPr>
      <w:del w:id="758" w:author="ORPM" w:date="2001-02-16T16:21:00Z">
        <w:r>
          <w:rPr>
            <w:sz w:val="24"/>
          </w:rPr>
          <w:delText xml:space="preserve">;   </w:delText>
        </w:r>
      </w:del>
      <w:r>
        <w:rPr>
          <w:sz w:val="24"/>
        </w:rPr>
        <w:t xml:space="preserve">3. Когда малыш сможет Вас слышать, разговаривайте вслух сами с </w:t>
      </w:r>
      <w:del w:id="759" w:author="ORPM" w:date="2001-02-16T16:21:00Z">
        <w:r>
          <w:rPr>
            <w:sz w:val="24"/>
          </w:rPr>
          <w:delText>|</w:delText>
        </w:r>
      </w:del>
      <w:r>
        <w:rPr>
          <w:sz w:val="24"/>
        </w:rPr>
        <w:t>собой.</w:t>
      </w:r>
    </w:p>
    <w:p>
      <w:pPr>
        <w:pStyle w:val="Normal"/>
        <w:spacing w:lineRule="auto" w:line="240"/>
        <w:ind w:firstLine="720" w:end="0"/>
        <w:rPr/>
      </w:pPr>
      <w:del w:id="760" w:author="ORPM" w:date="2001-02-16T16:21:00Z">
        <w:r>
          <w:rPr>
            <w:sz w:val="24"/>
          </w:rPr>
          <w:delText xml:space="preserve">§ . </w:delText>
        </w:r>
      </w:del>
      <w:r>
        <w:rPr>
          <w:sz w:val="24"/>
        </w:rPr>
        <w:t xml:space="preserve">4. Если Вы увидели, что ребенок что-то делает, начните «параллельный </w:t>
      </w:r>
      <w:del w:id="761" w:author="ORPM" w:date="2001-02-16T16:21:00Z">
        <w:r>
          <w:rPr>
            <w:sz w:val="24"/>
          </w:rPr>
          <w:delText xml:space="preserve">| </w:delText>
        </w:r>
      </w:del>
      <w:r>
        <w:rPr>
          <w:sz w:val="24"/>
        </w:rPr>
        <w:t>разговор» (комментируйте его действия).</w:t>
      </w:r>
    </w:p>
    <w:p>
      <w:pPr>
        <w:pStyle w:val="Normal"/>
        <w:spacing w:lineRule="auto" w:line="240"/>
        <w:ind w:firstLine="720" w:end="0"/>
        <w:rPr/>
      </w:pPr>
      <w:del w:id="762" w:author="ORPM" w:date="2001-02-16T16:21:00Z">
        <w:r>
          <w:rPr>
            <w:sz w:val="24"/>
          </w:rPr>
          <w:delText xml:space="preserve">|   </w:delText>
        </w:r>
      </w:del>
      <w:r>
        <w:rPr>
          <w:sz w:val="24"/>
        </w:rPr>
        <w:t>5. Разговаривайте</w:t>
      </w:r>
      <w:r>
        <w:rPr>
          <w:b/>
          <w:sz w:val="24"/>
        </w:rPr>
        <w:t xml:space="preserve"> </w:t>
      </w:r>
      <w:r>
        <w:rPr>
          <w:sz w:val="24"/>
          <w:rPrChange w:id="0" w:author="ORPM" w:date="2001-02-16T16:21:00Z"/>
        </w:rPr>
        <w:t>с ребенком</w:t>
      </w:r>
      <w:r>
        <w:rPr>
          <w:sz w:val="24"/>
        </w:rPr>
        <w:t xml:space="preserve"> заботливым,</w:t>
      </w:r>
      <w:r>
        <w:rPr>
          <w:b/>
          <w:sz w:val="24"/>
        </w:rPr>
        <w:t xml:space="preserve"> </w:t>
      </w:r>
      <w:r>
        <w:rPr>
          <w:sz w:val="24"/>
          <w:rPrChange w:id="0" w:author="ORPM" w:date="2001-02-16T16:21:00Z"/>
        </w:rPr>
        <w:t>успокаивающим, ободряю</w:t>
      </w:r>
      <w:del w:id="765" w:author="ORPM" w:date="2001-02-16T16:21:00Z">
        <w:r>
          <w:rPr>
            <w:sz w:val="24"/>
          </w:rPr>
          <w:delText xml:space="preserve">-I </w:delText>
        </w:r>
      </w:del>
      <w:r>
        <w:rPr>
          <w:sz w:val="24"/>
          <w:rPrChange w:id="0" w:author="ORPM" w:date="2001-02-16T16:21:00Z"/>
        </w:rPr>
        <w:t>щим</w:t>
      </w:r>
      <w:r>
        <w:rPr>
          <w:sz w:val="24"/>
        </w:rPr>
        <w:t xml:space="preserve"> тоном.</w:t>
      </w:r>
    </w:p>
    <w:p>
      <w:pPr>
        <w:pStyle w:val="Normal"/>
        <w:spacing w:lineRule="auto" w:line="240"/>
        <w:ind w:firstLine="720" w:end="0"/>
        <w:rPr/>
      </w:pPr>
      <w:del w:id="767" w:author="ORPM" w:date="2001-02-16T16:21:00Z">
        <w:r>
          <w:rPr>
            <w:sz w:val="24"/>
          </w:rPr>
          <w:delText xml:space="preserve">I,   </w:delText>
        </w:r>
      </w:del>
      <w:r>
        <w:rPr>
          <w:sz w:val="24"/>
        </w:rPr>
        <w:t>6. Когда ребенок с Вами разговаривает, слушайте его сочувственно и внимательно.</w:t>
      </w:r>
    </w:p>
    <w:p>
      <w:pPr>
        <w:pStyle w:val="Normal"/>
        <w:spacing w:lineRule="auto" w:line="240"/>
        <w:ind w:firstLine="720" w:end="0"/>
        <w:rPr>
          <w:sz w:val="24"/>
        </w:rPr>
      </w:pPr>
      <w:r>
        <w:rPr>
          <w:sz w:val="24"/>
        </w:rPr>
        <w:t>7. Установите четкие и жесткие требования</w:t>
      </w:r>
      <w:r>
        <w:rPr>
          <w:b/>
          <w:sz w:val="24"/>
        </w:rPr>
        <w:t xml:space="preserve"> </w:t>
      </w:r>
      <w:r>
        <w:rPr>
          <w:sz w:val="24"/>
          <w:rPrChange w:id="0" w:author="ORPM" w:date="2001-02-16T16:22:00Z"/>
        </w:rPr>
        <w:t>к ребенку.</w:t>
      </w:r>
    </w:p>
    <w:p>
      <w:pPr>
        <w:pStyle w:val="Normal"/>
        <w:spacing w:lineRule="auto" w:line="240"/>
        <w:ind w:firstLine="720" w:end="0"/>
        <w:rPr>
          <w:sz w:val="24"/>
        </w:rPr>
      </w:pPr>
      <w:r>
        <w:rPr>
          <w:sz w:val="24"/>
        </w:rPr>
        <w:t>8. Говорите с малышом короткими фразами.</w:t>
      </w:r>
    </w:p>
    <w:p>
      <w:pPr>
        <w:pStyle w:val="Normal"/>
        <w:spacing w:lineRule="auto" w:line="240"/>
        <w:ind w:firstLine="720" w:end="0"/>
        <w:rPr>
          <w:sz w:val="24"/>
        </w:rPr>
      </w:pPr>
      <w:r>
        <w:rPr>
          <w:sz w:val="24"/>
        </w:rPr>
        <w:t>9. В разговоре с малышом называйте как</w:t>
      </w:r>
      <w:r>
        <w:rPr>
          <w:b/>
          <w:sz w:val="24"/>
        </w:rPr>
        <w:t xml:space="preserve"> </w:t>
      </w:r>
      <w:r>
        <w:rPr>
          <w:sz w:val="24"/>
          <w:rPrChange w:id="0" w:author="ORPM" w:date="2001-02-16T16:22:00Z"/>
        </w:rPr>
        <w:t>можно больше предметов.</w:t>
      </w:r>
    </w:p>
    <w:p>
      <w:pPr>
        <w:pStyle w:val="Normal"/>
        <w:spacing w:lineRule="auto" w:line="240"/>
        <w:ind w:firstLine="720" w:end="0"/>
        <w:rPr>
          <w:sz w:val="24"/>
        </w:rPr>
      </w:pPr>
      <w:r>
        <w:rPr>
          <w:sz w:val="24"/>
        </w:rPr>
        <w:t>10. Ваши объяснения должны быть простыми и</w:t>
      </w:r>
      <w:r>
        <w:rPr>
          <w:b/>
          <w:sz w:val="24"/>
        </w:rPr>
        <w:t xml:space="preserve"> </w:t>
      </w:r>
      <w:r>
        <w:rPr>
          <w:sz w:val="24"/>
          <w:rPrChange w:id="0" w:author="ORPM" w:date="2001-02-16T16:22:00Z"/>
        </w:rPr>
        <w:t>понятными.</w:t>
      </w:r>
    </w:p>
    <w:p>
      <w:pPr>
        <w:pStyle w:val="Normal"/>
        <w:spacing w:lineRule="auto" w:line="240"/>
        <w:ind w:firstLine="720" w:end="0"/>
        <w:rPr>
          <w:sz w:val="24"/>
        </w:rPr>
      </w:pPr>
      <w:r>
        <w:rPr>
          <w:sz w:val="24"/>
        </w:rPr>
        <w:t>11.Говорите медленно.</w:t>
      </w:r>
    </w:p>
    <w:p>
      <w:pPr>
        <w:pStyle w:val="Normal"/>
        <w:spacing w:lineRule="auto" w:line="240"/>
        <w:ind w:firstLine="720" w:end="0"/>
        <w:rPr>
          <w:sz w:val="24"/>
        </w:rPr>
      </w:pPr>
      <w:r>
        <w:rPr>
          <w:sz w:val="24"/>
        </w:rPr>
        <w:t>12. Будьте терпеливы.</w:t>
      </w:r>
    </w:p>
    <w:p>
      <w:pPr>
        <w:pStyle w:val="BodyTextIndent"/>
        <w:spacing w:lineRule="auto" w:line="240"/>
        <w:rPr/>
      </w:pPr>
      <w:r>
        <w:rPr/>
        <w:t>13. Сначала спрашивайте «что». «Почему» спросите, когда малыш под</w:t>
        <w:softHyphen/>
        <w:t>растет.</w:t>
      </w:r>
    </w:p>
    <w:p>
      <w:pPr>
        <w:pStyle w:val="Normal"/>
        <w:spacing w:lineRule="auto" w:line="240"/>
        <w:ind w:firstLine="720" w:end="0"/>
        <w:rPr>
          <w:sz w:val="24"/>
        </w:rPr>
      </w:pPr>
      <w:r>
        <w:rPr>
          <w:sz w:val="24"/>
        </w:rPr>
        <w:t>14. Каждый день читайте ребенку.</w:t>
      </w:r>
    </w:p>
    <w:p>
      <w:pPr>
        <w:pStyle w:val="Normal"/>
        <w:spacing w:lineRule="auto" w:line="240"/>
        <w:ind w:firstLine="720" w:end="0"/>
        <w:rPr>
          <w:sz w:val="24"/>
        </w:rPr>
      </w:pPr>
      <w:r>
        <w:rPr>
          <w:sz w:val="24"/>
        </w:rPr>
        <w:t>15. Поощряйте в ребенке стремление задавать вопросы.</w:t>
      </w:r>
    </w:p>
    <w:p>
      <w:pPr>
        <w:pStyle w:val="Normal"/>
        <w:spacing w:lineRule="auto" w:line="240"/>
        <w:ind w:firstLine="720" w:end="0"/>
        <w:rPr>
          <w:sz w:val="24"/>
        </w:rPr>
      </w:pPr>
      <w:r>
        <w:rPr>
          <w:sz w:val="24"/>
        </w:rPr>
        <w:t>16. Не скупитесь на награду: похвалу или поцелуй.</w:t>
      </w:r>
    </w:p>
    <w:p>
      <w:pPr>
        <w:pStyle w:val="Normal"/>
        <w:spacing w:lineRule="auto" w:line="240"/>
        <w:ind w:firstLine="720" w:end="0"/>
        <w:rPr>
          <w:sz w:val="24"/>
        </w:rPr>
      </w:pPr>
      <w:r>
        <w:rPr>
          <w:sz w:val="24"/>
        </w:rPr>
        <w:t>17. Поощряйте любопытство и воображение Вашего малыша.</w:t>
      </w:r>
    </w:p>
    <w:p>
      <w:pPr>
        <w:pStyle w:val="Normal"/>
        <w:spacing w:lineRule="auto" w:line="240"/>
        <w:ind w:firstLine="720" w:end="0"/>
        <w:rPr>
          <w:sz w:val="24"/>
        </w:rPr>
      </w:pPr>
      <w:r>
        <w:rPr>
          <w:sz w:val="24"/>
        </w:rPr>
        <w:t>18. Поощряйте игры с другими детьми.</w:t>
      </w:r>
    </w:p>
    <w:p>
      <w:pPr>
        <w:pStyle w:val="Normal"/>
        <w:spacing w:lineRule="auto" w:line="240"/>
        <w:ind w:firstLine="720" w:end="0"/>
        <w:rPr/>
      </w:pPr>
      <w:r>
        <w:rPr>
          <w:sz w:val="24"/>
        </w:rPr>
        <w:t>19. Заботьтесь о том, чтобы у ребенка были</w:t>
      </w:r>
      <w:r>
        <w:rPr>
          <w:b/>
          <w:sz w:val="24"/>
        </w:rPr>
        <w:t xml:space="preserve"> </w:t>
      </w:r>
      <w:r>
        <w:rPr>
          <w:sz w:val="24"/>
          <w:rPrChange w:id="0" w:author="ORPM" w:date="2001-02-16T16:20:00Z"/>
        </w:rPr>
        <w:t xml:space="preserve">новые </w:t>
      </w:r>
      <w:r>
        <w:rPr>
          <w:sz w:val="24"/>
        </w:rPr>
        <w:t>впечатления, о кото</w:t>
        <w:softHyphen/>
        <w:t>рых он мог бы рассказывать.</w:t>
      </w:r>
    </w:p>
    <w:p>
      <w:pPr>
        <w:pStyle w:val="Normal"/>
        <w:spacing w:lineRule="auto" w:line="240"/>
        <w:ind w:firstLine="720" w:end="0"/>
        <w:rPr>
          <w:sz w:val="24"/>
        </w:rPr>
      </w:pPr>
      <w:r>
        <w:rPr>
          <w:sz w:val="24"/>
        </w:rPr>
        <w:t>20. Старайтесь, чтобы малыш вместе с Вами готовил обед, гуляйте с ним, играйте, лепите «куличики» из песка, пусть он поможет Вам пересажи</w:t>
        <w:softHyphen/>
        <w:t>вать цветы, вешать полки.</w:t>
      </w:r>
    </w:p>
    <w:p>
      <w:pPr>
        <w:pStyle w:val="Normal"/>
        <w:spacing w:lineRule="auto" w:line="240"/>
        <w:ind w:firstLine="720" w:end="0"/>
        <w:rPr>
          <w:sz w:val="24"/>
          <w:del w:id="773" w:author="ORPM" w:date="2001-02-16T16:22:00Z"/>
        </w:rPr>
      </w:pPr>
      <w:del w:id="772" w:author="ORPM" w:date="2001-02-16T16:20:00Z">
        <w:r>
          <w:rPr>
            <w:sz w:val="24"/>
          </w:rPr>
          <w:delText xml:space="preserve">|  </w:delText>
        </w:r>
      </w:del>
      <w:r>
        <w:rPr>
          <w:sz w:val="24"/>
        </w:rPr>
        <w:t>21. Приобретите пластинки или кассеты с записями любимых песенок, стихов и сказок ребенка: пусть он слушает их снова и снова.</w:t>
      </w:r>
    </w:p>
    <w:p>
      <w:pPr>
        <w:pStyle w:val="Normal"/>
        <w:spacing w:lineRule="auto" w:line="240"/>
        <w:ind w:firstLine="720" w:end="0"/>
        <w:rPr>
          <w:sz w:val="24"/>
          <w:del w:id="775" w:author="ORPM" w:date="2001-02-16T16:22:00Z"/>
        </w:rPr>
      </w:pPr>
      <w:del w:id="774" w:author="ORPM" w:date="2001-02-16T16:20:00Z">
        <w:r>
          <w:rPr>
            <w:i/>
            <w:sz w:val="24"/>
          </w:rPr>
          <w:delText>ь«___________</w:delText>
        </w:r>
      </w:del>
    </w:p>
    <w:p>
      <w:pPr>
        <w:sectPr>
          <w:footerReference w:type="default" r:id="rId49"/>
          <w:footerReference w:type="first" r:id="rId5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779" w:author="ORPM" w:date="2001-02-16T16:22:00Z"/>
        </w:rPr>
      </w:pPr>
      <w:del w:id="776" w:author="ORPM" w:date="2001-02-16T16:20:00Z">
        <w:r>
          <w:rPr>
            <w:sz w:val="24"/>
          </w:rPr>
          <w:delText>*</w:delText>
        </w:r>
      </w:del>
      <w:del w:id="777" w:author="ORPM" w:date="2001-02-16T16:22:00Z">
        <w:r>
          <w:rPr>
            <w:sz w:val="24"/>
          </w:rPr>
          <w:delText xml:space="preserve"> </w:delText>
        </w:r>
      </w:del>
      <w:del w:id="778" w:author="ORPM" w:date="2001-02-16T16:20:00Z">
        <w:r>
          <w:rPr>
            <w:sz w:val="24"/>
          </w:rPr>
          <w:delText>Подборка материалов сделана на основе разработок Д. Чейпи [98].</w:delText>
        </w:r>
      </w:del>
    </w:p>
    <w:p>
      <w:pPr>
        <w:pStyle w:val="Normal"/>
        <w:spacing w:lineRule="auto" w:line="240"/>
        <w:ind w:firstLine="720" w:end="0"/>
        <w:rPr>
          <w:sz w:val="24"/>
          <w:ins w:id="781" w:author="ORPM" w:date="2001-02-16T16:22:00Z"/>
        </w:rPr>
      </w:pPr>
      <w:ins w:id="780" w:author="ORPM" w:date="2001-02-16T16:22:00Z">
        <w:r>
          <w:rPr>
            <w:sz w:val="24"/>
          </w:rPr>
        </w:r>
      </w:ins>
    </w:p>
    <w:p>
      <w:pPr>
        <w:pStyle w:val="Normal"/>
        <w:spacing w:lineRule="auto" w:line="240"/>
        <w:ind w:firstLine="720" w:end="0"/>
        <w:rPr>
          <w:sz w:val="24"/>
        </w:rPr>
      </w:pPr>
      <w:r>
        <w:rPr>
          <w:sz w:val="24"/>
        </w:rPr>
        <w:t>22. Помогите ребенку выучить его имя и фамилию.</w:t>
      </w:r>
    </w:p>
    <w:p>
      <w:pPr>
        <w:pStyle w:val="Normal"/>
        <w:spacing w:lineRule="auto" w:line="240"/>
        <w:ind w:firstLine="720" w:end="0"/>
        <w:rPr>
          <w:sz w:val="24"/>
        </w:rPr>
      </w:pPr>
      <w:r>
        <w:rPr>
          <w:sz w:val="24"/>
        </w:rPr>
        <w:t>23. Если ребенок начал что-то коллекционировать — кораблики, машин</w:t>
        <w:softHyphen/>
        <w:t>ки, крышки от бутылок — или у него появилось хобби, займитесь этим вмес</w:t>
        <w:softHyphen/>
        <w:t>те с ним; вообще старайтесь проявлять интерес к тому, что ему нравится делать.</w:t>
      </w:r>
    </w:p>
    <w:p>
      <w:pPr>
        <w:pStyle w:val="Normal"/>
        <w:spacing w:lineRule="auto" w:line="240"/>
        <w:ind w:firstLine="720" w:end="0"/>
        <w:rPr>
          <w:sz w:val="24"/>
        </w:rPr>
      </w:pPr>
      <w:r>
        <w:rPr>
          <w:sz w:val="24"/>
        </w:rPr>
        <w:t>24. Посещайте специальные группы для родителей с детьми в детских музеях, учебных центрах, библиотеках, находящихся по соседству школах.</w:t>
      </w:r>
    </w:p>
    <w:p>
      <w:pPr>
        <w:pStyle w:val="Normal"/>
        <w:spacing w:lineRule="auto" w:line="240"/>
        <w:ind w:firstLine="720" w:end="0"/>
        <w:rPr>
          <w:sz w:val="24"/>
        </w:rPr>
      </w:pPr>
      <w:r>
        <w:rPr>
          <w:sz w:val="24"/>
        </w:rPr>
        <w:t>25. Регулярно водите ребенка в библиотеку.</w:t>
      </w:r>
    </w:p>
    <w:p>
      <w:pPr>
        <w:pStyle w:val="Normal"/>
        <w:spacing w:lineRule="auto" w:line="240"/>
        <w:ind w:firstLine="720" w:end="0"/>
        <w:rPr/>
      </w:pPr>
      <w:r>
        <w:rPr>
          <w:sz w:val="24"/>
        </w:rPr>
        <w:t xml:space="preserve">26. Будьте примером для малыша: пусть он видит, какое удовольствие </w:t>
      </w:r>
      <w:r>
        <w:rPr>
          <w:sz w:val="24"/>
          <w:rPrChange w:id="0" w:author="ORPM" w:date="2001-02-16T16:22:00Z"/>
        </w:rPr>
        <w:t>Вы</w:t>
      </w:r>
      <w:r>
        <w:rPr>
          <w:sz w:val="24"/>
        </w:rPr>
        <w:t xml:space="preserve"> получаете от чтения газет, журналов, книг.</w:t>
      </w:r>
    </w:p>
    <w:p>
      <w:pPr>
        <w:pStyle w:val="Normal"/>
        <w:spacing w:lineRule="auto" w:line="240"/>
        <w:ind w:firstLine="720" w:end="0"/>
        <w:rPr>
          <w:sz w:val="24"/>
        </w:rPr>
      </w:pPr>
      <w:r>
        <w:rPr>
          <w:sz w:val="24"/>
        </w:rPr>
        <w:t>27. Не теряйте чувства юмора.</w:t>
      </w:r>
    </w:p>
    <w:p>
      <w:pPr>
        <w:pStyle w:val="Normal"/>
        <w:spacing w:lineRule="auto" w:line="240"/>
        <w:ind w:firstLine="720" w:end="0"/>
        <w:rPr>
          <w:sz w:val="24"/>
        </w:rPr>
      </w:pPr>
      <w:r>
        <w:rPr>
          <w:sz w:val="24"/>
        </w:rPr>
        <w:t>28. Играйте с ребенком в разные игры.</w:t>
      </w:r>
    </w:p>
    <w:p>
      <w:pPr>
        <w:pStyle w:val="Normal"/>
        <w:spacing w:lineRule="auto" w:line="240"/>
        <w:ind w:firstLine="720" w:end="0"/>
        <w:rPr/>
      </w:pPr>
      <w:r>
        <w:rPr>
          <w:sz w:val="24"/>
        </w:rPr>
        <w:t>29. Проблемы отцов и детей</w:t>
      </w:r>
      <w:r>
        <w:rPr>
          <w:b/>
          <w:sz w:val="24"/>
        </w:rPr>
        <w:t xml:space="preserve"> </w:t>
      </w:r>
      <w:r>
        <w:rPr>
          <w:sz w:val="24"/>
          <w:rPrChange w:id="0" w:author="ORPM" w:date="2001-02-16T16:22:00Z"/>
        </w:rPr>
        <w:t>не</w:t>
      </w:r>
      <w:r>
        <w:rPr>
          <w:sz w:val="24"/>
        </w:rPr>
        <w:t xml:space="preserve"> существует там, где родители и дети дружат и чем-то занимаются вместе.</w:t>
      </w:r>
    </w:p>
    <w:p>
      <w:pPr>
        <w:pStyle w:val="Normal"/>
        <w:spacing w:lineRule="auto" w:line="240"/>
        <w:ind w:firstLine="720" w:end="0"/>
        <w:rPr>
          <w:sz w:val="24"/>
          <w:ins w:id="785" w:author="ORPM" w:date="2001-02-16T16:22:00Z"/>
        </w:rPr>
      </w:pPr>
      <w:ins w:id="784" w:author="ORPM" w:date="2001-02-16T16:22:00Z">
        <w:r>
          <w:rPr>
            <w:sz w:val="24"/>
          </w:rPr>
        </w:r>
      </w:ins>
    </w:p>
    <w:p>
      <w:pPr>
        <w:pStyle w:val="Normal"/>
        <w:spacing w:lineRule="auto" w:line="240"/>
        <w:ind w:firstLine="720" w:end="0"/>
        <w:rPr>
          <w:sz w:val="24"/>
        </w:rPr>
      </w:pPr>
      <w:r>
        <w:rPr>
          <w:b/>
          <w:sz w:val="24"/>
          <w:rPrChange w:id="0" w:author="ORPM" w:date="2001-02-16T16:22:00Z"/>
        </w:rPr>
        <w:t>Не делайте!</w:t>
      </w:r>
      <w:r>
        <w:rPr>
          <w:sz w:val="24"/>
        </w:rPr>
        <w:t xml:space="preserve"> </w:t>
      </w:r>
      <w:del w:id="787" w:author="ORPM" w:date="2001-02-16T16:22:00Z">
        <w:r>
          <w:rPr>
            <w:sz w:val="24"/>
          </w:rPr>
          <w:delText xml:space="preserve">                                •                /</w:delText>
        </w:r>
      </w:del>
    </w:p>
    <w:p>
      <w:pPr>
        <w:pStyle w:val="Normal"/>
        <w:spacing w:lineRule="auto" w:line="240"/>
        <w:ind w:firstLine="720" w:end="0"/>
        <w:rPr>
          <w:sz w:val="24"/>
        </w:rPr>
      </w:pPr>
      <w:r>
        <w:rPr>
          <w:sz w:val="24"/>
        </w:rPr>
        <w:t>1. Не перебивайте ребенка, не говорите, что Вы все поняли, не отвора</w:t>
        <w:softHyphen/>
        <w:t>чивайтесь, пока малыш не закончил рассказывать, — другими словами, не дайте ему заподозрить, что Вас мало интересует то, о чем он говорит.</w:t>
      </w:r>
    </w:p>
    <w:p>
      <w:pPr>
        <w:pStyle w:val="Normal"/>
        <w:spacing w:lineRule="auto" w:line="240"/>
        <w:ind w:firstLine="720" w:end="0"/>
        <w:rPr>
          <w:sz w:val="24"/>
        </w:rPr>
      </w:pPr>
      <w:r>
        <w:rPr>
          <w:sz w:val="24"/>
        </w:rPr>
        <w:t>2. Не задавайте слишком много вопросов.</w:t>
      </w:r>
    </w:p>
    <w:p>
      <w:pPr>
        <w:pStyle w:val="Normal"/>
        <w:spacing w:lineRule="auto" w:line="240"/>
        <w:ind w:firstLine="720" w:end="0"/>
        <w:rPr>
          <w:sz w:val="24"/>
        </w:rPr>
      </w:pPr>
      <w:r>
        <w:rPr>
          <w:sz w:val="24"/>
        </w:rPr>
        <w:t>3. Не принуждайте ребенка делать то, к чему он не готов.</w:t>
      </w:r>
    </w:p>
    <w:p>
      <w:pPr>
        <w:pStyle w:val="Normal"/>
        <w:spacing w:lineRule="auto" w:line="240"/>
        <w:ind w:firstLine="720" w:end="0"/>
        <w:rPr/>
      </w:pPr>
      <w:r>
        <w:rPr>
          <w:sz w:val="24"/>
          <w:rPrChange w:id="0" w:author="ORPM" w:date="2001-02-16T16:22:00Z"/>
        </w:rPr>
        <w:t>4. Не</w:t>
      </w:r>
      <w:r>
        <w:rPr>
          <w:sz w:val="24"/>
        </w:rPr>
        <w:t xml:space="preserve"> заставляйте ребенка делать</w:t>
      </w:r>
      <w:r>
        <w:rPr>
          <w:b/>
          <w:sz w:val="24"/>
        </w:rPr>
        <w:t xml:space="preserve"> </w:t>
      </w:r>
      <w:r>
        <w:rPr>
          <w:sz w:val="24"/>
          <w:rPrChange w:id="0" w:author="ORPM" w:date="2001-02-16T16:22:00Z"/>
        </w:rPr>
        <w:t>что-нибудь, если он вертится, устал,</w:t>
      </w:r>
      <w:r>
        <w:rPr>
          <w:b/>
          <w:sz w:val="24"/>
        </w:rPr>
        <w:t xml:space="preserve"> </w:t>
      </w:r>
      <w:r>
        <w:rPr>
          <w:sz w:val="24"/>
        </w:rPr>
        <w:t>расстроен; займитесь чем-то другим.</w:t>
      </w:r>
    </w:p>
    <w:p>
      <w:pPr>
        <w:pStyle w:val="Normal"/>
        <w:spacing w:lineRule="auto" w:line="240"/>
        <w:ind w:firstLine="720" w:end="0"/>
        <w:rPr>
          <w:sz w:val="24"/>
        </w:rPr>
      </w:pPr>
      <w:r>
        <w:rPr>
          <w:sz w:val="24"/>
        </w:rPr>
        <w:t>5. Не требуйте сразу слишком многого: пройдет немало времени, преж</w:t>
        <w:softHyphen/>
        <w:t>де чем малыш приучится самостоятельно убирать свои игрушки, приводить в порядок комнату.</w:t>
      </w:r>
    </w:p>
    <w:p>
      <w:pPr>
        <w:pStyle w:val="Normal"/>
        <w:spacing w:lineRule="auto" w:line="240"/>
        <w:ind w:firstLine="720" w:end="0"/>
        <w:rPr>
          <w:sz w:val="24"/>
          <w:del w:id="791" w:author="ORPM" w:date="2001-02-16T16:23:00Z"/>
        </w:rPr>
      </w:pPr>
      <w:r>
        <w:rPr>
          <w:sz w:val="24"/>
        </w:rPr>
        <w:t>6. Не следует постоянно поправлять ребенка, то и дело повторяя: «Не</w:t>
      </w:r>
      <w:ins w:id="790" w:author="ORPM" w:date="2001-02-16T16:23:00Z">
        <w:r>
          <w:rPr>
            <w:sz w:val="24"/>
          </w:rPr>
          <w:t xml:space="preserve"> </w:t>
        </w:r>
      </w:ins>
    </w:p>
    <w:p>
      <w:pPr>
        <w:pStyle w:val="Normal"/>
        <w:spacing w:lineRule="auto" w:line="240"/>
        <w:ind w:firstLine="720" w:end="0"/>
        <w:rPr/>
      </w:pPr>
      <w:del w:id="792" w:author="ORPM" w:date="2001-02-16T16:23:00Z">
        <w:r>
          <w:rPr>
            <w:sz w:val="24"/>
          </w:rPr>
          <w:delText>т</w:delText>
        </w:r>
      </w:del>
      <w:ins w:id="793" w:author="ORPM" w:date="2001-02-16T16:23:00Z">
        <w:r>
          <w:rPr>
            <w:sz w:val="24"/>
          </w:rPr>
          <w:t>т</w:t>
        </w:r>
      </w:ins>
      <w:r>
        <w:rPr>
          <w:sz w:val="24"/>
        </w:rPr>
        <w:t>ак! Переделай это».</w:t>
      </w:r>
    </w:p>
    <w:p>
      <w:pPr>
        <w:pStyle w:val="Normal"/>
        <w:spacing w:lineRule="auto" w:line="240"/>
        <w:ind w:firstLine="720" w:end="0"/>
        <w:rPr>
          <w:sz w:val="24"/>
          <w:del w:id="794" w:author="ORPM" w:date="2001-02-16T16:23:00Z"/>
        </w:rPr>
      </w:pPr>
      <w:r>
        <w:rPr>
          <w:sz w:val="24"/>
        </w:rPr>
        <w:t>7. Не говорите: «Нет, она не красная». Лучше скажите просто: «Она</w:t>
      </w:r>
    </w:p>
    <w:p>
      <w:pPr>
        <w:pStyle w:val="Normal"/>
        <w:spacing w:lineRule="auto" w:line="240"/>
        <w:ind w:firstLine="720" w:end="0"/>
        <w:rPr/>
      </w:pPr>
      <w:ins w:id="795" w:author="ORPM" w:date="2001-02-16T16:23:00Z">
        <w:r>
          <w:rPr>
            <w:sz w:val="24"/>
          </w:rPr>
          <w:t xml:space="preserve"> </w:t>
        </w:r>
      </w:ins>
      <w:r>
        <w:rPr>
          <w:sz w:val="24"/>
        </w:rPr>
        <w:t>синяя».</w:t>
      </w:r>
    </w:p>
    <w:p>
      <w:pPr>
        <w:pStyle w:val="Normal"/>
        <w:spacing w:lineRule="auto" w:line="240"/>
        <w:ind w:firstLine="720" w:end="0"/>
        <w:rPr/>
      </w:pPr>
      <w:r>
        <w:rPr>
          <w:sz w:val="24"/>
        </w:rPr>
        <w:t>8. Не надо критиковать ребенка даже с глазу на глаз; тем более</w:t>
      </w:r>
      <w:r>
        <w:rPr>
          <w:b/>
          <w:sz w:val="24"/>
        </w:rPr>
        <w:t xml:space="preserve"> </w:t>
      </w:r>
      <w:r>
        <w:rPr>
          <w:sz w:val="24"/>
          <w:rPrChange w:id="0" w:author="ORPM" w:date="2001-02-16T16:23:00Z"/>
        </w:rPr>
        <w:t>не</w:t>
      </w:r>
      <w:r>
        <w:rPr>
          <w:sz w:val="24"/>
        </w:rPr>
        <w:t xml:space="preserve"> следу</w:t>
        <w:softHyphen/>
        <w:t>ет этого делать в присутствии других людей.</w:t>
      </w:r>
    </w:p>
    <w:p>
      <w:pPr>
        <w:pStyle w:val="Normal"/>
        <w:spacing w:lineRule="auto" w:line="240"/>
        <w:ind w:firstLine="720" w:end="0"/>
        <w:rPr/>
      </w:pPr>
      <w:r>
        <w:rPr>
          <w:sz w:val="24"/>
        </w:rPr>
        <w:t>9. Не надо устанавливать для ребенка</w:t>
      </w:r>
      <w:r>
        <w:rPr>
          <w:b/>
          <w:sz w:val="24"/>
        </w:rPr>
        <w:t xml:space="preserve"> </w:t>
      </w:r>
      <w:r>
        <w:rPr>
          <w:sz w:val="24"/>
          <w:rPrChange w:id="0" w:author="ORPM" w:date="2001-02-16T16:23:00Z"/>
        </w:rPr>
        <w:t>множество</w:t>
      </w:r>
      <w:r>
        <w:rPr>
          <w:sz w:val="24"/>
        </w:rPr>
        <w:t xml:space="preserve"> правил: он перестанет обращать на Вас внимание.</w:t>
      </w:r>
    </w:p>
    <w:p>
      <w:pPr>
        <w:pStyle w:val="Normal"/>
        <w:spacing w:lineRule="auto" w:line="240"/>
        <w:ind w:firstLine="720" w:end="0"/>
        <w:rPr>
          <w:sz w:val="24"/>
        </w:rPr>
      </w:pPr>
      <w:r>
        <w:rPr>
          <w:sz w:val="24"/>
        </w:rPr>
        <w:t xml:space="preserve">10. Не перестарайтесь, доставляя ребенку слишком много стимулов или впечатлений: игрушек, поездок и т.д.                         </w:t>
      </w:r>
      <w:del w:id="798" w:author="ORPM" w:date="2001-02-16T16:23:00Z">
        <w:r>
          <w:rPr>
            <w:sz w:val="24"/>
          </w:rPr>
          <w:delText xml:space="preserve"> .</w:delText>
        </w:r>
      </w:del>
    </w:p>
    <w:p>
      <w:pPr>
        <w:pStyle w:val="Normal"/>
        <w:spacing w:lineRule="auto" w:line="240"/>
        <w:ind w:firstLine="720" w:end="0"/>
        <w:rPr>
          <w:sz w:val="24"/>
          <w:del w:id="799" w:author="ORPM" w:date="2001-02-16T16:24:00Z"/>
        </w:rPr>
      </w:pPr>
      <w:r>
        <w:rPr>
          <w:sz w:val="24"/>
        </w:rPr>
        <w:t>11. Не ожидайте от ребенка дошкольного возраста понимания:</w:t>
      </w:r>
    </w:p>
    <w:p>
      <w:pPr>
        <w:pStyle w:val="Normal"/>
        <w:spacing w:lineRule="auto" w:line="240"/>
        <w:ind w:firstLine="720" w:end="0"/>
        <w:rPr>
          <w:sz w:val="24"/>
          <w:ins w:id="801" w:author="ORPM" w:date="2001-02-16T16:24:00Z"/>
        </w:rPr>
      </w:pPr>
      <w:ins w:id="800" w:author="ORPM" w:date="2001-02-16T16:24:00Z">
        <w:r>
          <w:rPr>
            <w:sz w:val="24"/>
          </w:rPr>
          <w:t xml:space="preserve"> </w:t>
        </w:r>
      </w:ins>
    </w:p>
    <w:p>
      <w:pPr>
        <w:pStyle w:val="Normal"/>
        <w:spacing w:lineRule="auto" w:line="240"/>
        <w:ind w:firstLine="851" w:end="0"/>
        <w:rPr>
          <w:sz w:val="24"/>
          <w:del w:id="802" w:author="ORPM" w:date="2001-02-16T16:24:00Z"/>
        </w:rPr>
      </w:pPr>
      <w:r>
        <w:rPr>
          <w:sz w:val="24"/>
        </w:rPr>
        <w:t>всех логических связей;</w:t>
      </w:r>
    </w:p>
    <w:p>
      <w:pPr>
        <w:pStyle w:val="Normal"/>
        <w:spacing w:lineRule="auto" w:line="240"/>
        <w:ind w:firstLine="851" w:end="0"/>
        <w:rPr>
          <w:sz w:val="24"/>
          <w:ins w:id="804" w:author="ORPM" w:date="2001-02-16T16:24:00Z"/>
        </w:rPr>
      </w:pPr>
      <w:ins w:id="803" w:author="ORPM" w:date="2001-02-16T16:24:00Z">
        <w:r>
          <w:rPr>
            <w:sz w:val="24"/>
          </w:rPr>
          <w:t xml:space="preserve"> </w:t>
        </w:r>
      </w:ins>
    </w:p>
    <w:p>
      <w:pPr>
        <w:pStyle w:val="Normal"/>
        <w:spacing w:lineRule="auto" w:line="240"/>
        <w:ind w:firstLine="851" w:end="0"/>
        <w:rPr>
          <w:sz w:val="24"/>
          <w:ins w:id="806" w:author="ORPM" w:date="2001-02-16T16:24:00Z"/>
        </w:rPr>
      </w:pPr>
      <w:r>
        <w:rPr>
          <w:sz w:val="24"/>
        </w:rPr>
        <w:t>всех ваших чувств («мама устала»);</w:t>
      </w:r>
      <w:del w:id="805" w:author="ORPM" w:date="2001-02-16T16:24:00Z">
        <w:r>
          <w:rPr>
            <w:sz w:val="24"/>
          </w:rPr>
          <w:delText>'</w:delText>
        </w:r>
      </w:del>
      <w:r>
        <w:rPr>
          <w:sz w:val="24"/>
        </w:rPr>
        <w:t xml:space="preserve"> </w:t>
      </w:r>
    </w:p>
    <w:p>
      <w:pPr>
        <w:pStyle w:val="Normal"/>
        <w:spacing w:lineRule="auto" w:line="240"/>
        <w:ind w:firstLine="851" w:end="0"/>
        <w:rPr>
          <w:sz w:val="24"/>
        </w:rPr>
      </w:pPr>
      <w:r>
        <w:rPr>
          <w:sz w:val="24"/>
        </w:rPr>
        <w:t>абстрактных рассуждений</w:t>
      </w:r>
      <w:r>
        <w:rPr>
          <w:b/>
          <w:sz w:val="24"/>
        </w:rPr>
        <w:t xml:space="preserve"> </w:t>
      </w:r>
      <w:r>
        <w:rPr>
          <w:sz w:val="24"/>
          <w:rPrChange w:id="0" w:author="ORPM" w:date="2001-02-16T16:23:00Z"/>
        </w:rPr>
        <w:t>и объяснений.</w:t>
      </w:r>
    </w:p>
    <w:p>
      <w:pPr>
        <w:sectPr>
          <w:footerReference w:type="default" r:id="rId51"/>
          <w:footerReference w:type="first" r:id="rId5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808" w:author="ORPM" w:date="2001-02-16T16:24:00Z"/>
        </w:rPr>
      </w:pPr>
      <w:r>
        <w:rPr>
          <w:sz w:val="24"/>
        </w:rPr>
        <w:t>12. Не проявляйте повышенного беспокойства по поводу каждой пере</w:t>
        <w:softHyphen/>
        <w:t>мены в ребенке: небольшого продвижения вперед или, наоборот, некото</w:t>
        <w:softHyphen/>
        <w:t>рого регресса.</w:t>
      </w:r>
    </w:p>
    <w:p>
      <w:pPr>
        <w:pStyle w:val="Normal"/>
        <w:spacing w:lineRule="auto" w:line="240"/>
        <w:ind w:firstLine="720" w:end="0"/>
        <w:rPr>
          <w:sz w:val="24"/>
          <w:ins w:id="810" w:author="ORPM" w:date="2001-02-16T16:24:00Z"/>
        </w:rPr>
      </w:pPr>
      <w:ins w:id="809" w:author="ORPM" w:date="2001-02-16T16:24:00Z">
        <w:r>
          <w:rPr>
            <w:sz w:val="24"/>
          </w:rPr>
        </w:r>
      </w:ins>
    </w:p>
    <w:p>
      <w:pPr>
        <w:pStyle w:val="Normal"/>
        <w:spacing w:lineRule="auto" w:line="240"/>
        <w:ind w:firstLine="720" w:end="0"/>
        <w:rPr>
          <w:sz w:val="24"/>
        </w:rPr>
      </w:pPr>
      <w:r>
        <w:rPr>
          <w:sz w:val="24"/>
        </w:rPr>
        <w:t>13. Не сравнивайте малыша ни с какими другими детьми: ни с его бра</w:t>
        <w:softHyphen/>
        <w:t>том или сестрой, ни с соседскими ребятами, ни с его приятелями или род</w:t>
        <w:softHyphen/>
        <w:t>ственниками.</w:t>
      </w:r>
    </w:p>
    <w:p>
      <w:pPr>
        <w:pStyle w:val="Normal"/>
        <w:spacing w:lineRule="auto" w:line="240"/>
        <w:ind w:firstLine="720" w:end="0"/>
        <w:rPr>
          <w:b/>
          <w:sz w:val="24"/>
          <w:ins w:id="812" w:author="ORPM" w:date="2001-02-16T16:24:00Z"/>
        </w:rPr>
      </w:pPr>
      <w:ins w:id="811" w:author="ORPM" w:date="2001-02-16T16:24:00Z">
        <w:r>
          <w:rPr>
            <w:b/>
            <w:sz w:val="24"/>
          </w:rPr>
        </w:r>
      </w:ins>
    </w:p>
    <w:p>
      <w:pPr>
        <w:pStyle w:val="Heading3"/>
        <w:rPr/>
      </w:pPr>
      <w:r>
        <w:rPr/>
        <w:t>Обратите внимание!</w:t>
      </w:r>
    </w:p>
    <w:p>
      <w:pPr>
        <w:pStyle w:val="Normal"/>
        <w:spacing w:lineRule="auto" w:line="240"/>
        <w:ind w:firstLine="720" w:end="0"/>
        <w:rPr/>
      </w:pPr>
      <w:del w:id="813" w:author="ORPM" w:date="2001-02-16T16:25:00Z">
        <w:r>
          <w:rPr>
            <w:i/>
            <w:sz w:val="24"/>
          </w:rPr>
          <w:delText xml:space="preserve">, </w:delText>
        </w:r>
      </w:del>
      <w:r>
        <w:rPr>
          <w:i/>
          <w:sz w:val="24"/>
          <w:rPrChange w:id="0" w:author="ORPM" w:date="2001-02-16T16:25:00Z"/>
        </w:rPr>
        <w:t>Слух</w:t>
      </w:r>
    </w:p>
    <w:p>
      <w:pPr>
        <w:pStyle w:val="Normal"/>
        <w:spacing w:lineRule="auto" w:line="240"/>
        <w:ind w:firstLine="720" w:end="0"/>
        <w:rPr>
          <w:sz w:val="24"/>
        </w:rPr>
      </w:pPr>
      <w:r>
        <w:rPr>
          <w:sz w:val="24"/>
        </w:rPr>
        <w:t>Бывает ли, что:</w:t>
      </w:r>
    </w:p>
    <w:p>
      <w:pPr>
        <w:pStyle w:val="Normal"/>
        <w:spacing w:lineRule="auto" w:line="240"/>
        <w:ind w:firstLine="720" w:end="0"/>
        <w:rPr>
          <w:sz w:val="24"/>
        </w:rPr>
      </w:pPr>
      <w:r>
        <w:rPr>
          <w:sz w:val="24"/>
        </w:rPr>
        <w:t xml:space="preserve">— </w:t>
      </w:r>
      <w:r>
        <w:rPr>
          <w:sz w:val="24"/>
        </w:rPr>
        <w:t>когда Вы зовете ребенка из соседней комнаты, он не реагиру</w:t>
        <w:softHyphen/>
        <w:t>ет и, по-видимому, не слышит Вас?</w:t>
      </w:r>
    </w:p>
    <w:p>
      <w:pPr>
        <w:pStyle w:val="Normal"/>
        <w:spacing w:lineRule="auto" w:line="240"/>
        <w:ind w:firstLine="720" w:end="0"/>
        <w:rPr>
          <w:sz w:val="24"/>
        </w:rPr>
      </w:pPr>
      <w:r>
        <w:rPr>
          <w:sz w:val="24"/>
        </w:rPr>
        <w:t xml:space="preserve">— </w:t>
      </w:r>
      <w:r>
        <w:rPr>
          <w:sz w:val="24"/>
        </w:rPr>
        <w:t>ребенок «упускает»</w:t>
      </w:r>
      <w:r>
        <w:rPr>
          <w:b/>
          <w:sz w:val="24"/>
        </w:rPr>
        <w:t xml:space="preserve"> </w:t>
      </w:r>
      <w:r>
        <w:rPr>
          <w:sz w:val="24"/>
          <w:rPrChange w:id="0" w:author="ORPM" w:date="2001-02-16T16:25:00Z"/>
        </w:rPr>
        <w:t>что-то, сказанное в его присутствии?</w:t>
      </w:r>
    </w:p>
    <w:p>
      <w:pPr>
        <w:pStyle w:val="Normal"/>
        <w:spacing w:lineRule="auto" w:line="240"/>
        <w:ind w:firstLine="720" w:end="0"/>
        <w:rPr>
          <w:sz w:val="24"/>
        </w:rPr>
      </w:pPr>
      <w:r>
        <w:rPr>
          <w:sz w:val="24"/>
        </w:rPr>
        <w:t xml:space="preserve">— </w:t>
      </w:r>
      <w:r>
        <w:rPr>
          <w:sz w:val="24"/>
        </w:rPr>
        <w:t>часто «проглатывает» окончания слов?</w:t>
      </w:r>
    </w:p>
    <w:p>
      <w:pPr>
        <w:pStyle w:val="Normal"/>
        <w:spacing w:lineRule="auto" w:line="240"/>
        <w:ind w:firstLine="720" w:end="0"/>
        <w:rPr>
          <w:sz w:val="24"/>
        </w:rPr>
      </w:pPr>
      <w:r>
        <w:rPr>
          <w:sz w:val="24"/>
        </w:rPr>
        <w:t xml:space="preserve">— </w:t>
      </w:r>
      <w:r>
        <w:rPr>
          <w:sz w:val="24"/>
        </w:rPr>
        <w:t>когда Вы разговариваете с малышом, он пристально следит за Вашей мимикой?</w:t>
      </w:r>
    </w:p>
    <w:p>
      <w:pPr>
        <w:pStyle w:val="Normal"/>
        <w:spacing w:lineRule="auto" w:line="240"/>
        <w:ind w:firstLine="720" w:end="0"/>
        <w:rPr/>
      </w:pPr>
      <w:r>
        <w:rPr>
          <w:i/>
          <w:sz w:val="24"/>
          <w:rPrChange w:id="0" w:author="ORPM" w:date="2001-02-16T16:25:00Z"/>
        </w:rPr>
        <w:t>Язык</w:t>
      </w:r>
      <w:r>
        <w:rPr>
          <w:i/>
          <w:sz w:val="24"/>
          <w:lang w:val="en-US"/>
          <w:rPrChange w:id="0" w:author="ORPM" w:date="2001-02-16T16:25:00Z"/>
        </w:rPr>
        <w:t xml:space="preserve"> </w:t>
      </w:r>
      <w:del w:id="818" w:author="ORPM" w:date="2001-02-16T16:25:00Z">
        <w:r>
          <w:rPr>
            <w:i/>
            <w:sz w:val="24"/>
            <w:lang w:val="en-US"/>
          </w:rPr>
          <w:delText>v</w:delText>
        </w:r>
      </w:del>
      <w:ins w:id="819" w:author="ORPM" w:date="2001-02-16T16:25:00Z">
        <w:r>
          <w:rPr>
            <w:i/>
            <w:sz w:val="24"/>
            <w:lang w:val="en-US"/>
          </w:rPr>
          <w:t>и</w:t>
        </w:r>
      </w:ins>
      <w:r>
        <w:rPr>
          <w:i/>
          <w:sz w:val="24"/>
          <w:rPrChange w:id="0" w:author="ORPM" w:date="2001-02-16T16:25:00Z"/>
        </w:rPr>
        <w:t xml:space="preserve"> речь</w:t>
      </w:r>
    </w:p>
    <w:p>
      <w:pPr>
        <w:pStyle w:val="Normal"/>
        <w:spacing w:lineRule="auto" w:line="240"/>
        <w:ind w:firstLine="720" w:end="0"/>
        <w:rPr>
          <w:sz w:val="24"/>
        </w:rPr>
      </w:pPr>
      <w:r>
        <w:rPr>
          <w:sz w:val="24"/>
        </w:rPr>
        <w:t>1. Трудно ли понять, что говорит Ваш малыш?</w:t>
      </w:r>
    </w:p>
    <w:p>
      <w:pPr>
        <w:pStyle w:val="Normal"/>
        <w:spacing w:lineRule="auto" w:line="240"/>
        <w:ind w:firstLine="720" w:end="0"/>
        <w:rPr>
          <w:sz w:val="24"/>
        </w:rPr>
      </w:pPr>
      <w:r>
        <w:rPr>
          <w:sz w:val="24"/>
        </w:rPr>
        <w:t>2. Подвергается ли его речь насмешкам со стороны других детей?</w:t>
      </w:r>
    </w:p>
    <w:p>
      <w:pPr>
        <w:pStyle w:val="BodyTextIndent"/>
        <w:spacing w:lineRule="auto" w:line="240"/>
        <w:rPr/>
      </w:pPr>
      <w:r>
        <w:rPr/>
        <w:t>3. Мог ли он произносить слова в три года?</w:t>
      </w:r>
    </w:p>
    <w:p>
      <w:pPr>
        <w:pStyle w:val="Normal"/>
        <w:spacing w:lineRule="auto" w:line="240"/>
        <w:ind w:firstLine="720" w:end="0"/>
        <w:rPr>
          <w:sz w:val="24"/>
        </w:rPr>
      </w:pPr>
      <w:r>
        <w:rPr>
          <w:sz w:val="24"/>
        </w:rPr>
        <w:t>4. Говорил ли он предложениями в четыре года?</w:t>
      </w:r>
    </w:p>
    <w:p>
      <w:pPr>
        <w:pStyle w:val="Normal"/>
        <w:spacing w:lineRule="auto" w:line="240"/>
        <w:ind w:firstLine="720" w:end="0"/>
        <w:rPr>
          <w:sz w:val="24"/>
        </w:rPr>
      </w:pPr>
      <w:r>
        <w:rPr>
          <w:sz w:val="24"/>
        </w:rPr>
        <w:t>5. Трудно ли ребенку подбирать слова?</w:t>
      </w:r>
    </w:p>
    <w:p>
      <w:pPr>
        <w:pStyle w:val="Normal"/>
        <w:spacing w:lineRule="auto" w:line="240"/>
        <w:ind w:firstLine="720" w:end="0"/>
        <w:rPr>
          <w:sz w:val="24"/>
        </w:rPr>
      </w:pPr>
      <w:r>
        <w:rPr>
          <w:sz w:val="24"/>
        </w:rPr>
        <w:t>6. Стесняется ли он разговаривать?</w:t>
      </w:r>
    </w:p>
    <w:p>
      <w:pPr>
        <w:pStyle w:val="Normal"/>
        <w:spacing w:lineRule="auto" w:line="240"/>
        <w:ind w:firstLine="720" w:end="0"/>
        <w:rPr>
          <w:i/>
          <w:i/>
          <w:sz w:val="24"/>
        </w:rPr>
      </w:pPr>
      <w:r>
        <w:rPr>
          <w:i/>
          <w:sz w:val="24"/>
          <w:rPrChange w:id="0" w:author="ORPM" w:date="2001-02-16T16:25:00Z"/>
        </w:rPr>
        <w:t>Зрение</w:t>
      </w:r>
    </w:p>
    <w:p>
      <w:pPr>
        <w:pStyle w:val="Normal"/>
        <w:spacing w:lineRule="auto" w:line="240"/>
        <w:ind w:firstLine="720" w:end="0"/>
        <w:rPr>
          <w:sz w:val="24"/>
        </w:rPr>
      </w:pPr>
      <w:r>
        <w:rPr>
          <w:sz w:val="24"/>
        </w:rPr>
        <w:t>1. Щурится ли ребенок?</w:t>
      </w:r>
    </w:p>
    <w:p>
      <w:pPr>
        <w:pStyle w:val="Normal"/>
        <w:spacing w:lineRule="auto" w:line="240"/>
        <w:ind w:firstLine="720" w:end="0"/>
        <w:rPr>
          <w:sz w:val="24"/>
        </w:rPr>
      </w:pPr>
      <w:r>
        <w:rPr>
          <w:sz w:val="24"/>
        </w:rPr>
        <w:t>2. Подносит ли он книги и журналы близко к лицу?</w:t>
      </w:r>
    </w:p>
    <w:p>
      <w:pPr>
        <w:pStyle w:val="Normal"/>
        <w:spacing w:lineRule="auto" w:line="240"/>
        <w:ind w:firstLine="720" w:end="0"/>
        <w:rPr>
          <w:sz w:val="24"/>
        </w:rPr>
      </w:pPr>
      <w:r>
        <w:rPr>
          <w:sz w:val="24"/>
        </w:rPr>
        <w:t>3. Как далеко он садится от телевизора?</w:t>
      </w:r>
    </w:p>
    <w:p>
      <w:pPr>
        <w:pStyle w:val="Normal"/>
        <w:spacing w:lineRule="auto" w:line="240"/>
        <w:ind w:firstLine="720" w:end="0"/>
        <w:rPr>
          <w:sz w:val="24"/>
        </w:rPr>
      </w:pPr>
      <w:r>
        <w:rPr>
          <w:sz w:val="24"/>
        </w:rPr>
        <w:t>Если Вы заметили какие-либо из этих признаков, обязательно посове</w:t>
        <w:softHyphen/>
        <w:t>туйтесь со специалистами.</w:t>
      </w:r>
    </w:p>
    <w:p>
      <w:pPr>
        <w:pStyle w:val="Normal"/>
        <w:spacing w:lineRule="auto" w:line="240"/>
        <w:ind w:firstLine="720" w:end="0"/>
        <w:rPr>
          <w:b/>
          <w:sz w:val="24"/>
          <w:ins w:id="823" w:author="ORPM" w:date="2001-02-16T16:25:00Z"/>
        </w:rPr>
      </w:pPr>
      <w:ins w:id="822" w:author="ORPM" w:date="2001-02-16T16:25:00Z">
        <w:r>
          <w:rPr>
            <w:b/>
            <w:sz w:val="24"/>
          </w:rPr>
        </w:r>
      </w:ins>
    </w:p>
    <w:p>
      <w:pPr>
        <w:pStyle w:val="Heading3"/>
        <w:rPr/>
      </w:pPr>
      <w:r>
        <w:rPr/>
        <w:t>Учимся читать дома</w:t>
      </w:r>
    </w:p>
    <w:p>
      <w:pPr>
        <w:pStyle w:val="Normal"/>
        <w:spacing w:lineRule="auto" w:line="240"/>
        <w:ind w:firstLine="720" w:end="0"/>
        <w:rPr/>
      </w:pPr>
      <w:r>
        <w:rPr>
          <w:sz w:val="24"/>
        </w:rPr>
        <w:t>В домашней обстановке умение читать может прийти к ребенку так</w:t>
      </w:r>
      <w:r>
        <w:rPr>
          <w:b/>
          <w:sz w:val="24"/>
        </w:rPr>
        <w:t xml:space="preserve"> </w:t>
      </w:r>
      <w:r>
        <w:rPr>
          <w:sz w:val="24"/>
          <w:rPrChange w:id="0" w:author="ORPM" w:date="2001-02-16T16:25:00Z"/>
        </w:rPr>
        <w:t>же</w:t>
      </w:r>
      <w:r>
        <w:rPr>
          <w:b/>
          <w:sz w:val="24"/>
        </w:rPr>
        <w:t xml:space="preserve"> </w:t>
      </w:r>
      <w:r>
        <w:rPr>
          <w:sz w:val="24"/>
        </w:rPr>
        <w:t>естественно, как умение ходить или говорить. Помочь развертыванию этого естественного хода событий можно, создав ребенку следующие усло</w:t>
        <w:softHyphen/>
        <w:t>вия:</w:t>
      </w:r>
    </w:p>
    <w:p>
      <w:pPr>
        <w:pStyle w:val="Normal"/>
        <w:spacing w:lineRule="auto" w:line="240"/>
        <w:ind w:firstLine="720" w:end="0"/>
        <w:rPr/>
      </w:pPr>
      <w:r>
        <w:rPr>
          <w:sz w:val="24"/>
        </w:rPr>
        <w:t>1. Регулярно читать малышу вслух считалки, детские</w:t>
      </w:r>
      <w:del w:id="825" w:author="ORPM" w:date="2001-02-16T16:25:00Z">
        <w:r>
          <w:rPr>
            <w:sz w:val="24"/>
          </w:rPr>
          <w:delText>.</w:delText>
        </w:r>
      </w:del>
      <w:r>
        <w:rPr>
          <w:sz w:val="24"/>
        </w:rPr>
        <w:t xml:space="preserve"> стишки с часто повторяющимися фразами, книжки с картинками, различные рассказы и т.п.</w:t>
      </w:r>
    </w:p>
    <w:p>
      <w:pPr>
        <w:pStyle w:val="Normal"/>
        <w:spacing w:lineRule="auto" w:line="240"/>
        <w:ind w:firstLine="720" w:end="0"/>
        <w:rPr>
          <w:sz w:val="24"/>
        </w:rPr>
      </w:pPr>
      <w:r>
        <w:rPr>
          <w:sz w:val="24"/>
        </w:rPr>
        <w:t>2. Читать рассказы, интересные ребенку: про животных, игрушки, ди</w:t>
        <w:softHyphen/>
        <w:t>нозавров, цирк и др.</w:t>
      </w:r>
    </w:p>
    <w:p>
      <w:pPr>
        <w:pStyle w:val="Normal"/>
        <w:spacing w:lineRule="auto" w:line="240"/>
        <w:ind w:firstLine="720" w:end="0"/>
        <w:rPr>
          <w:sz w:val="24"/>
        </w:rPr>
      </w:pPr>
      <w:r>
        <w:rPr>
          <w:sz w:val="24"/>
        </w:rPr>
        <w:t>3. Использовать каждую возможность общения: разговаривать с малы</w:t>
        <w:softHyphen/>
        <w:t>шом, отвечать на его вопросы о книгах и обо всем остальном.</w:t>
      </w:r>
    </w:p>
    <w:p>
      <w:pPr>
        <w:sectPr>
          <w:footerReference w:type="default" r:id="rId53"/>
          <w:footerReference w:type="first" r:id="rId5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BodyTextIndent"/>
        <w:spacing w:lineRule="auto" w:line="240"/>
        <w:rPr>
          <w:del w:id="827" w:author="ORPM" w:date="2001-02-16T16:25:00Z"/>
        </w:rPr>
      </w:pPr>
      <w:r>
        <w:rPr/>
        <w:t xml:space="preserve">4. </w:t>
      </w:r>
      <w:del w:id="826" w:author="ORPM" w:date="2001-02-16T16:26:00Z">
        <w:r>
          <w:rPr/>
          <w:delText xml:space="preserve">4. </w:delText>
        </w:r>
      </w:del>
      <w:r>
        <w:rPr/>
        <w:t>Разрешите ребенку свободно пользоваться карандашами, ножница</w:t>
        <w:softHyphen/>
        <w:t>ми, бумагой и т.д.</w:t>
      </w:r>
    </w:p>
    <w:p>
      <w:pPr>
        <w:pStyle w:val="BodyTextIndent"/>
        <w:widowControl w:val="false"/>
        <w:numPr>
          <w:ilvl w:val="0"/>
          <w:numId w:val="0"/>
        </w:numPr>
        <w:bidi w:val="0"/>
        <w:spacing w:lineRule="auto" w:line="240"/>
        <w:ind w:firstLine="720" w:start="0" w:end="0"/>
        <w:jc w:val="both"/>
        <w:rPr>
          <w:ins w:id="829" w:author="ORPM" w:date="2001-02-16T16:26:00Z"/>
        </w:rPr>
      </w:pPr>
      <w:ins w:id="828" w:author="ORPM" w:date="2001-02-16T16:26:00Z">
        <w:r>
          <w:rPr/>
        </w:r>
      </w:ins>
    </w:p>
    <w:p>
      <w:pPr>
        <w:pStyle w:val="BodyTextIndent"/>
        <w:spacing w:lineRule="auto" w:line="240"/>
        <w:rPr/>
      </w:pPr>
      <w:ins w:id="830" w:author="ORPM" w:date="2001-02-16T16:26:00Z">
        <w:r>
          <w:rPr/>
          <w:t xml:space="preserve">5. </w:t>
        </w:r>
      </w:ins>
      <w:del w:id="831" w:author="ORPM" w:date="2001-02-16T16:26:00Z">
        <w:r>
          <w:rPr/>
          <w:delText xml:space="preserve">5. </w:delText>
        </w:r>
      </w:del>
      <w:r>
        <w:rPr/>
        <w:t>Сделать для ребенка карточки с повседневно употребляемыми слова</w:t>
        <w:softHyphen/>
        <w:t>ми.</w:t>
      </w:r>
    </w:p>
    <w:p>
      <w:pPr>
        <w:pStyle w:val="Normal"/>
        <w:spacing w:lineRule="auto" w:line="240"/>
        <w:ind w:firstLine="720" w:end="0"/>
        <w:rPr>
          <w:sz w:val="24"/>
        </w:rPr>
      </w:pPr>
      <w:r>
        <w:rPr>
          <w:sz w:val="24"/>
        </w:rPr>
        <w:t>6. Записывать истории, которые малыш будет диктовать.</w:t>
      </w:r>
    </w:p>
    <w:p>
      <w:pPr>
        <w:pStyle w:val="Normal"/>
        <w:spacing w:lineRule="auto" w:line="240"/>
        <w:ind w:firstLine="720" w:end="0"/>
        <w:rPr/>
      </w:pPr>
      <w:r>
        <w:rPr>
          <w:sz w:val="24"/>
        </w:rPr>
        <w:t>7. Устраивать детям нечто вроде экскурсий по кварталу и в другие</w:t>
      </w:r>
      <w:r>
        <w:rPr>
          <w:b/>
          <w:sz w:val="24"/>
        </w:rPr>
        <w:t xml:space="preserve"> </w:t>
      </w:r>
      <w:r>
        <w:rPr>
          <w:sz w:val="24"/>
          <w:rPrChange w:id="0" w:author="ORPM" w:date="2001-02-16T16:26:00Z"/>
        </w:rPr>
        <w:t>места</w:t>
      </w:r>
      <w:r>
        <w:rPr>
          <w:b/>
          <w:sz w:val="24"/>
        </w:rPr>
        <w:t xml:space="preserve"> </w:t>
      </w:r>
      <w:r>
        <w:rPr>
          <w:sz w:val="24"/>
        </w:rPr>
        <w:t>и обязательно обсуждать эти прогулки как до, так и после.</w:t>
      </w:r>
    </w:p>
    <w:p>
      <w:pPr>
        <w:pStyle w:val="Normal"/>
        <w:spacing w:lineRule="auto" w:line="240"/>
        <w:ind w:firstLine="720" w:end="0"/>
        <w:rPr>
          <w:sz w:val="24"/>
        </w:rPr>
      </w:pPr>
      <w:r>
        <w:rPr>
          <w:sz w:val="24"/>
        </w:rPr>
        <w:t>8. Обстановка дома должна быть спокойной — родителям нужно быть терпеливыми.</w:t>
      </w:r>
    </w:p>
    <w:p>
      <w:pPr>
        <w:pStyle w:val="Normal"/>
        <w:spacing w:lineRule="auto" w:line="240"/>
        <w:ind w:firstLine="720" w:end="0"/>
        <w:rPr>
          <w:sz w:val="24"/>
        </w:rPr>
      </w:pPr>
      <w:r>
        <w:rPr>
          <w:sz w:val="24"/>
        </w:rPr>
        <w:t>9. Дома под рукой у ребенка всегда должно быть достаточно материала для чтения.</w:t>
      </w:r>
    </w:p>
    <w:p>
      <w:pPr>
        <w:pStyle w:val="Normal"/>
        <w:spacing w:lineRule="auto" w:line="240"/>
        <w:ind w:firstLine="720" w:end="0"/>
        <w:rPr>
          <w:sz w:val="24"/>
        </w:rPr>
      </w:pPr>
      <w:r>
        <w:rPr>
          <w:sz w:val="24"/>
        </w:rPr>
        <w:t>10. Сами родители должны подавать ребенку пример, читая книги, газе</w:t>
        <w:softHyphen/>
        <w:t>ты, журналы.</w:t>
      </w:r>
    </w:p>
    <w:p>
      <w:pPr>
        <w:pStyle w:val="Normal"/>
        <w:spacing w:lineRule="auto" w:line="240"/>
        <w:ind w:firstLine="720" w:end="0"/>
        <w:rPr>
          <w:sz w:val="24"/>
        </w:rPr>
      </w:pPr>
      <w:r>
        <w:rPr>
          <w:sz w:val="24"/>
        </w:rPr>
        <w:t>11. Родителям время от времени следует брать малыша с собой в библи</w:t>
        <w:softHyphen/>
        <w:t>отеку, чтобы ребенок, во-первых, мог полистать книги на полках и в чи</w:t>
        <w:softHyphen/>
        <w:t>тальном зале и, во-вторых, выбрать несколько книг и взять их домой.</w:t>
      </w:r>
    </w:p>
    <w:p>
      <w:pPr>
        <w:sectPr>
          <w:footerReference w:type="default" r:id="rId55"/>
          <w:footerReference w:type="first" r:id="rId5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833" w:author="ORPM" w:date="2001-02-16T16:26:00Z"/>
        </w:rPr>
      </w:pPr>
      <w:r>
        <w:rPr>
          <w:sz w:val="24"/>
        </w:rPr>
        <w:t>Чтение можно сравнить с главной дорогой в стране знаний. Все после</w:t>
        <w:softHyphen/>
        <w:t>дующее обучение — математике, биологии, общественным наукам — будет основано на умении ребенка понимать написанное, пользоваться языком, на его способности вычленять смысл письменного текста.</w:t>
      </w:r>
    </w:p>
    <w:p>
      <w:pPr>
        <w:pStyle w:val="Normal"/>
        <w:spacing w:lineRule="auto" w:line="240"/>
        <w:ind w:firstLine="720" w:end="0"/>
        <w:rPr>
          <w:i/>
          <w:i/>
          <w:sz w:val="24"/>
          <w:ins w:id="835" w:author="ORPM" w:date="2001-02-16T16:26:00Z"/>
        </w:rPr>
      </w:pPr>
      <w:ins w:id="834" w:author="ORPM" w:date="2001-02-16T16:26:00Z">
        <w:r>
          <w:rPr>
            <w:i/>
            <w:sz w:val="24"/>
          </w:rPr>
        </w:r>
      </w:ins>
    </w:p>
    <w:p>
      <w:pPr>
        <w:pStyle w:val="Normal"/>
        <w:spacing w:lineRule="auto" w:line="240"/>
        <w:ind w:firstLine="720" w:end="0"/>
        <w:rPr>
          <w:i/>
          <w:i/>
          <w:sz w:val="24"/>
          <w:ins w:id="837" w:author="ORPM" w:date="2001-02-16T16:26:00Z"/>
        </w:rPr>
      </w:pPr>
      <w:ins w:id="836" w:author="ORPM" w:date="2001-02-16T16:26:00Z">
        <w:r>
          <w:rPr>
            <w:i/>
            <w:sz w:val="24"/>
          </w:rPr>
        </w:r>
      </w:ins>
    </w:p>
    <w:p>
      <w:pPr>
        <w:pStyle w:val="Heading2"/>
        <w:keepNext w:val="false"/>
        <w:spacing w:lineRule="auto" w:line="316"/>
        <w:rPr>
          <w:ins w:id="838" w:author="ORPM" w:date="2001-02-16T16:26:00Z"/>
        </w:rPr>
      </w:pPr>
      <w:bookmarkStart w:id="88" w:name="__RefHeading___Toc511554788"/>
      <w:r>
        <w:rPr/>
        <w:t>Приложение 21</w:t>
      </w:r>
      <w:bookmarkEnd w:id="88"/>
      <w:r>
        <w:rPr/>
        <w:t xml:space="preserve"> </w:t>
      </w:r>
    </w:p>
    <w:p>
      <w:pPr>
        <w:pStyle w:val="Heading2"/>
        <w:rPr/>
      </w:pPr>
      <w:bookmarkStart w:id="89" w:name="__RefHeading___Toc511554789"/>
      <w:bookmarkEnd w:id="89"/>
      <w:r>
        <w:rPr/>
        <w:t>Материалы для самооцен</w:t>
      </w:r>
      <w:del w:id="839" w:author="ORPM" w:date="2001-02-16T16:26:00Z">
        <w:r>
          <w:rPr/>
          <w:delText>Ы</w:delText>
        </w:r>
      </w:del>
      <w:ins w:id="840" w:author="ORPM" w:date="2001-02-16T16:26:00Z">
        <w:r>
          <w:rPr/>
          <w:t>ки</w:t>
        </w:r>
      </w:ins>
      <w:r>
        <w:rPr/>
        <w:t xml:space="preserve"> родителей</w:t>
      </w:r>
    </w:p>
    <w:p>
      <w:pPr>
        <w:pStyle w:val="Normal"/>
        <w:spacing w:lineRule="auto" w:line="240"/>
        <w:ind w:firstLine="720" w:end="0"/>
        <w:rPr>
          <w:sz w:val="24"/>
        </w:rPr>
      </w:pPr>
      <w:r>
        <w:rPr>
          <w:sz w:val="24"/>
        </w:rPr>
        <w:t>Заведите дневник Ваших отношений с ребенком на какую-либо часть дня либо на целый день. Каковы были Ваши действия?</w:t>
      </w:r>
    </w:p>
    <w:tbl>
      <w:tblPr>
        <w:tblW w:w="9639" w:type="dxa"/>
        <w:jc w:val="start"/>
        <w:tblInd w:w="182" w:type="dxa"/>
        <w:tblLayout w:type="fixed"/>
        <w:tblCellMar>
          <w:top w:w="0" w:type="dxa"/>
          <w:start w:w="40" w:type="dxa"/>
          <w:bottom w:w="0" w:type="dxa"/>
          <w:end w:w="40" w:type="dxa"/>
        </w:tblCellMar>
      </w:tblPr>
      <w:tblGrid>
        <w:gridCol w:w="1927"/>
        <w:gridCol w:w="1928"/>
        <w:gridCol w:w="1928"/>
        <w:gridCol w:w="1928"/>
        <w:gridCol w:w="1928"/>
      </w:tblGrid>
      <w:tr>
        <w:trPr>
          <w:trHeight w:val="1386" w:hRule="exact"/>
        </w:trPr>
        <w:tc>
          <w:tcPr>
            <w:tcW w:w="192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Число</w:t>
            </w:r>
          </w:p>
          <w:p>
            <w:pPr>
              <w:pStyle w:val="Normal"/>
              <w:spacing w:lineRule="auto" w:line="240"/>
              <w:ind w:hanging="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Поправил(а), одернул (а)</w:t>
            </w:r>
          </w:p>
          <w:p>
            <w:pPr>
              <w:pStyle w:val="Normal"/>
              <w:spacing w:lineRule="auto" w:line="240"/>
              <w:ind w:hanging="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start"/>
              <w:rPr>
                <w:sz w:val="24"/>
              </w:rPr>
            </w:pPr>
            <w:r>
              <w:rPr>
                <w:sz w:val="24"/>
              </w:rPr>
              <w:t>Похвалил</w:t>
            </w:r>
            <w:ins w:id="841" w:author="ORPM" w:date="2001-02-16T16:31:00Z">
              <w:r>
                <w:rPr>
                  <w:sz w:val="24"/>
                </w:rPr>
                <w:t xml:space="preserve"> </w:t>
              </w:r>
            </w:ins>
            <w:r>
              <w:rPr>
                <w:sz w:val="24"/>
              </w:rPr>
              <w:t>(а), наград</w:t>
            </w:r>
            <w:ins w:id="842" w:author="ORPM" w:date="2001-02-16T16:31:00Z">
              <w:r>
                <w:rPr>
                  <w:sz w:val="24"/>
                </w:rPr>
                <w:t>ил</w:t>
              </w:r>
            </w:ins>
            <w:del w:id="843" w:author="ORPM" w:date="2001-02-16T16:31:00Z">
              <w:r>
                <w:rPr>
                  <w:sz w:val="24"/>
                </w:rPr>
                <w:delText>!</w:delText>
              </w:r>
            </w:del>
            <w:r>
              <w:rPr>
                <w:sz w:val="24"/>
                <w:lang w:val="en-US"/>
              </w:rPr>
              <w:t xml:space="preserve"> </w:t>
            </w:r>
            <w:del w:id="844" w:author="ORPM" w:date="2001-02-16T16:31:00Z">
              <w:r>
                <w:rPr>
                  <w:sz w:val="24"/>
                  <w:lang w:val="en-US"/>
                </w:rPr>
                <w:delText>m</w:delText>
              </w:r>
            </w:del>
            <w:r>
              <w:rPr>
                <w:sz w:val="24"/>
                <w:lang w:val="en-US"/>
              </w:rPr>
              <w:t>(a)</w:t>
            </w:r>
          </w:p>
          <w:p>
            <w:pPr>
              <w:pStyle w:val="Normal"/>
              <w:spacing w:lineRule="auto" w:line="240"/>
              <w:ind w:hanging="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Вместе развлекались. Получил(а) удовольствие от общества ребенка</w:t>
            </w:r>
          </w:p>
          <w:p>
            <w:pPr>
              <w:pStyle w:val="Normal"/>
              <w:spacing w:lineRule="auto" w:line="240"/>
              <w:ind w:hanging="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Отказался(лась) выполнять просьбу: «Нет, я не могу этого сделать»</w:t>
            </w:r>
          </w:p>
          <w:p>
            <w:pPr>
              <w:pStyle w:val="Normal"/>
              <w:spacing w:lineRule="auto" w:line="240"/>
              <w:ind w:hanging="0" w:end="0"/>
              <w:rPr>
                <w:sz w:val="24"/>
              </w:rPr>
            </w:pPr>
            <w:r>
              <w:rPr>
                <w:sz w:val="24"/>
              </w:rPr>
            </w:r>
          </w:p>
        </w:tc>
      </w:tr>
      <w:tr>
        <w:trPr>
          <w:trHeight w:val="240" w:hRule="exact"/>
        </w:trPr>
        <w:tc>
          <w:tcPr>
            <w:tcW w:w="192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r>
      <w:tr>
        <w:trPr>
          <w:trHeight w:val="260" w:hRule="exact"/>
        </w:trPr>
        <w:tc>
          <w:tcPr>
            <w:tcW w:w="1927"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c>
          <w:tcPr>
            <w:tcW w:w="1928"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firstLine="720" w:end="0"/>
              <w:rPr>
                <w:sz w:val="24"/>
              </w:rPr>
            </w:pPr>
            <w:r>
              <w:rPr>
                <w:sz w:val="24"/>
              </w:rPr>
            </w:r>
          </w:p>
          <w:p>
            <w:pPr>
              <w:pStyle w:val="Normal"/>
              <w:spacing w:lineRule="auto" w:line="240"/>
              <w:ind w:firstLine="720" w:end="0"/>
              <w:rPr>
                <w:sz w:val="24"/>
              </w:rPr>
            </w:pPr>
            <w:r>
              <w:rPr>
                <w:sz w:val="24"/>
              </w:rPr>
            </w:r>
          </w:p>
        </w:tc>
      </w:tr>
    </w:tbl>
    <w:p>
      <w:pPr>
        <w:pStyle w:val="Normal"/>
        <w:spacing w:lineRule="auto" w:line="240"/>
        <w:ind w:hanging="0" w:end="0"/>
        <w:rPr>
          <w:sz w:val="24"/>
          <w:ins w:id="846" w:author="ORPM" w:date="2001-02-16T16:30:00Z"/>
        </w:rPr>
      </w:pPr>
      <w:ins w:id="845" w:author="ORPM" w:date="2001-02-16T16:30:00Z">
        <w:r>
          <w:rPr>
            <w:sz w:val="24"/>
          </w:rPr>
        </w:r>
      </w:ins>
    </w:p>
    <w:p>
      <w:pPr>
        <w:pStyle w:val="Normal"/>
        <w:spacing w:lineRule="auto" w:line="240"/>
        <w:ind w:firstLine="680" w:end="0"/>
        <w:rPr>
          <w:sz w:val="24"/>
        </w:rPr>
      </w:pPr>
      <w:r>
        <w:rPr>
          <w:sz w:val="24"/>
        </w:rPr>
        <w:t xml:space="preserve">Каждый день, вечером, вспомните, </w:t>
      </w:r>
      <w:r>
        <w:rPr>
          <w:i/>
          <w:sz w:val="24"/>
        </w:rPr>
        <w:t>сколько раз Вы сказали ребенку.</w:t>
      </w:r>
    </w:p>
    <w:p>
      <w:pPr>
        <w:pStyle w:val="Normal"/>
        <w:spacing w:lineRule="auto" w:line="240"/>
        <w:ind w:firstLine="720" w:end="0"/>
        <w:rPr>
          <w:sz w:val="24"/>
          <w:del w:id="850" w:author="ORPM" w:date="2001-02-16T16:30:00Z"/>
        </w:rPr>
      </w:pPr>
      <w:r>
        <w:rPr>
          <w:sz w:val="24"/>
        </w:rPr>
        <w:t xml:space="preserve">Я занята.                              </w:t>
      </w:r>
      <w:ins w:id="847" w:author="ORPM" w:date="2001-02-16T16:31:00Z">
        <w:r>
          <w:rPr>
            <w:sz w:val="24"/>
          </w:rPr>
          <w:tab/>
          <w:tab/>
          <w:tab/>
        </w:r>
      </w:ins>
      <w:r>
        <w:rPr>
          <w:i/>
          <w:sz w:val="24"/>
        </w:rPr>
        <w:t>Обсуждали его с другими в его при</w:t>
      </w:r>
      <w:ins w:id="848" w:author="ORPM" w:date="2001-02-16T16:30:00Z">
        <w:r>
          <w:rPr>
            <w:i/>
            <w:sz w:val="24"/>
          </w:rPr>
          <w:t>сутствии</w:t>
        </w:r>
      </w:ins>
      <w:r>
        <w:rPr>
          <w:i/>
          <w:sz w:val="24"/>
        </w:rPr>
        <w:t>:</w:t>
      </w:r>
      <w:del w:id="849" w:author="ORPM" w:date="2001-02-16T16:30:00Z">
        <w:r>
          <w:rPr>
            <w:i/>
            <w:sz w:val="24"/>
          </w:rPr>
          <w:delText>:</w:delText>
        </w:r>
      </w:del>
    </w:p>
    <w:p>
      <w:pPr>
        <w:pStyle w:val="Normal"/>
        <w:widowControl w:val="false"/>
        <w:bidi w:val="0"/>
        <w:spacing w:lineRule="auto" w:line="240"/>
        <w:ind w:firstLine="720" w:start="0" w:end="0"/>
        <w:jc w:val="both"/>
        <w:rPr>
          <w:sz w:val="24"/>
          <w:ins w:id="852" w:author="ORPM" w:date="2001-02-16T16:30:00Z"/>
        </w:rPr>
      </w:pPr>
      <w:ins w:id="851" w:author="ORPM" w:date="2001-02-16T16:30:00Z">
        <w:r>
          <w:rPr>
            <w:sz w:val="24"/>
          </w:rPr>
        </w:r>
      </w:ins>
    </w:p>
    <w:p>
      <w:pPr>
        <w:pStyle w:val="Normal"/>
        <w:spacing w:lineRule="auto" w:line="240"/>
        <w:ind w:firstLine="720" w:end="0"/>
        <w:rPr>
          <w:sz w:val="24"/>
        </w:rPr>
      </w:pPr>
      <w:r>
        <w:rPr>
          <w:sz w:val="24"/>
        </w:rPr>
        <w:t xml:space="preserve">Посмотри, что ты натворил. </w:t>
        <w:tab/>
        <w:tab/>
        <w:tab/>
        <w:tab/>
        <w:tab/>
        <w:t>Он сведет меня с ума!</w:t>
      </w:r>
    </w:p>
    <w:p>
      <w:pPr>
        <w:pStyle w:val="Normal"/>
        <w:spacing w:lineRule="auto" w:line="240"/>
        <w:ind w:firstLine="720" w:end="0"/>
        <w:rPr/>
      </w:pPr>
      <w:r>
        <w:rPr>
          <w:sz w:val="24"/>
        </w:rPr>
        <w:t xml:space="preserve">Не говори так быстро.               </w:t>
      </w:r>
      <w:ins w:id="853" w:author="ORPM" w:date="2001-02-16T16:31:00Z">
        <w:r>
          <w:rPr>
            <w:sz w:val="24"/>
          </w:rPr>
          <w:tab/>
          <w:tab/>
          <w:tab/>
          <w:tab/>
          <w:tab/>
        </w:r>
      </w:ins>
      <w:r>
        <w:rPr>
          <w:sz w:val="24"/>
        </w:rPr>
        <w:t>Я никак не могу заставить его...</w:t>
      </w:r>
    </w:p>
    <w:p>
      <w:pPr>
        <w:pStyle w:val="Normal"/>
        <w:spacing w:lineRule="auto" w:line="240"/>
        <w:ind w:firstLine="720" w:end="0"/>
        <w:rPr>
          <w:sz w:val="24"/>
        </w:rPr>
      </w:pPr>
      <w:r>
        <w:rPr>
          <w:sz w:val="24"/>
        </w:rPr>
        <w:t>Неправильно.</w:t>
      </w:r>
    </w:p>
    <w:p>
      <w:pPr>
        <w:pStyle w:val="BodyTextIndent"/>
        <w:spacing w:lineRule="auto" w:line="240"/>
        <w:rPr/>
      </w:pPr>
      <w:r>
        <w:rPr>
          <w:rPrChange w:id="0" w:author="ORPM" w:date="2001-02-16T16:31:00Z"/>
        </w:rPr>
        <w:t>Хорошо.</w:t>
      </w:r>
    </w:p>
    <w:p>
      <w:pPr>
        <w:pStyle w:val="Normal"/>
        <w:spacing w:lineRule="auto" w:line="240"/>
        <w:ind w:firstLine="720" w:end="0"/>
        <w:rPr>
          <w:sz w:val="24"/>
        </w:rPr>
      </w:pPr>
      <w:r>
        <w:rPr>
          <w:sz w:val="24"/>
        </w:rPr>
        <w:t>Когда же ты научишься?!</w:t>
      </w:r>
    </w:p>
    <w:p>
      <w:pPr>
        <w:pStyle w:val="Normal"/>
        <w:spacing w:lineRule="auto" w:line="240"/>
        <w:ind w:firstLine="720" w:end="0"/>
        <w:rPr>
          <w:sz w:val="24"/>
        </w:rPr>
      </w:pPr>
      <w:r>
        <w:rPr>
          <w:sz w:val="24"/>
        </w:rPr>
        <w:t>Сколько раз я тебе говорила!</w:t>
      </w:r>
    </w:p>
    <w:p>
      <w:pPr>
        <w:pStyle w:val="Normal"/>
        <w:spacing w:lineRule="auto" w:line="240"/>
        <w:ind w:firstLine="720" w:end="0"/>
        <w:rPr>
          <w:sz w:val="24"/>
        </w:rPr>
      </w:pPr>
      <w:r>
        <w:rPr>
          <w:sz w:val="24"/>
        </w:rPr>
        <w:t>Нет. Я не могу.</w:t>
      </w:r>
    </w:p>
    <w:p>
      <w:pPr>
        <w:pStyle w:val="Normal"/>
        <w:spacing w:lineRule="auto" w:line="240"/>
        <w:ind w:firstLine="720" w:end="0"/>
        <w:rPr>
          <w:sz w:val="24"/>
        </w:rPr>
      </w:pPr>
      <w:r>
        <w:rPr>
          <w:sz w:val="24"/>
        </w:rPr>
      </w:r>
    </w:p>
    <w:p>
      <w:pPr>
        <w:pStyle w:val="Normal"/>
        <w:spacing w:lineRule="auto" w:line="240"/>
        <w:ind w:firstLine="720" w:end="0"/>
        <w:rPr/>
      </w:pPr>
      <w:r>
        <w:rPr>
          <w:i/>
          <w:sz w:val="24"/>
          <w:rPrChange w:id="0" w:author="ORPM" w:date="2001-02-16T16:32:00Z"/>
        </w:rPr>
        <w:t>Ну</w:t>
      </w:r>
      <w:r>
        <w:rPr>
          <w:i/>
          <w:sz w:val="24"/>
        </w:rPr>
        <w:t xml:space="preserve"> и как ?</w:t>
      </w:r>
    </w:p>
    <w:p>
      <w:pPr>
        <w:pStyle w:val="Normal"/>
        <w:spacing w:lineRule="auto" w:line="240"/>
        <w:ind w:firstLine="720" w:end="0"/>
        <w:rPr>
          <w:b/>
          <w:i/>
          <w:i/>
          <w:sz w:val="24"/>
          <w:ins w:id="857" w:author="ORPM" w:date="2001-02-16T16:32:00Z"/>
        </w:rPr>
      </w:pPr>
      <w:ins w:id="856" w:author="ORPM" w:date="2001-02-16T16:32:00Z">
        <w:r>
          <w:rPr>
            <w:b/>
            <w:i/>
            <w:sz w:val="24"/>
          </w:rPr>
        </w:r>
      </w:ins>
    </w:p>
    <w:p>
      <w:pPr>
        <w:pStyle w:val="Heading3"/>
        <w:rPr/>
      </w:pPr>
      <w:r>
        <w:rPr/>
        <w:t>Вопросы к родителям</w:t>
      </w:r>
    </w:p>
    <w:p>
      <w:pPr>
        <w:pStyle w:val="Normal"/>
        <w:spacing w:lineRule="auto" w:line="240"/>
        <w:ind w:firstLine="720" w:end="0"/>
        <w:rPr>
          <w:sz w:val="24"/>
        </w:rPr>
      </w:pPr>
      <w:r>
        <w:rPr>
          <w:sz w:val="24"/>
        </w:rPr>
        <w:t>Может ли Ваш ребенок:</w:t>
      </w:r>
    </w:p>
    <w:p>
      <w:pPr>
        <w:pStyle w:val="Normal"/>
        <w:spacing w:lineRule="auto" w:line="240"/>
        <w:ind w:firstLine="720" w:end="0"/>
        <w:rPr/>
      </w:pPr>
      <w:r>
        <w:rPr>
          <w:sz w:val="24"/>
        </w:rPr>
        <w:t>1. Объяснить, чего он хочет, с помощью слов, т.е. не показывать паль</w:t>
      </w:r>
      <w:del w:id="858" w:author="ORPM" w:date="2001-02-16T16:32:00Z">
        <w:r>
          <w:rPr>
            <w:sz w:val="24"/>
          </w:rPr>
          <w:delText>-Д</w:delText>
        </w:r>
      </w:del>
      <w:ins w:id="859" w:author="ORPM" w:date="2001-02-16T16:32:00Z">
        <w:r>
          <w:rPr>
            <w:sz w:val="24"/>
          </w:rPr>
          <w:t>ц</w:t>
        </w:r>
      </w:ins>
      <w:r>
        <w:rPr>
          <w:sz w:val="24"/>
        </w:rPr>
        <w:t>ем, а сказать: куртка, конфета, цыпленок.</w:t>
      </w:r>
    </w:p>
    <w:p>
      <w:pPr>
        <w:pStyle w:val="Normal"/>
        <w:spacing w:lineRule="auto" w:line="240"/>
        <w:ind w:firstLine="720" w:end="0"/>
        <w:rPr>
          <w:sz w:val="24"/>
        </w:rPr>
      </w:pPr>
      <w:r>
        <w:rPr>
          <w:sz w:val="24"/>
        </w:rPr>
        <w:t>2. Изъясняться связно, например: «Покажи мне...»</w:t>
      </w:r>
    </w:p>
    <w:p>
      <w:pPr>
        <w:pStyle w:val="Normal"/>
        <w:spacing w:lineRule="auto" w:line="240"/>
        <w:ind w:firstLine="720" w:end="0"/>
        <w:rPr>
          <w:sz w:val="24"/>
        </w:rPr>
      </w:pPr>
      <w:r>
        <w:rPr>
          <w:sz w:val="24"/>
        </w:rPr>
        <w:t>3. Понимать смысл того, что ему читают, и отношения между персонажами.</w:t>
      </w:r>
    </w:p>
    <w:p>
      <w:pPr>
        <w:pStyle w:val="Normal"/>
        <w:spacing w:lineRule="auto" w:line="240"/>
        <w:ind w:firstLine="720" w:end="0"/>
        <w:rPr>
          <w:sz w:val="24"/>
        </w:rPr>
      </w:pPr>
      <w:r>
        <w:rPr>
          <w:sz w:val="24"/>
        </w:rPr>
        <w:t>4. Четко выговорить свое имя.</w:t>
      </w:r>
    </w:p>
    <w:p>
      <w:pPr>
        <w:pStyle w:val="Normal"/>
        <w:spacing w:lineRule="auto" w:line="240"/>
        <w:ind w:firstLine="720" w:end="0"/>
        <w:rPr>
          <w:sz w:val="24"/>
        </w:rPr>
      </w:pPr>
      <w:r>
        <w:rPr>
          <w:sz w:val="24"/>
        </w:rPr>
        <w:t>5. Запомнить свой адрес и номер телефона.</w:t>
      </w:r>
    </w:p>
    <w:p>
      <w:pPr>
        <w:pStyle w:val="Normal"/>
        <w:spacing w:lineRule="auto" w:line="240"/>
        <w:ind w:firstLine="720" w:end="0"/>
        <w:rPr>
          <w:sz w:val="24"/>
        </w:rPr>
      </w:pPr>
      <w:r>
        <w:rPr>
          <w:sz w:val="24"/>
        </w:rPr>
        <w:t>6. Писать карандашом или мелками на бумаге.</w:t>
      </w:r>
    </w:p>
    <w:p>
      <w:pPr>
        <w:sectPr>
          <w:footerReference w:type="default" r:id="rId57"/>
          <w:footerReference w:type="first" r:id="rId5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860" w:author="ORPM" w:date="2001-02-16T16:32:00Z"/>
        </w:rPr>
      </w:pPr>
      <w:r>
        <w:rPr>
          <w:sz w:val="24"/>
        </w:rPr>
        <w:t>7. Нарисовать картинки к сочиненной истории и рассказать о них.</w:t>
      </w:r>
    </w:p>
    <w:p>
      <w:pPr>
        <w:pStyle w:val="Normal"/>
        <w:spacing w:lineRule="auto" w:line="240"/>
        <w:ind w:firstLine="720" w:end="0"/>
        <w:rPr>
          <w:sz w:val="24"/>
          <w:ins w:id="862" w:author="ORPM" w:date="2001-02-16T16:32:00Z"/>
        </w:rPr>
      </w:pPr>
      <w:ins w:id="861" w:author="ORPM" w:date="2001-02-16T16:32:00Z">
        <w:r>
          <w:rPr>
            <w:sz w:val="24"/>
          </w:rPr>
        </w:r>
      </w:ins>
    </w:p>
    <w:p>
      <w:pPr>
        <w:pStyle w:val="Normal"/>
        <w:spacing w:lineRule="auto" w:line="240"/>
        <w:ind w:firstLine="720" w:end="0"/>
        <w:rPr>
          <w:sz w:val="24"/>
        </w:rPr>
      </w:pPr>
      <w:r>
        <w:rPr>
          <w:sz w:val="24"/>
        </w:rPr>
        <w:t>8. Пользоваться красками, пластилином, карандашами для творческого самовыражения.</w:t>
      </w:r>
    </w:p>
    <w:p>
      <w:pPr>
        <w:pStyle w:val="Normal"/>
        <w:spacing w:lineRule="auto" w:line="240"/>
        <w:ind w:firstLine="720" w:end="0"/>
        <w:rPr>
          <w:sz w:val="24"/>
        </w:rPr>
      </w:pPr>
      <w:r>
        <w:rPr>
          <w:sz w:val="24"/>
        </w:rPr>
        <w:t>9. Пользоваться ножницами с тупыми концами: вырезать ровно и не пораниться.</w:t>
      </w:r>
    </w:p>
    <w:p>
      <w:pPr>
        <w:pStyle w:val="Normal"/>
        <w:spacing w:lineRule="auto" w:line="240"/>
        <w:ind w:firstLine="720" w:end="0"/>
        <w:rPr>
          <w:sz w:val="24"/>
        </w:rPr>
      </w:pPr>
      <w:r>
        <w:rPr>
          <w:sz w:val="24"/>
        </w:rPr>
        <w:t>10. Слушать и следовать полученным указаниям.</w:t>
      </w:r>
    </w:p>
    <w:p>
      <w:pPr>
        <w:pStyle w:val="Normal"/>
        <w:spacing w:lineRule="auto" w:line="240"/>
        <w:ind w:firstLine="720" w:end="0"/>
        <w:rPr>
          <w:sz w:val="24"/>
        </w:rPr>
      </w:pPr>
      <w:r>
        <w:rPr>
          <w:sz w:val="24"/>
        </w:rPr>
        <w:t>11. Проявлять внимание, когда кто-то с ним разговаривает.</w:t>
      </w:r>
    </w:p>
    <w:p>
      <w:pPr>
        <w:pStyle w:val="Normal"/>
        <w:spacing w:lineRule="auto" w:line="240"/>
        <w:ind w:firstLine="720" w:end="0"/>
        <w:rPr>
          <w:sz w:val="24"/>
        </w:rPr>
      </w:pPr>
      <w:r>
        <w:rPr>
          <w:sz w:val="24"/>
        </w:rPr>
        <w:t>12. Сосредоточиться хотя бы на 20 минут, чтобы выполнить получен</w:t>
        <w:softHyphen/>
        <w:t>ное задание.</w:t>
      </w:r>
    </w:p>
    <w:p>
      <w:pPr>
        <w:pStyle w:val="Normal"/>
        <w:spacing w:lineRule="auto" w:line="240"/>
        <w:ind w:firstLine="720" w:end="0"/>
        <w:rPr>
          <w:sz w:val="24"/>
        </w:rPr>
      </w:pPr>
      <w:r>
        <w:rPr>
          <w:sz w:val="24"/>
        </w:rPr>
        <w:t>13. Радоваться, когда ему читают вслух или рассказывают истории.</w:t>
      </w:r>
    </w:p>
    <w:p>
      <w:pPr>
        <w:pStyle w:val="Normal"/>
        <w:spacing w:lineRule="auto" w:line="240"/>
        <w:ind w:firstLine="720" w:end="0"/>
        <w:rPr>
          <w:sz w:val="24"/>
        </w:rPr>
      </w:pPr>
      <w:r>
        <w:rPr>
          <w:sz w:val="24"/>
        </w:rPr>
        <w:t>14. Положительно оценивать: я — человек, который многое может.</w:t>
      </w:r>
    </w:p>
    <w:p>
      <w:pPr>
        <w:pStyle w:val="Normal"/>
        <w:spacing w:lineRule="auto" w:line="240"/>
        <w:ind w:firstLine="720" w:end="0"/>
        <w:rPr>
          <w:sz w:val="24"/>
        </w:rPr>
      </w:pPr>
      <w:r>
        <w:rPr>
          <w:sz w:val="24"/>
        </w:rPr>
        <w:t>15. Завязать беседу.</w:t>
      </w:r>
    </w:p>
    <w:p>
      <w:pPr>
        <w:pStyle w:val="Normal"/>
        <w:spacing w:lineRule="auto" w:line="240"/>
        <w:ind w:firstLine="720" w:end="0"/>
        <w:rPr>
          <w:sz w:val="24"/>
        </w:rPr>
      </w:pPr>
      <w:r>
        <w:rPr>
          <w:sz w:val="24"/>
        </w:rPr>
        <w:t>16. «Подстраиваться»,</w:t>
      </w:r>
      <w:r>
        <w:rPr>
          <w:b/>
          <w:sz w:val="24"/>
        </w:rPr>
        <w:t xml:space="preserve"> </w:t>
      </w:r>
      <w:r>
        <w:rPr>
          <w:sz w:val="24"/>
          <w:rPrChange w:id="0" w:author="ORPM" w:date="2001-02-16T16:32:00Z"/>
        </w:rPr>
        <w:t>когда взрослые</w:t>
      </w:r>
      <w:r>
        <w:rPr>
          <w:sz w:val="24"/>
        </w:rPr>
        <w:t xml:space="preserve"> меняют тему</w:t>
      </w:r>
      <w:r>
        <w:rPr>
          <w:b/>
          <w:sz w:val="24"/>
        </w:rPr>
        <w:t xml:space="preserve"> </w:t>
      </w:r>
      <w:r>
        <w:rPr>
          <w:sz w:val="24"/>
          <w:rPrChange w:id="0" w:author="ORPM" w:date="2001-02-16T16:32:00Z"/>
        </w:rPr>
        <w:t>разговора.</w:t>
      </w:r>
    </w:p>
    <w:p>
      <w:pPr>
        <w:pStyle w:val="Normal"/>
        <w:spacing w:lineRule="auto" w:line="240"/>
        <w:ind w:firstLine="720" w:end="0"/>
        <w:rPr>
          <w:sz w:val="24"/>
        </w:rPr>
      </w:pPr>
      <w:r>
        <w:rPr>
          <w:sz w:val="24"/>
        </w:rPr>
        <w:t>17. Проявлять интерес или любопытство к окружающим его предметам.</w:t>
      </w:r>
    </w:p>
    <w:p>
      <w:pPr>
        <w:pStyle w:val="Normal"/>
        <w:spacing w:lineRule="auto" w:line="240"/>
        <w:ind w:firstLine="720" w:end="0"/>
        <w:rPr>
          <w:sz w:val="24"/>
        </w:rPr>
      </w:pPr>
      <w:r>
        <w:rPr>
          <w:sz w:val="24"/>
        </w:rPr>
        <w:t>18. Ладить с другими детьми.</w:t>
      </w:r>
    </w:p>
    <w:p>
      <w:pPr>
        <w:pStyle w:val="Normal"/>
        <w:spacing w:lineRule="auto" w:line="240"/>
        <w:ind w:firstLine="720" w:end="0"/>
        <w:rPr>
          <w:b/>
          <w:sz w:val="24"/>
          <w:ins w:id="866" w:author="ORPM" w:date="2001-02-16T16:32:00Z"/>
        </w:rPr>
      </w:pPr>
      <w:ins w:id="865" w:author="ORPM" w:date="2001-02-16T16:32:00Z">
        <w:r>
          <w:rPr>
            <w:b/>
            <w:sz w:val="24"/>
          </w:rPr>
        </w:r>
      </w:ins>
    </w:p>
    <w:p>
      <w:pPr>
        <w:pStyle w:val="Heading3"/>
        <w:rPr/>
      </w:pPr>
      <w:r>
        <w:rPr/>
        <w:t>Вопросы к родителям</w:t>
      </w:r>
    </w:p>
    <w:p>
      <w:pPr>
        <w:pStyle w:val="Normal"/>
        <w:spacing w:lineRule="auto" w:line="240"/>
        <w:ind w:firstLine="720" w:end="0"/>
        <w:rPr/>
      </w:pPr>
      <w:r>
        <w:rPr>
          <w:sz w:val="24"/>
        </w:rPr>
        <w:t>1. Нравится ли</w:t>
      </w:r>
      <w:r>
        <w:rPr>
          <w:b/>
          <w:sz w:val="24"/>
        </w:rPr>
        <w:t xml:space="preserve"> </w:t>
      </w:r>
      <w:r>
        <w:rPr>
          <w:sz w:val="24"/>
          <w:rPrChange w:id="0" w:author="ORPM" w:date="2001-02-16T16:32:00Z"/>
        </w:rPr>
        <w:t>Вам</w:t>
      </w:r>
      <w:r>
        <w:rPr>
          <w:sz w:val="24"/>
        </w:rPr>
        <w:t xml:space="preserve"> Ваш малыш?</w:t>
      </w:r>
    </w:p>
    <w:p>
      <w:pPr>
        <w:pStyle w:val="Normal"/>
        <w:spacing w:lineRule="auto" w:line="240"/>
        <w:ind w:firstLine="720" w:end="0"/>
        <w:rPr>
          <w:sz w:val="24"/>
        </w:rPr>
      </w:pPr>
      <w:r>
        <w:rPr>
          <w:sz w:val="24"/>
        </w:rPr>
        <w:t>2. Слушаете ли Вы, что ребенок говорит?</w:t>
      </w:r>
    </w:p>
    <w:p>
      <w:pPr>
        <w:pStyle w:val="Normal"/>
        <w:spacing w:lineRule="auto" w:line="240"/>
        <w:ind w:firstLine="720" w:end="0"/>
        <w:rPr>
          <w:sz w:val="24"/>
        </w:rPr>
      </w:pPr>
      <w:r>
        <w:rPr>
          <w:sz w:val="24"/>
        </w:rPr>
        <w:t>3. Смотрите ли Вы на малыша, когда он говорит?</w:t>
      </w:r>
    </w:p>
    <w:p>
      <w:pPr>
        <w:pStyle w:val="Normal"/>
        <w:spacing w:lineRule="auto" w:line="240"/>
        <w:ind w:firstLine="720" w:end="0"/>
        <w:rPr>
          <w:sz w:val="24"/>
        </w:rPr>
      </w:pPr>
      <w:r>
        <w:rPr>
          <w:sz w:val="24"/>
        </w:rPr>
        <w:t>4. Стараетесь ли Вы создать у ребенка ощущение значимости того, что он говорит?</w:t>
      </w:r>
    </w:p>
    <w:p>
      <w:pPr>
        <w:pStyle w:val="Normal"/>
        <w:spacing w:lineRule="auto" w:line="240"/>
        <w:ind w:firstLine="720" w:end="0"/>
        <w:rPr>
          <w:sz w:val="24"/>
        </w:rPr>
      </w:pPr>
      <w:r>
        <w:rPr>
          <w:sz w:val="24"/>
        </w:rPr>
        <w:t>5. Поправляете ли Вы речь ребенка?</w:t>
      </w:r>
    </w:p>
    <w:p>
      <w:pPr>
        <w:pStyle w:val="Normal"/>
        <w:spacing w:lineRule="auto" w:line="240"/>
        <w:ind w:firstLine="720" w:end="0"/>
        <w:rPr>
          <w:sz w:val="24"/>
        </w:rPr>
      </w:pPr>
      <w:r>
        <w:rPr>
          <w:sz w:val="24"/>
        </w:rPr>
        <w:t>6. Позволяете ли Вы ребенку совершать ошибки?</w:t>
      </w:r>
    </w:p>
    <w:p>
      <w:pPr>
        <w:pStyle w:val="Normal"/>
        <w:spacing w:lineRule="auto" w:line="240"/>
        <w:ind w:firstLine="720" w:end="0"/>
        <w:rPr>
          <w:sz w:val="24"/>
        </w:rPr>
      </w:pPr>
      <w:r>
        <w:rPr>
          <w:sz w:val="24"/>
        </w:rPr>
        <w:t>7. Хвалите ли</w:t>
      </w:r>
      <w:r>
        <w:rPr>
          <w:b/>
          <w:sz w:val="24"/>
        </w:rPr>
        <w:t xml:space="preserve"> </w:t>
      </w:r>
      <w:r>
        <w:rPr>
          <w:sz w:val="24"/>
          <w:rPrChange w:id="0" w:author="ORPM" w:date="2001-02-16T16:32:00Z"/>
        </w:rPr>
        <w:t>Вы</w:t>
      </w:r>
      <w:r>
        <w:rPr>
          <w:sz w:val="24"/>
        </w:rPr>
        <w:t xml:space="preserve"> малыша,</w:t>
      </w:r>
      <w:r>
        <w:rPr>
          <w:b/>
          <w:sz w:val="24"/>
        </w:rPr>
        <w:t xml:space="preserve"> </w:t>
      </w:r>
      <w:r>
        <w:rPr>
          <w:sz w:val="24"/>
          <w:rPrChange w:id="0" w:author="ORPM" w:date="2001-02-16T16:32:00Z"/>
        </w:rPr>
        <w:t>обнимаете ли его?</w:t>
      </w:r>
    </w:p>
    <w:p>
      <w:pPr>
        <w:pStyle w:val="Normal"/>
        <w:spacing w:lineRule="auto" w:line="240"/>
        <w:ind w:firstLine="720" w:end="0"/>
        <w:rPr>
          <w:sz w:val="24"/>
        </w:rPr>
      </w:pPr>
      <w:r>
        <w:rPr>
          <w:sz w:val="24"/>
        </w:rPr>
        <w:t>8. Смеетесь ли Вы вместе с малышом?</w:t>
      </w:r>
    </w:p>
    <w:p>
      <w:pPr>
        <w:pStyle w:val="Normal"/>
        <w:spacing w:lineRule="auto" w:line="240"/>
        <w:ind w:firstLine="720" w:end="0"/>
        <w:rPr>
          <w:sz w:val="24"/>
        </w:rPr>
      </w:pPr>
      <w:r>
        <w:rPr>
          <w:sz w:val="24"/>
        </w:rPr>
        <w:t>9. Отводите ли Вы каждый день время для чтения ребенку и для бесед с ним?</w:t>
      </w:r>
    </w:p>
    <w:p>
      <w:pPr>
        <w:pStyle w:val="Normal"/>
        <w:spacing w:lineRule="auto" w:line="240"/>
        <w:ind w:firstLine="720" w:end="0"/>
        <w:rPr>
          <w:sz w:val="24"/>
        </w:rPr>
      </w:pPr>
      <w:r>
        <w:rPr>
          <w:sz w:val="24"/>
        </w:rPr>
        <w:t>10. Играете ли Вы с малышом в какие-нибудь игры?</w:t>
      </w:r>
    </w:p>
    <w:p>
      <w:pPr>
        <w:pStyle w:val="Normal"/>
        <w:spacing w:lineRule="auto" w:line="240"/>
        <w:ind w:firstLine="720" w:end="0"/>
        <w:rPr>
          <w:sz w:val="24"/>
        </w:rPr>
      </w:pPr>
      <w:r>
        <w:rPr>
          <w:sz w:val="24"/>
        </w:rPr>
        <w:t>11. Поощряете ли Вы ребенка в его интересах и увлечениях?</w:t>
      </w:r>
    </w:p>
    <w:p>
      <w:pPr>
        <w:pStyle w:val="Normal"/>
        <w:spacing w:lineRule="auto" w:line="240"/>
        <w:ind w:firstLine="720" w:end="0"/>
        <w:rPr>
          <w:sz w:val="24"/>
        </w:rPr>
      </w:pPr>
      <w:r>
        <w:rPr>
          <w:sz w:val="24"/>
        </w:rPr>
        <w:t>12. Есть ли у ребенка хотя бы одна-две собственные книги?</w:t>
      </w:r>
    </w:p>
    <w:p>
      <w:pPr>
        <w:pStyle w:val="Normal"/>
        <w:spacing w:lineRule="auto" w:line="240"/>
        <w:ind w:firstLine="720" w:end="0"/>
        <w:rPr>
          <w:sz w:val="24"/>
        </w:rPr>
      </w:pPr>
      <w:r>
        <w:rPr>
          <w:sz w:val="24"/>
        </w:rPr>
        <w:t>13. Есть ли у ребенка дома хотя бы одно место (например, полка), кото</w:t>
        <w:softHyphen/>
        <w:t>рое отведено только ему?</w:t>
      </w:r>
    </w:p>
    <w:p>
      <w:pPr>
        <w:pStyle w:val="Normal"/>
        <w:spacing w:lineRule="auto" w:line="240"/>
        <w:ind w:firstLine="720" w:end="0"/>
        <w:rPr>
          <w:sz w:val="24"/>
        </w:rPr>
      </w:pPr>
      <w:r>
        <w:rPr>
          <w:sz w:val="24"/>
        </w:rPr>
        <w:t>14. Стараетесь ли Вы подать ребенку пример, читая газеты, журналы, книги?</w:t>
      </w:r>
    </w:p>
    <w:p>
      <w:pPr>
        <w:pStyle w:val="Normal"/>
        <w:spacing w:lineRule="auto" w:line="240"/>
        <w:ind w:firstLine="720" w:end="0"/>
        <w:rPr>
          <w:sz w:val="24"/>
        </w:rPr>
      </w:pPr>
      <w:r>
        <w:rPr>
          <w:sz w:val="24"/>
        </w:rPr>
        <w:t>15. Обсуждаете ли Вы что-нибудь интересное из прочитанного Вами с семьей и с ребенком?</w:t>
      </w:r>
    </w:p>
    <w:p>
      <w:pPr>
        <w:pStyle w:val="Normal"/>
        <w:spacing w:lineRule="auto" w:line="240"/>
        <w:ind w:firstLine="720" w:end="0"/>
        <w:rPr>
          <w:sz w:val="24"/>
        </w:rPr>
      </w:pPr>
      <w:r>
        <w:rPr>
          <w:sz w:val="24"/>
        </w:rPr>
        <w:t>16. Стараетесь ли Вы сказать все за малыша, прежде чем он успеет рас</w:t>
        <w:softHyphen/>
        <w:t>крыть рот:</w:t>
      </w:r>
    </w:p>
    <w:p>
      <w:pPr>
        <w:pStyle w:val="Normal"/>
        <w:spacing w:lineRule="auto" w:line="240"/>
        <w:ind w:firstLine="720" w:end="0"/>
        <w:rPr>
          <w:sz w:val="24"/>
        </w:rPr>
      </w:pPr>
      <w:r>
        <w:rPr>
          <w:sz w:val="24"/>
        </w:rPr>
        <w:t>а) у зубного врача;</w:t>
      </w:r>
    </w:p>
    <w:p>
      <w:pPr>
        <w:pStyle w:val="Normal"/>
        <w:spacing w:lineRule="auto" w:line="240"/>
        <w:ind w:firstLine="720" w:end="0"/>
        <w:rPr>
          <w:sz w:val="24"/>
        </w:rPr>
      </w:pPr>
      <w:r>
        <w:rPr>
          <w:sz w:val="24"/>
        </w:rPr>
        <w:t>б) в магазине?</w:t>
      </w:r>
    </w:p>
    <w:p>
      <w:pPr>
        <w:pStyle w:val="Normal"/>
        <w:spacing w:lineRule="auto" w:line="240"/>
        <w:ind w:firstLine="720" w:end="0"/>
        <w:rPr>
          <w:sz w:val="24"/>
        </w:rPr>
      </w:pPr>
      <w:r>
        <w:rPr>
          <w:sz w:val="24"/>
        </w:rPr>
        <w:t>17. Смотрите ли Вы телевизор вместе с ребенком?</w:t>
      </w:r>
    </w:p>
    <w:p>
      <w:pPr>
        <w:pStyle w:val="Normal"/>
        <w:spacing w:lineRule="auto" w:line="240"/>
        <w:ind w:firstLine="720" w:end="0"/>
        <w:rPr>
          <w:sz w:val="24"/>
        </w:rPr>
      </w:pPr>
      <w:r>
        <w:rPr>
          <w:sz w:val="24"/>
        </w:rPr>
        <w:t>18. Задаете ли Вы малышу вопросы о смысле увиденного по телевизору?</w:t>
      </w:r>
    </w:p>
    <w:p>
      <w:pPr>
        <w:sectPr>
          <w:footerReference w:type="default" r:id="rId59"/>
          <w:footerReference w:type="first" r:id="rId6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870" w:author="ORPM" w:date="2001-02-16T16:33:00Z"/>
        </w:rPr>
      </w:pPr>
      <w:r>
        <w:rPr>
          <w:sz w:val="24"/>
        </w:rPr>
        <w:t>19. Ограничиваете ли Вы возможность ребенка смотреть телевизор?</w:t>
      </w:r>
    </w:p>
    <w:p>
      <w:pPr>
        <w:pStyle w:val="Normal"/>
        <w:spacing w:lineRule="auto" w:line="240"/>
        <w:ind w:firstLine="720" w:end="0"/>
        <w:rPr>
          <w:sz w:val="24"/>
          <w:ins w:id="872" w:author="ORPM" w:date="2001-02-16T16:33:00Z"/>
        </w:rPr>
      </w:pPr>
      <w:ins w:id="871" w:author="ORPM" w:date="2001-02-16T16:33:00Z">
        <w:r>
          <w:rPr>
            <w:sz w:val="24"/>
          </w:rPr>
        </w:r>
      </w:ins>
    </w:p>
    <w:p>
      <w:pPr>
        <w:pStyle w:val="Normal"/>
        <w:spacing w:lineRule="auto" w:line="240"/>
        <w:ind w:firstLine="720" w:end="0"/>
        <w:rPr/>
      </w:pPr>
      <w:r>
        <w:rPr>
          <w:sz w:val="24"/>
        </w:rPr>
        <w:t xml:space="preserve">20. Есть ли у ребенка возможность </w:t>
      </w:r>
      <w:ins w:id="873" w:author="ORPM" w:date="2001-02-16T16:33:00Z">
        <w:r>
          <w:rPr>
            <w:sz w:val="24"/>
          </w:rPr>
          <w:t>п</w:t>
        </w:r>
      </w:ins>
      <w:del w:id="874" w:author="ORPM" w:date="2001-02-16T16:33:00Z">
        <w:r>
          <w:rPr>
            <w:sz w:val="24"/>
          </w:rPr>
          <w:delText>й</w:delText>
        </w:r>
      </w:del>
      <w:r>
        <w:rPr>
          <w:sz w:val="24"/>
        </w:rPr>
        <w:t>роявлять «мощь</w:t>
      </w:r>
      <w:r>
        <w:rPr>
          <w:b/>
          <w:sz w:val="24"/>
        </w:rPr>
        <w:t xml:space="preserve"> </w:t>
      </w:r>
      <w:r>
        <w:rPr>
          <w:sz w:val="24"/>
          <w:rPrChange w:id="0" w:author="ORPM" w:date="2001-02-16T16:33:00Z"/>
        </w:rPr>
        <w:t>своих</w:t>
      </w:r>
      <w:r>
        <w:rPr>
          <w:sz w:val="24"/>
        </w:rPr>
        <w:t xml:space="preserve"> мышц» в играх, мять, тискать и шлепать глину и т.п., чтобы излить свои чувства в рамках общепринятого поведения?</w:t>
      </w:r>
    </w:p>
    <w:p>
      <w:pPr>
        <w:pStyle w:val="Normal"/>
        <w:spacing w:lineRule="auto" w:line="240"/>
        <w:ind w:firstLine="720" w:end="0"/>
        <w:rPr>
          <w:sz w:val="24"/>
        </w:rPr>
      </w:pPr>
      <w:r>
        <w:rPr>
          <w:sz w:val="24"/>
        </w:rPr>
        <w:t>21. Стараетесь ли Вы ходить с малышом на прогулки по округе?</w:t>
      </w:r>
    </w:p>
    <w:p>
      <w:pPr>
        <w:pStyle w:val="Normal"/>
        <w:spacing w:lineRule="auto" w:line="240"/>
        <w:ind w:firstLine="720" w:end="0"/>
        <w:rPr>
          <w:sz w:val="24"/>
        </w:rPr>
      </w:pPr>
      <w:r>
        <w:rPr>
          <w:sz w:val="24"/>
        </w:rPr>
        <w:t xml:space="preserve">22. Собираетесь ли Вы сводить ребенка в Макдональдс, в зоопарк, в музей? </w:t>
      </w:r>
      <w:del w:id="876" w:author="ORPM" w:date="2001-02-16T16:33:00Z">
        <w:r>
          <w:rPr>
            <w:sz w:val="24"/>
          </w:rPr>
          <w:delText xml:space="preserve">          -</w:delText>
        </w:r>
      </w:del>
    </w:p>
    <w:p>
      <w:pPr>
        <w:pStyle w:val="Normal"/>
        <w:spacing w:lineRule="auto" w:line="240"/>
        <w:ind w:firstLine="720" w:end="0"/>
        <w:rPr/>
      </w:pPr>
      <w:r>
        <w:rPr>
          <w:sz w:val="24"/>
        </w:rPr>
        <w:t xml:space="preserve">За каждый ответ: «почти всегда» начислите себе 4 балла, «иногда» — </w:t>
      </w:r>
      <w:del w:id="877" w:author="ORPM" w:date="2001-02-16T16:33:00Z">
        <w:r>
          <w:rPr>
            <w:sz w:val="24"/>
            <w:lang w:val="en-US"/>
          </w:rPr>
          <w:delText>tf°</w:delText>
        </w:r>
      </w:del>
      <w:del w:id="878" w:author="ORPM" w:date="2001-02-16T16:33:00Z">
        <w:r>
          <w:rPr>
            <w:sz w:val="24"/>
          </w:rPr>
          <w:delText xml:space="preserve"> </w:delText>
        </w:r>
      </w:del>
      <w:r>
        <w:rPr>
          <w:sz w:val="24"/>
        </w:rPr>
        <w:t>2 балла, «никогда» — 0 баллов. Полученные баллы сложите.</w:t>
      </w:r>
    </w:p>
    <w:p>
      <w:pPr>
        <w:pStyle w:val="Normal"/>
        <w:spacing w:lineRule="auto" w:line="240"/>
        <w:ind w:firstLine="720" w:end="0"/>
        <w:rPr/>
      </w:pPr>
      <w:r>
        <w:rPr>
          <w:i/>
          <w:sz w:val="24"/>
        </w:rPr>
        <w:t>Ключ: 88</w:t>
      </w:r>
      <w:r>
        <w:rPr>
          <w:b/>
          <w:sz w:val="24"/>
        </w:rPr>
        <w:t xml:space="preserve"> </w:t>
      </w:r>
      <w:r>
        <w:rPr>
          <w:sz w:val="24"/>
          <w:rPrChange w:id="0" w:author="ORPM" w:date="2001-02-16T16:33:00Z"/>
        </w:rPr>
        <w:t>баллов - здорово!</w:t>
      </w:r>
      <w:r>
        <w:rPr>
          <w:sz w:val="24"/>
        </w:rPr>
        <w:t xml:space="preserve"> 44</w:t>
      </w:r>
      <w:r>
        <w:rPr>
          <w:b/>
          <w:sz w:val="24"/>
        </w:rPr>
        <w:t xml:space="preserve"> </w:t>
      </w:r>
      <w:r>
        <w:rPr>
          <w:sz w:val="24"/>
          <w:rPrChange w:id="0" w:author="ORPM" w:date="2001-02-16T16:33:00Z"/>
        </w:rPr>
        <w:t>балла - неплохо. Меньше 22 баллов</w:t>
      </w:r>
      <w:r>
        <w:rPr>
          <w:sz w:val="24"/>
        </w:rPr>
        <w:t xml:space="preserve"> -стоит задуматься.</w:t>
      </w:r>
    </w:p>
    <w:p>
      <w:pPr>
        <w:pStyle w:val="Normal"/>
        <w:spacing w:lineRule="auto" w:line="240"/>
        <w:ind w:firstLine="720" w:end="0"/>
        <w:rPr>
          <w:sz w:val="24"/>
          <w:del w:id="881" w:author="ORPM" w:date="2001-02-16T16:33:00Z"/>
        </w:rPr>
      </w:pPr>
      <w:r>
        <w:rPr>
          <w:sz w:val="24"/>
        </w:rPr>
        <w:t>Можете ли Вы что-нибудь изменить, чтобы повысить свой рейтинг?</w:t>
      </w:r>
    </w:p>
    <w:p>
      <w:pPr>
        <w:pStyle w:val="Normal"/>
        <w:spacing w:lineRule="auto" w:line="240"/>
        <w:ind w:firstLine="720" w:end="0"/>
        <w:rPr>
          <w:sz w:val="24"/>
          <w:del w:id="883" w:author="ORPM" w:date="2001-02-16T16:09:00Z"/>
        </w:rPr>
      </w:pPr>
      <w:del w:id="882" w:author="ORPM" w:date="2001-02-16T16:09:00Z">
        <w:r>
          <w:rPr>
            <w:sz w:val="24"/>
          </w:rPr>
        </w:r>
      </w:del>
    </w:p>
    <w:p>
      <w:pPr>
        <w:pStyle w:val="Normal"/>
        <w:spacing w:lineRule="auto" w:line="240"/>
        <w:ind w:firstLine="720" w:end="0"/>
        <w:rPr>
          <w:sz w:val="24"/>
        </w:rPr>
      </w:pPr>
      <w:r>
        <w:rPr>
          <w:sz w:val="24"/>
        </w:rPr>
      </w:r>
      <w:bookmarkStart w:id="90" w:name="__RefHeading___Toc511554790"/>
      <w:bookmarkStart w:id="91" w:name="__RefHeading___Toc511554790"/>
    </w:p>
    <w:p>
      <w:pPr>
        <w:pStyle w:val="Normal"/>
        <w:spacing w:lineRule="auto" w:line="240"/>
        <w:ind w:firstLine="720" w:end="0"/>
        <w:rPr/>
      </w:pPr>
      <w:r>
        <w:rPr/>
      </w:r>
    </w:p>
    <w:p>
      <w:pPr>
        <w:pStyle w:val="Heading2"/>
        <w:rPr/>
      </w:pPr>
      <w:bookmarkStart w:id="92" w:name="__RefHeading___Toc511554790"/>
      <w:r>
        <w:rPr/>
        <w:t>Приложение 22</w:t>
      </w:r>
      <w:bookmarkEnd w:id="92"/>
    </w:p>
    <w:p>
      <w:pPr>
        <w:pStyle w:val="Heading2"/>
        <w:rPr/>
      </w:pPr>
      <w:bookmarkStart w:id="93" w:name="__RefHeading___Toc511554791"/>
      <w:bookmarkEnd w:id="93"/>
      <w:r>
        <w:rPr/>
        <w:t>Диагност</w:t>
      </w:r>
      <w:del w:id="884" w:author="ORPM" w:date="2001-02-16T16:35:00Z">
        <w:r>
          <w:rPr/>
          <w:delText>а</w:delText>
        </w:r>
      </w:del>
      <w:ins w:id="885" w:author="ORPM" w:date="2001-02-16T16:35:00Z">
        <w:r>
          <w:rPr/>
          <w:t>ика</w:t>
        </w:r>
      </w:ins>
      <w:r>
        <w:rPr/>
        <w:t xml:space="preserve"> нервно-психического развития детей первого года </w:t>
      </w:r>
      <w:del w:id="886" w:author="ORPM" w:date="2001-02-16T16:35:00Z">
        <w:r>
          <w:rPr/>
          <w:delText>^</w:delText>
        </w:r>
      </w:del>
      <w:ins w:id="887" w:author="ORPM" w:date="2001-02-16T16:35:00Z">
        <w:r>
          <w:rPr/>
          <w:t>ж</w:t>
        </w:r>
      </w:ins>
      <w:r>
        <w:rPr/>
        <w:t>изни</w:t>
      </w:r>
    </w:p>
    <w:p>
      <w:pPr>
        <w:pStyle w:val="Normal"/>
        <w:spacing w:lineRule="auto" w:line="240"/>
        <w:ind w:firstLine="720" w:end="0"/>
        <w:rPr/>
      </w:pPr>
      <w:r>
        <w:rPr>
          <w:sz w:val="24"/>
        </w:rPr>
        <w:t>Данная схема является сокращенным вариантом методики Э. Фрухт, опубликованной в работе: Дети — сироты. Консультирование и диагности</w:t>
        <w:softHyphen/>
        <w:t xml:space="preserve">ка. М., 1998. Она не направлена на постановку диагноза, а лишь позволяет </w:t>
      </w:r>
      <w:del w:id="888" w:author="ORPM" w:date="2001-02-16T16:35:00Z">
        <w:r>
          <w:rPr>
            <w:sz w:val="24"/>
          </w:rPr>
          <w:delText xml:space="preserve">' </w:delText>
        </w:r>
      </w:del>
      <w:r>
        <w:rPr>
          <w:sz w:val="24"/>
        </w:rPr>
        <w:t>распознать общую картину развития и обратить внимание на некоторые тревожные симптомы.</w:t>
      </w:r>
    </w:p>
    <w:p>
      <w:pPr>
        <w:pStyle w:val="Normal"/>
        <w:spacing w:lineRule="auto" w:line="240"/>
        <w:ind w:firstLine="720" w:end="0"/>
        <w:rPr>
          <w:b/>
          <w:sz w:val="24"/>
        </w:rPr>
      </w:pPr>
      <w:r>
        <w:rPr>
          <w:b/>
          <w:sz w:val="24"/>
          <w:rPrChange w:id="0" w:author="ORPM" w:date="2001-02-16T16:35:00Z"/>
        </w:rPr>
        <w:t>10 дней</w:t>
      </w:r>
    </w:p>
    <w:p>
      <w:pPr>
        <w:pStyle w:val="Normal"/>
        <w:spacing w:lineRule="auto" w:line="240"/>
        <w:ind w:firstLine="720" w:end="0"/>
        <w:rPr/>
      </w:pPr>
      <w:r>
        <w:rPr>
          <w:sz w:val="24"/>
        </w:rPr>
        <w:t xml:space="preserve">1. </w:t>
      </w:r>
      <w:r>
        <w:rPr>
          <w:i/>
          <w:sz w:val="24"/>
        </w:rPr>
        <w:t>Зрительные ориентировочные реакции:</w:t>
      </w:r>
      <w:r>
        <w:rPr>
          <w:sz w:val="24"/>
        </w:rPr>
        <w:t xml:space="preserve"> удерживает в поле зрения движу</w:t>
        <w:softHyphen/>
        <w:t>щийся предмет (ступенчатое слежение): фиксирует взглядом игрушку (сле</w:t>
        <w:softHyphen/>
        <w:t>дит) в течение 10 с. Движения глаз скачкообразные. Может следить за иг</w:t>
        <w:softHyphen/>
        <w:t>рушкой в одну сторону.</w:t>
      </w:r>
    </w:p>
    <w:p>
      <w:pPr>
        <w:pStyle w:val="Normal"/>
        <w:spacing w:lineRule="auto" w:line="240"/>
        <w:ind w:firstLine="720" w:end="0"/>
        <w:rPr/>
      </w:pPr>
      <w:r>
        <w:rPr>
          <w:sz w:val="24"/>
        </w:rPr>
        <w:t xml:space="preserve">2. </w:t>
      </w:r>
      <w:r>
        <w:rPr>
          <w:i/>
          <w:sz w:val="24"/>
        </w:rPr>
        <w:t>Слуховые ориентировочные реакции:</w:t>
      </w:r>
      <w:r>
        <w:rPr>
          <w:sz w:val="24"/>
        </w:rPr>
        <w:t xml:space="preserve"> вздрагивает и моргает при резком звуке; при звуке вздрагивает и моргает или реагирует одним способом на звук с обеих сторон.</w:t>
      </w:r>
    </w:p>
    <w:p>
      <w:pPr>
        <w:pStyle w:val="Normal"/>
        <w:spacing w:lineRule="auto" w:line="240"/>
        <w:ind w:firstLine="720" w:end="0"/>
        <w:rPr>
          <w:b/>
          <w:sz w:val="24"/>
        </w:rPr>
      </w:pPr>
      <w:r>
        <w:rPr>
          <w:b/>
          <w:sz w:val="24"/>
          <w:rPrChange w:id="0" w:author="ORPM" w:date="2001-02-16T16:35:00Z"/>
        </w:rPr>
        <w:t>18-20 дней</w:t>
      </w:r>
    </w:p>
    <w:p>
      <w:pPr>
        <w:pStyle w:val="Normal"/>
        <w:spacing w:lineRule="auto" w:line="240"/>
        <w:ind w:firstLine="720" w:end="0"/>
        <w:rPr/>
      </w:pPr>
      <w:r>
        <w:rPr>
          <w:sz w:val="24"/>
        </w:rPr>
        <w:t xml:space="preserve">1. </w:t>
      </w:r>
      <w:r>
        <w:rPr>
          <w:i/>
          <w:sz w:val="24"/>
        </w:rPr>
        <w:t>Зрительные ориентировочные реакции:</w:t>
      </w:r>
      <w:r>
        <w:rPr>
          <w:sz w:val="24"/>
        </w:rPr>
        <w:t xml:space="preserve"> удерживает в поле зрения непо</w:t>
        <w:softHyphen/>
        <w:t>движный предмет (лицо взрослого); движения заторможены, фиксирует взглядом предмет или лицо взрослого в течение 5—10 с.</w:t>
      </w:r>
    </w:p>
    <w:p>
      <w:pPr>
        <w:pStyle w:val="Normal"/>
        <w:spacing w:lineRule="auto" w:line="240"/>
        <w:ind w:firstLine="720" w:end="0"/>
        <w:rPr/>
      </w:pPr>
      <w:r>
        <w:rPr>
          <w:sz w:val="24"/>
        </w:rPr>
        <w:t xml:space="preserve">2. </w:t>
      </w:r>
      <w:r>
        <w:rPr>
          <w:i/>
          <w:sz w:val="24"/>
        </w:rPr>
        <w:t>Слуховые ориентировочные реакции:</w:t>
      </w:r>
      <w:r>
        <w:rPr>
          <w:b/>
          <w:sz w:val="24"/>
        </w:rPr>
        <w:t xml:space="preserve"> </w:t>
      </w:r>
      <w:r>
        <w:rPr>
          <w:sz w:val="24"/>
          <w:rPrChange w:id="0" w:author="ORPM" w:date="2001-02-16T16:35:00Z"/>
        </w:rPr>
        <w:t>через 5—10 с успокаивается; движе</w:t>
        <w:softHyphen/>
        <w:t>ния заторможены. Слуховое сосредоточение в течение 10—15 с.</w:t>
      </w:r>
    </w:p>
    <w:p>
      <w:pPr>
        <w:pStyle w:val="Normal"/>
        <w:spacing w:lineRule="auto" w:line="240"/>
        <w:ind w:firstLine="720" w:end="0"/>
        <w:rPr>
          <w:b/>
          <w:sz w:val="24"/>
        </w:rPr>
      </w:pPr>
      <w:r>
        <w:rPr>
          <w:b/>
          <w:sz w:val="24"/>
          <w:rPrChange w:id="0" w:author="ORPM" w:date="2001-02-16T16:35:00Z"/>
        </w:rPr>
        <w:t>1 месяц</w:t>
      </w:r>
    </w:p>
    <w:p>
      <w:pPr>
        <w:pStyle w:val="Normal"/>
        <w:spacing w:lineRule="auto" w:line="240"/>
        <w:ind w:firstLine="720" w:end="0"/>
        <w:rPr/>
      </w:pPr>
      <w:r>
        <w:rPr>
          <w:sz w:val="24"/>
        </w:rPr>
        <w:t xml:space="preserve">1. </w:t>
      </w:r>
      <w:r>
        <w:rPr>
          <w:i/>
          <w:sz w:val="24"/>
        </w:rPr>
        <w:t>Зрительные ориентировочные реакции:</w:t>
      </w:r>
      <w:r>
        <w:rPr>
          <w:sz w:val="24"/>
        </w:rPr>
        <w:t xml:space="preserve"> плавное прослеживание движу</w:t>
        <w:softHyphen/>
        <w:t>щегося предмета; сосредоточивает взгляд на игрушке, плавно следит за ней (до 30 см), не выпускает ее из поля зрения, поворачивает голову вправо и влево. Разрешается следить за игрушкой в одну сторону, не менее 2 раз.</w:t>
      </w:r>
    </w:p>
    <w:p>
      <w:pPr>
        <w:pStyle w:val="Normal"/>
        <w:spacing w:lineRule="auto" w:line="240"/>
        <w:ind w:firstLine="720" w:end="0"/>
        <w:rPr/>
      </w:pPr>
      <w:r>
        <w:rPr>
          <w:sz w:val="24"/>
        </w:rPr>
        <w:t xml:space="preserve">2. </w:t>
      </w:r>
      <w:r>
        <w:rPr>
          <w:i/>
          <w:sz w:val="24"/>
        </w:rPr>
        <w:t>Слуховые ориентировочные реакции:</w:t>
      </w:r>
      <w:r>
        <w:rPr>
          <w:sz w:val="24"/>
        </w:rPr>
        <w:t xml:space="preserve"> прислушивается</w:t>
      </w:r>
      <w:r>
        <w:rPr>
          <w:b/>
          <w:sz w:val="24"/>
        </w:rPr>
        <w:t xml:space="preserve"> </w:t>
      </w:r>
      <w:r>
        <w:rPr>
          <w:sz w:val="24"/>
          <w:rPrChange w:id="0" w:author="ORPM" w:date="2001-02-16T16:35:00Z"/>
        </w:rPr>
        <w:t>во время и после</w:t>
      </w:r>
      <w:r>
        <w:rPr>
          <w:b/>
          <w:sz w:val="24"/>
        </w:rPr>
        <w:t xml:space="preserve"> </w:t>
      </w:r>
      <w:r>
        <w:rPr>
          <w:sz w:val="24"/>
        </w:rPr>
        <w:t>звучания погремушки (10—15 с), движения заторможены.</w:t>
      </w:r>
    </w:p>
    <w:p>
      <w:pPr>
        <w:pStyle w:val="Normal"/>
        <w:spacing w:lineRule="auto" w:line="240"/>
        <w:ind w:firstLine="720" w:end="0"/>
        <w:rPr/>
      </w:pPr>
      <w:r>
        <w:rPr>
          <w:sz w:val="24"/>
        </w:rPr>
        <w:t xml:space="preserve">3. </w:t>
      </w:r>
      <w:r>
        <w:rPr>
          <w:i/>
          <w:sz w:val="24"/>
        </w:rPr>
        <w:t>Эмоции и социальное поведение:</w:t>
      </w:r>
      <w:r>
        <w:rPr>
          <w:sz w:val="24"/>
        </w:rPr>
        <w:t xml:space="preserve"> первая улыбка в ответ на разговор взрослого; неярко улыбается в ответ за 3—4 обращения к нему.</w:t>
      </w:r>
    </w:p>
    <w:p>
      <w:pPr>
        <w:pStyle w:val="Normal"/>
        <w:spacing w:lineRule="auto" w:line="240"/>
        <w:ind w:firstLine="720" w:end="0"/>
        <w:rPr/>
      </w:pPr>
      <w:r>
        <w:rPr>
          <w:sz w:val="24"/>
        </w:rPr>
        <w:t>4</w:t>
      </w:r>
      <w:r>
        <w:rPr>
          <w:spacing w:val="-4"/>
          <w:sz w:val="24"/>
        </w:rPr>
        <w:t xml:space="preserve">. </w:t>
      </w:r>
      <w:r>
        <w:rPr>
          <w:i/>
          <w:spacing w:val="-4"/>
          <w:sz w:val="24"/>
        </w:rPr>
        <w:t>Движения общие:</w:t>
      </w:r>
      <w:r>
        <w:rPr>
          <w:spacing w:val="-4"/>
          <w:sz w:val="24"/>
        </w:rPr>
        <w:t xml:space="preserve"> лежа на животе, пытается поднимать и</w:t>
      </w:r>
      <w:r>
        <w:rPr>
          <w:b/>
          <w:spacing w:val="-4"/>
          <w:sz w:val="24"/>
        </w:rPr>
        <w:t xml:space="preserve"> </w:t>
      </w:r>
      <w:r>
        <w:rPr>
          <w:spacing w:val="-4"/>
          <w:sz w:val="24"/>
          <w:rPrChange w:id="0" w:author="ORPM" w:date="2001-02-16T16:36:00Z"/>
        </w:rPr>
        <w:t xml:space="preserve">удерживать </w:t>
      </w:r>
      <w:r>
        <w:rPr>
          <w:spacing w:val="-4"/>
          <w:sz w:val="24"/>
        </w:rPr>
        <w:t>голову (в течение 5 с);</w:t>
      </w:r>
      <w:r>
        <w:rPr>
          <w:sz w:val="24"/>
        </w:rPr>
        <w:t xml:space="preserve"> сразу поднимает голову после поглаживания спины, удерживает ее в течение 5 с и опускает.</w:t>
      </w:r>
    </w:p>
    <w:p>
      <w:pPr>
        <w:sectPr>
          <w:footerReference w:type="default" r:id="rId61"/>
          <w:footerReference w:type="first" r:id="rId6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896" w:author="ORPM" w:date="2001-02-16T16:36:00Z"/>
        </w:rPr>
      </w:pPr>
      <w:r>
        <w:rPr>
          <w:sz w:val="24"/>
        </w:rPr>
        <w:t xml:space="preserve">5. </w:t>
      </w:r>
      <w:r>
        <w:rPr>
          <w:i/>
          <w:sz w:val="24"/>
        </w:rPr>
        <w:t>Подготовительные этапы развития активной речи:</w:t>
      </w:r>
      <w:r>
        <w:rPr>
          <w:b/>
          <w:sz w:val="24"/>
        </w:rPr>
        <w:t xml:space="preserve"> </w:t>
      </w:r>
      <w:r>
        <w:rPr>
          <w:sz w:val="24"/>
          <w:rPrChange w:id="0" w:author="ORPM" w:date="2001-02-16T16:36:00Z"/>
        </w:rPr>
        <w:t>издает отдельные звуки в ответ на разговор с ним; после нескольких обращений взрослого</w:t>
      </w:r>
    </w:p>
    <w:p>
      <w:pPr>
        <w:pStyle w:val="Normal"/>
        <w:spacing w:lineRule="auto" w:line="240"/>
        <w:ind w:firstLine="720" w:end="0"/>
        <w:rPr/>
      </w:pPr>
      <w:ins w:id="897" w:author="ORPM" w:date="2001-02-16T16:36:00Z">
        <w:r>
          <w:rPr>
            <w:sz w:val="24"/>
          </w:rPr>
          <w:t xml:space="preserve"> </w:t>
        </w:r>
      </w:ins>
      <w:r>
        <w:rPr>
          <w:sz w:val="24"/>
        </w:rPr>
        <w:t>ребенок отвечает отдельными звуками. Допустима отсроченная реакция (от нескольких секунд до 1 мин).</w:t>
      </w:r>
    </w:p>
    <w:p>
      <w:pPr>
        <w:pStyle w:val="Normal"/>
        <w:spacing w:lineRule="auto" w:line="240"/>
        <w:ind w:firstLine="720" w:end="0"/>
        <w:rPr>
          <w:b/>
          <w:sz w:val="24"/>
        </w:rPr>
      </w:pPr>
      <w:r>
        <w:rPr>
          <w:b/>
          <w:sz w:val="24"/>
          <w:rPrChange w:id="0" w:author="ORPM" w:date="2001-02-16T16:36:00Z"/>
        </w:rPr>
        <w:t>2 месяца</w:t>
      </w:r>
    </w:p>
    <w:p>
      <w:pPr>
        <w:pStyle w:val="Normal"/>
        <w:spacing w:lineRule="auto" w:line="240"/>
        <w:ind w:firstLine="720" w:end="0"/>
        <w:rPr/>
      </w:pPr>
      <w:r>
        <w:rPr>
          <w:sz w:val="24"/>
        </w:rPr>
        <w:t>1.</w:t>
      </w:r>
      <w:r>
        <w:rPr>
          <w:i/>
          <w:sz w:val="24"/>
        </w:rPr>
        <w:t xml:space="preserve"> Зрительные ориентировочные реакции:</w:t>
      </w:r>
    </w:p>
    <w:p>
      <w:pPr>
        <w:pStyle w:val="BodyTextIndent"/>
        <w:spacing w:lineRule="auto" w:line="240"/>
        <w:rPr/>
      </w:pPr>
      <w:r>
        <w:rPr/>
        <w:t>а) длительное зрительное сосредоточение: смотрит на привлекший внимание неподвижный предмет или лицо взрослого; смотрит на игрушку в течение 20—25 с, не двигается;</w:t>
      </w:r>
    </w:p>
    <w:p>
      <w:pPr>
        <w:pStyle w:val="BodyTextIndent"/>
        <w:spacing w:lineRule="auto" w:line="240"/>
        <w:rPr/>
      </w:pPr>
      <w:r>
        <w:rPr/>
        <w:t>б) длительно следит за движущейся игрушкой или взрослым: следит не</w:t>
        <w:softHyphen/>
        <w:t>прерывно (10—15 с) за небольшой игрушкой (до 50 см), поворачивая голову вправо и влево.</w:t>
      </w:r>
    </w:p>
    <w:p>
      <w:pPr>
        <w:pStyle w:val="Normal"/>
        <w:spacing w:lineRule="auto" w:line="240"/>
        <w:ind w:firstLine="720" w:end="0"/>
        <w:rPr/>
      </w:pPr>
      <w:r>
        <w:rPr>
          <w:sz w:val="24"/>
        </w:rPr>
        <w:t>2.</w:t>
      </w:r>
      <w:r>
        <w:rPr>
          <w:i/>
          <w:sz w:val="24"/>
        </w:rPr>
        <w:t xml:space="preserve"> Слуховые ориентировочные реакции:</w:t>
      </w:r>
    </w:p>
    <w:p>
      <w:pPr>
        <w:pStyle w:val="Normal"/>
        <w:spacing w:lineRule="auto" w:line="240"/>
        <w:ind w:firstLine="720" w:end="0"/>
        <w:rPr>
          <w:sz w:val="24"/>
        </w:rPr>
      </w:pPr>
      <w:r>
        <w:rPr>
          <w:sz w:val="24"/>
        </w:rPr>
        <w:t>а) ищущие повороты головы при длительном звуке: слушает в течение 5 с и после этого или сразу поворачивает голову вправо и влево; возможен преимущественный поворот голову в одну сторону;</w:t>
      </w:r>
    </w:p>
    <w:p>
      <w:pPr>
        <w:pStyle w:val="Normal"/>
        <w:spacing w:lineRule="auto" w:line="240"/>
        <w:ind w:firstLine="720" w:end="0"/>
        <w:rPr>
          <w:sz w:val="24"/>
        </w:rPr>
      </w:pPr>
      <w:r>
        <w:rPr>
          <w:sz w:val="24"/>
        </w:rPr>
        <w:t>б) поворачивает голову в сторону голоса взрослого: сосредоточенно слушает в течение 5—10 с и поворачивает голову в сторону голоса взросло</w:t>
        <w:softHyphen/>
        <w:t>го, ищет глазами, пытается «увидеть».</w:t>
      </w:r>
    </w:p>
    <w:p>
      <w:pPr>
        <w:pStyle w:val="Normal"/>
        <w:spacing w:lineRule="auto" w:line="240"/>
        <w:ind w:firstLine="720" w:end="0"/>
        <w:rPr/>
      </w:pPr>
      <w:r>
        <w:rPr>
          <w:sz w:val="24"/>
        </w:rPr>
        <w:t>3</w:t>
      </w:r>
      <w:r>
        <w:rPr>
          <w:i/>
          <w:sz w:val="24"/>
        </w:rPr>
        <w:t>. Эмоции и социальное поведение</w:t>
      </w:r>
      <w:r>
        <w:rPr>
          <w:sz w:val="24"/>
        </w:rPr>
        <w:t>.</w:t>
      </w:r>
    </w:p>
    <w:p>
      <w:pPr>
        <w:pStyle w:val="BodyTextIndent"/>
        <w:spacing w:lineRule="auto" w:line="240"/>
        <w:rPr/>
      </w:pPr>
      <w:r>
        <w:rPr/>
        <w:t>а) быстро отвечает улыбкой на разговор с ним: широко и длительно улыбается после трех обращений к нему;</w:t>
      </w:r>
    </w:p>
    <w:p>
      <w:pPr>
        <w:pStyle w:val="Normal"/>
        <w:spacing w:lineRule="auto" w:line="240"/>
        <w:ind w:firstLine="720" w:end="0"/>
        <w:rPr>
          <w:sz w:val="24"/>
        </w:rPr>
      </w:pPr>
      <w:r>
        <w:rPr>
          <w:sz w:val="24"/>
        </w:rPr>
        <w:t>б) длительное зрительное сосредоточение на другом ребенке: случайно увидев лежащего рядом ребенка, услышав его голос, поворачивает голову и сосредотачивает на нем взгляд в течение 15—30 с. Движения заторможены.</w:t>
      </w:r>
    </w:p>
    <w:p>
      <w:pPr>
        <w:pStyle w:val="Normal"/>
        <w:spacing w:lineRule="auto" w:line="240"/>
        <w:ind w:firstLine="720" w:end="0"/>
        <w:rPr/>
      </w:pPr>
      <w:r>
        <w:rPr>
          <w:sz w:val="24"/>
        </w:rPr>
        <w:t xml:space="preserve">4. </w:t>
      </w:r>
      <w:r>
        <w:rPr>
          <w:i/>
          <w:sz w:val="24"/>
        </w:rPr>
        <w:t>Движения общие:</w:t>
      </w:r>
      <w:r>
        <w:rPr>
          <w:sz w:val="24"/>
        </w:rPr>
        <w:t xml:space="preserve"> лежа на животе, поднимает и некоторое время удер</w:t>
        <w:softHyphen/>
        <w:t>живает голову; поднимает невысоко и удерживает голову не менее 5 с.</w:t>
      </w:r>
    </w:p>
    <w:p>
      <w:pPr>
        <w:pStyle w:val="Normal"/>
        <w:spacing w:lineRule="auto" w:line="240"/>
        <w:ind w:firstLine="720" w:end="0"/>
        <w:rPr/>
      </w:pPr>
      <w:r>
        <w:rPr>
          <w:sz w:val="24"/>
        </w:rPr>
        <w:t xml:space="preserve">5. </w:t>
      </w:r>
      <w:r>
        <w:rPr>
          <w:i/>
          <w:sz w:val="24"/>
        </w:rPr>
        <w:t>Подготовительные этапы развития активной речи:</w:t>
      </w:r>
      <w:r>
        <w:rPr>
          <w:sz w:val="24"/>
        </w:rPr>
        <w:t xml:space="preserve"> повторно произно</w:t>
        <w:softHyphen/>
        <w:t>сит отдельные звуки.</w:t>
      </w:r>
    </w:p>
    <w:p>
      <w:pPr>
        <w:pStyle w:val="Normal"/>
        <w:spacing w:lineRule="auto" w:line="240"/>
        <w:ind w:firstLine="720" w:end="0"/>
        <w:rPr>
          <w:b/>
          <w:sz w:val="24"/>
        </w:rPr>
      </w:pPr>
      <w:r>
        <w:rPr>
          <w:b/>
          <w:sz w:val="24"/>
        </w:rPr>
        <w:t>3 месяца</w:t>
      </w:r>
    </w:p>
    <w:p>
      <w:pPr>
        <w:pStyle w:val="Normal"/>
        <w:spacing w:lineRule="auto" w:line="240"/>
        <w:ind w:firstLine="720" w:end="0"/>
        <w:rPr/>
      </w:pPr>
      <w:r>
        <w:rPr>
          <w:sz w:val="24"/>
        </w:rPr>
        <w:t xml:space="preserve">1. </w:t>
      </w:r>
      <w:r>
        <w:rPr>
          <w:i/>
          <w:sz w:val="24"/>
        </w:rPr>
        <w:t>Зрительные оринтировочные реакции:</w:t>
      </w:r>
      <w:r>
        <w:rPr>
          <w:sz w:val="24"/>
        </w:rPr>
        <w:t xml:space="preserve"> зрительное сосредоточение в вер</w:t>
        <w:softHyphen/>
        <w:t>тикальном положении (на лице разговаривающего с ним взрослого, игруш</w:t>
        <w:softHyphen/>
        <w:t>ке); после двух-трех обращений смотрит на лицо говорящего взрослого или игрушку в течение 10 с.</w:t>
      </w:r>
    </w:p>
    <w:p>
      <w:pPr>
        <w:pStyle w:val="Normal"/>
        <w:spacing w:lineRule="auto" w:line="240"/>
        <w:ind w:firstLine="720" w:end="0"/>
        <w:rPr>
          <w:sz w:val="24"/>
        </w:rPr>
      </w:pPr>
      <w:r>
        <w:rPr>
          <w:sz w:val="24"/>
        </w:rPr>
        <w:t xml:space="preserve">2. </w:t>
      </w:r>
      <w:r>
        <w:rPr>
          <w:i/>
          <w:sz w:val="24"/>
        </w:rPr>
        <w:t>Эмоции и социальное поведение:</w:t>
      </w:r>
    </w:p>
    <w:p>
      <w:pPr>
        <w:pStyle w:val="Normal"/>
        <w:spacing w:lineRule="auto" w:line="240"/>
        <w:ind w:firstLine="720" w:end="0"/>
        <w:rPr>
          <w:sz w:val="24"/>
        </w:rPr>
      </w:pPr>
      <w:r>
        <w:rPr>
          <w:sz w:val="24"/>
        </w:rPr>
        <w:t>а) проявляет комплекс оживления в ответ на эмоциональное общение с ним (разговор): смотрит на лицо взрослого. После одного-двух обращений широко улыбается, издает тихие и короткие звуки, сгибает и разгибает ноги и руки. Оживление нарастает и сохраняется после обращения в тече</w:t>
        <w:softHyphen/>
        <w:t>ние 5—10 с. Может проявлять комплекс оживления без какого-нибудь одно</w:t>
        <w:softHyphen/>
        <w:t>го компонента;</w:t>
      </w:r>
    </w:p>
    <w:p>
      <w:pPr>
        <w:sectPr>
          <w:footerReference w:type="default" r:id="rId63"/>
          <w:footerReference w:type="first" r:id="rId6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del w:id="901" w:author="ORPM" w:date="2001-02-16T16:37:00Z"/>
        </w:rPr>
      </w:pPr>
      <w:r>
        <w:rPr>
          <w:sz w:val="24"/>
        </w:rPr>
        <w:t>б) ищет глазами ребенка, издающего звуки: услышав звуки, издаваемые лежащим рядом ребенком, ищет взглядом источник звука, а найдя, соср</w:t>
      </w:r>
      <w:ins w:id="899" w:author="ORPM" w:date="2001-02-16T16:36:00Z">
        <w:r>
          <w:rPr>
            <w:sz w:val="24"/>
          </w:rPr>
          <w:t>едо</w:t>
        </w:r>
      </w:ins>
      <w:del w:id="900" w:author="ORPM" w:date="2001-02-16T16:37:00Z">
        <w:r>
          <w:rPr>
            <w:sz w:val="24"/>
          </w:rPr>
          <w:delText>сдо-</w:delText>
        </w:r>
      </w:del>
    </w:p>
    <w:p>
      <w:pPr>
        <w:pStyle w:val="Normal"/>
        <w:widowControl w:val="false"/>
        <w:bidi w:val="0"/>
        <w:spacing w:lineRule="auto" w:line="240"/>
        <w:ind w:firstLine="720" w:start="0" w:end="0"/>
        <w:jc w:val="both"/>
        <w:rPr>
          <w:sz w:val="24"/>
        </w:rPr>
      </w:pPr>
      <w:r>
        <w:rPr>
          <w:sz w:val="24"/>
        </w:rPr>
        <w:t>точивает взгляд на соседе, затем может реагировать комплексом оживле</w:t>
        <w:softHyphen/>
        <w:t xml:space="preserve">ния.                                                     </w:t>
      </w:r>
      <w:del w:id="902" w:author="ORPM" w:date="2001-02-16T16:37:00Z">
        <w:r>
          <w:rPr>
            <w:sz w:val="24"/>
          </w:rPr>
          <w:delText xml:space="preserve">  •</w:delText>
        </w:r>
      </w:del>
    </w:p>
    <w:p>
      <w:pPr>
        <w:pStyle w:val="Normal"/>
        <w:spacing w:lineRule="auto" w:line="240"/>
        <w:ind w:firstLine="720" w:end="0"/>
        <w:rPr/>
      </w:pPr>
      <w:r>
        <w:rPr>
          <w:sz w:val="24"/>
        </w:rPr>
        <w:t xml:space="preserve">3. </w:t>
      </w:r>
      <w:r>
        <w:rPr>
          <w:i/>
          <w:sz w:val="24"/>
        </w:rPr>
        <w:t>Движения руки:</w:t>
      </w:r>
      <w:r>
        <w:rPr>
          <w:sz w:val="24"/>
        </w:rPr>
        <w:t xml:space="preserve"> случайно наталкивается руками на игрушки, низко ви</w:t>
        <w:softHyphen/>
        <w:t>сящие над грудью; оживляясь, выпрямляет руки и наталкивается на игруш</w:t>
        <w:softHyphen/>
        <w:t>ку (одну или обе) 2—3 раза. Разжимая пальцы, пытается захватить ее и про</w:t>
        <w:softHyphen/>
        <w:t>слеживает глазами движения рук.</w:t>
      </w:r>
    </w:p>
    <w:p>
      <w:pPr>
        <w:pStyle w:val="Normal"/>
        <w:spacing w:lineRule="auto" w:line="240"/>
        <w:ind w:firstLine="720" w:end="0"/>
        <w:rPr>
          <w:sz w:val="24"/>
        </w:rPr>
      </w:pPr>
      <w:r>
        <w:rPr>
          <w:sz w:val="24"/>
        </w:rPr>
        <w:t xml:space="preserve">4. </w:t>
      </w:r>
      <w:r>
        <w:rPr>
          <w:i/>
          <w:sz w:val="24"/>
        </w:rPr>
        <w:t>Движения общие:</w:t>
      </w:r>
    </w:p>
    <w:p>
      <w:pPr>
        <w:pStyle w:val="Normal"/>
        <w:spacing w:lineRule="auto" w:line="240"/>
        <w:ind w:firstLine="720" w:end="0"/>
        <w:rPr>
          <w:sz w:val="24"/>
        </w:rPr>
      </w:pPr>
      <w:r>
        <w:rPr>
          <w:sz w:val="24"/>
        </w:rPr>
        <w:t>а) лежит на животе, опираясь на предплечья и высоко подняв голову (в течение 1 мин): сразу высоко поднимает голову, опираясь на предплечья, грудь приподнята, ноги спокойно лежат. Сохраняет это положение в тече</w:t>
        <w:softHyphen/>
        <w:t>ние 1 мин;</w:t>
      </w:r>
    </w:p>
    <w:p>
      <w:pPr>
        <w:pStyle w:val="Normal"/>
        <w:spacing w:lineRule="auto" w:line="240"/>
        <w:ind w:firstLine="720" w:end="0"/>
        <w:rPr>
          <w:sz w:val="24"/>
        </w:rPr>
      </w:pPr>
      <w:r>
        <w:rPr>
          <w:sz w:val="24"/>
        </w:rPr>
        <w:t>б) удерживает голову в вертикальном положении (на руках у взросло</w:t>
        <w:softHyphen/>
        <w:t>го): удерживает голову прямо в течение 30 с;</w:t>
      </w:r>
    </w:p>
    <w:p>
      <w:pPr>
        <w:pStyle w:val="Normal"/>
        <w:spacing w:lineRule="auto" w:line="240"/>
        <w:ind w:firstLine="720" w:end="0"/>
        <w:rPr>
          <w:sz w:val="24"/>
        </w:rPr>
      </w:pPr>
      <w:r>
        <w:rPr>
          <w:sz w:val="24"/>
        </w:rPr>
        <w:t>в) при поддержке под мышки крепко упирается в твердую опору нога</w:t>
        <w:softHyphen/>
        <w:t>ми, согнутыми в тазобедренном суставе: при прикосновении к опоре вы</w:t>
        <w:softHyphen/>
        <w:t>прямляет ноги в коленном суставе и упирается обеими ступнями.</w:t>
      </w:r>
    </w:p>
    <w:p>
      <w:pPr>
        <w:pStyle w:val="Normal"/>
        <w:spacing w:lineRule="auto" w:line="240"/>
        <w:ind w:firstLine="720" w:end="0"/>
        <w:rPr>
          <w:sz w:val="24"/>
        </w:rPr>
      </w:pPr>
      <w:r>
        <w:rPr>
          <w:b/>
          <w:sz w:val="24"/>
        </w:rPr>
        <w:t>4 месяца</w:t>
      </w:r>
    </w:p>
    <w:p>
      <w:pPr>
        <w:pStyle w:val="Normal"/>
        <w:spacing w:lineRule="auto" w:line="240"/>
        <w:ind w:firstLine="720" w:end="0"/>
        <w:rPr/>
      </w:pPr>
      <w:r>
        <w:rPr>
          <w:sz w:val="24"/>
        </w:rPr>
        <w:t xml:space="preserve">1. </w:t>
      </w:r>
      <w:r>
        <w:rPr>
          <w:i/>
          <w:sz w:val="24"/>
        </w:rPr>
        <w:t>Зрительные ориентировочные реакции:</w:t>
      </w:r>
      <w:r>
        <w:rPr>
          <w:sz w:val="24"/>
        </w:rPr>
        <w:t xml:space="preserve"> узнает мать или близкого челове</w:t>
        <w:softHyphen/>
        <w:t>ка (радуется); на знакомого человека смотрит выжидающе, радостно улыба</w:t>
        <w:softHyphen/>
        <w:t xml:space="preserve">ется. При </w:t>
      </w:r>
      <w:del w:id="903" w:author="ORPM" w:date="2001-02-16T16:37:00Z">
        <w:r>
          <w:rPr>
            <w:sz w:val="24"/>
          </w:rPr>
          <w:delText>'</w:delText>
        </w:r>
      </w:del>
      <w:r>
        <w:rPr>
          <w:sz w:val="24"/>
        </w:rPr>
        <w:t>повторном появлении оживляется, внимательно смотрит, иног</w:t>
        <w:softHyphen/>
        <w:t>да гулит и тянется. Недоволен, когда взрослый отходит, и не сразу перево</w:t>
        <w:softHyphen/>
        <w:t>дит взгляд на незнакомого; смотрит на него спокойно, отвлекается. В доме ребенка реакция может отсутствовать.</w:t>
      </w:r>
    </w:p>
    <w:p>
      <w:pPr>
        <w:pStyle w:val="Normal"/>
        <w:spacing w:lineRule="auto" w:line="240"/>
        <w:ind w:firstLine="720" w:end="0"/>
        <w:rPr>
          <w:sz w:val="24"/>
        </w:rPr>
      </w:pPr>
      <w:r>
        <w:rPr>
          <w:sz w:val="24"/>
        </w:rPr>
        <w:t xml:space="preserve">2. </w:t>
      </w:r>
      <w:r>
        <w:rPr>
          <w:i/>
          <w:sz w:val="24"/>
        </w:rPr>
        <w:t>Слуховые ориентировочные реакции:</w:t>
      </w:r>
    </w:p>
    <w:p>
      <w:pPr>
        <w:pStyle w:val="Normal"/>
        <w:spacing w:lineRule="auto" w:line="240"/>
        <w:ind w:firstLine="720" w:end="0"/>
        <w:rPr>
          <w:sz w:val="24"/>
        </w:rPr>
      </w:pPr>
      <w:r>
        <w:rPr>
          <w:sz w:val="24"/>
        </w:rPr>
        <w:t>а) поворачивает голову в сторону невидимого источника звука и нахо</w:t>
        <w:softHyphen/>
        <w:t>дит его глазами: слушает в течение 2—3 с и четко поворачивает голову в сторону звука, ищет и быстро находит глазами погремушки или бумагу, смотрит на нее в течение 10 с;</w:t>
      </w:r>
    </w:p>
    <w:p>
      <w:pPr>
        <w:pStyle w:val="Normal"/>
        <w:spacing w:lineRule="auto" w:line="240"/>
        <w:ind w:firstLine="720" w:end="0"/>
        <w:rPr>
          <w:sz w:val="24"/>
        </w:rPr>
      </w:pPr>
      <w:r>
        <w:rPr>
          <w:sz w:val="24"/>
        </w:rPr>
        <w:t>б) по-разному реагирует на спокойную и плясовую мелодии: спокойно слушает колыбельную, смотрит на поющего. Движения заторможены. Оживляется при звуках плясовой, радостно смотрит на взрослого, появля</w:t>
        <w:softHyphen/>
        <w:t>ется комплекс оживления. После окончания пения оживление сохраняется в течение 5—10 с. При звуках колыбельной опять становится спокойным.</w:t>
      </w:r>
    </w:p>
    <w:p>
      <w:pPr>
        <w:pStyle w:val="Normal"/>
        <w:spacing w:lineRule="auto" w:line="240"/>
        <w:ind w:firstLine="720" w:end="0"/>
        <w:rPr>
          <w:sz w:val="24"/>
        </w:rPr>
      </w:pPr>
      <w:r>
        <w:rPr>
          <w:sz w:val="24"/>
        </w:rPr>
        <w:t>3</w:t>
      </w:r>
      <w:r>
        <w:rPr>
          <w:i/>
          <w:sz w:val="24"/>
        </w:rPr>
        <w:t>. Эмоции и социальное поведение:</w:t>
      </w:r>
    </w:p>
    <w:p>
      <w:pPr>
        <w:pStyle w:val="Normal"/>
        <w:spacing w:lineRule="auto" w:line="240"/>
        <w:ind w:firstLine="720" w:end="0"/>
        <w:rPr>
          <w:sz w:val="24"/>
        </w:rPr>
      </w:pPr>
      <w:r>
        <w:rPr>
          <w:sz w:val="24"/>
        </w:rPr>
        <w:t>а) во время бодрствования часто и легко возникает комплекс оживле</w:t>
        <w:softHyphen/>
        <w:t>ния: рассматривает игрушки, захватывает их, следит за окружающим, при</w:t>
        <w:softHyphen/>
        <w:t>ходит в оживленное состояние, которое может длиться 3 мин и более;</w:t>
      </w:r>
    </w:p>
    <w:p>
      <w:pPr>
        <w:pStyle w:val="Normal"/>
        <w:spacing w:lineRule="auto" w:line="240"/>
        <w:ind w:firstLine="720" w:end="0"/>
        <w:rPr>
          <w:sz w:val="24"/>
        </w:rPr>
      </w:pPr>
      <w:r>
        <w:rPr>
          <w:sz w:val="24"/>
        </w:rPr>
        <w:t>б) ищет взглядом другого ребенка, рассматривает, радуется, тянется к нему: активно ищет и находит взглядом соседа, рассматривает его лицо, оживляется, тянется, пытается дотронуться, иногда поворачивается. Вто</w:t>
        <w:softHyphen/>
        <w:t>рой ребенок в ответ улыбается.</w:t>
      </w:r>
    </w:p>
    <w:p>
      <w:pPr>
        <w:pStyle w:val="Normal"/>
        <w:spacing w:lineRule="auto" w:line="240"/>
        <w:ind w:firstLine="720" w:end="0"/>
        <w:rPr/>
      </w:pPr>
      <w:r>
        <w:rPr>
          <w:sz w:val="24"/>
        </w:rPr>
        <w:t xml:space="preserve">4. </w:t>
      </w:r>
      <w:r>
        <w:rPr>
          <w:i/>
          <w:sz w:val="24"/>
        </w:rPr>
        <w:t>Движения руки и действия с предметами:</w:t>
      </w:r>
      <w:r>
        <w:rPr>
          <w:sz w:val="24"/>
        </w:rPr>
        <w:t xml:space="preserve"> рассматривает, ощупывает и захватывает низко висящие над грудью игрушки; смотрит на игрушку, потя</w:t>
        <w:softHyphen/>
        <w:t>гивает руки, ощупывает, рассматривает, захватывает, держит, толкает, сле</w:t>
        <w:softHyphen/>
        <w:t>дит за ней взглядом и т.д. (3 мин и более).</w:t>
      </w:r>
    </w:p>
    <w:p>
      <w:pPr>
        <w:pStyle w:val="Normal"/>
        <w:spacing w:lineRule="auto" w:line="240"/>
        <w:ind w:firstLine="720" w:end="0"/>
        <w:rPr/>
      </w:pPr>
      <w:r>
        <w:rPr>
          <w:sz w:val="24"/>
        </w:rPr>
        <w:t xml:space="preserve">5. </w:t>
      </w:r>
      <w:r>
        <w:rPr>
          <w:i/>
          <w:sz w:val="24"/>
        </w:rPr>
        <w:t>Движения общие:</w:t>
      </w:r>
      <w:r>
        <w:rPr>
          <w:sz w:val="24"/>
        </w:rPr>
        <w:t xml:space="preserve"> то же, что и в 3 месяца, но</w:t>
      </w:r>
      <w:r>
        <w:rPr>
          <w:b/>
          <w:sz w:val="24"/>
        </w:rPr>
        <w:t xml:space="preserve"> </w:t>
      </w:r>
      <w:r>
        <w:rPr>
          <w:sz w:val="24"/>
          <w:rPrChange w:id="0" w:author="ORPM" w:date="2001-02-16T16:37:00Z"/>
        </w:rPr>
        <w:t>более ярко выражено.</w:t>
      </w:r>
    </w:p>
    <w:p>
      <w:pPr>
        <w:pStyle w:val="Normal"/>
        <w:spacing w:lineRule="auto" w:line="240"/>
        <w:ind w:firstLine="720" w:end="0"/>
        <w:rPr/>
      </w:pPr>
      <w:r>
        <w:rPr>
          <w:sz w:val="24"/>
        </w:rPr>
        <w:t xml:space="preserve">6. </w:t>
      </w:r>
      <w:r>
        <w:rPr>
          <w:i/>
          <w:sz w:val="24"/>
        </w:rPr>
        <w:t>Подготовительные этапы развития активной речи:</w:t>
      </w:r>
      <w:r>
        <w:rPr>
          <w:sz w:val="24"/>
        </w:rPr>
        <w:t xml:space="preserve"> гулит; гулит</w:t>
      </w:r>
      <w:r>
        <w:rPr>
          <w:b/>
          <w:sz w:val="24"/>
        </w:rPr>
        <w:t xml:space="preserve"> </w:t>
      </w:r>
      <w:r>
        <w:rPr>
          <w:sz w:val="24"/>
          <w:rPrChange w:id="0" w:author="ORPM" w:date="2001-02-16T16:37:00Z"/>
        </w:rPr>
        <w:t>сам</w:t>
      </w:r>
      <w:r>
        <w:rPr>
          <w:sz w:val="24"/>
        </w:rPr>
        <w:t xml:space="preserve"> </w:t>
      </w:r>
      <w:del w:id="906" w:author="ORPM" w:date="2001-02-16T16:37:00Z">
        <w:r>
          <w:rPr>
            <w:sz w:val="24"/>
          </w:rPr>
          <w:delText>.</w:delText>
        </w:r>
      </w:del>
      <w:r>
        <w:rPr>
          <w:sz w:val="24"/>
        </w:rPr>
        <w:t>или через 1—3 мин после общения с ним взрослого.</w:t>
      </w:r>
    </w:p>
    <w:p>
      <w:pPr>
        <w:pStyle w:val="Normal"/>
        <w:spacing w:lineRule="auto" w:line="240"/>
        <w:ind w:firstLine="720" w:end="0"/>
        <w:rPr/>
      </w:pPr>
      <w:r>
        <w:rPr>
          <w:sz w:val="24"/>
        </w:rPr>
        <w:t xml:space="preserve">7. </w:t>
      </w:r>
      <w:r>
        <w:rPr>
          <w:i/>
          <w:sz w:val="24"/>
        </w:rPr>
        <w:t>Навыки и умения в процессах:</w:t>
      </w:r>
      <w:r>
        <w:rPr>
          <w:sz w:val="24"/>
        </w:rPr>
        <w:t xml:space="preserve"> во время</w:t>
      </w:r>
      <w:r>
        <w:rPr>
          <w:b/>
          <w:sz w:val="24"/>
        </w:rPr>
        <w:t xml:space="preserve"> </w:t>
      </w:r>
      <w:r>
        <w:rPr>
          <w:sz w:val="24"/>
          <w:rPrChange w:id="0" w:author="ORPM" w:date="2001-02-16T16:37:00Z"/>
        </w:rPr>
        <w:t>кормления придерживает рука</w:t>
        <w:softHyphen/>
        <w:t>ми</w:t>
      </w:r>
      <w:r>
        <w:rPr>
          <w:sz w:val="24"/>
        </w:rPr>
        <w:t xml:space="preserve"> грудь матери или</w:t>
      </w:r>
      <w:r>
        <w:rPr>
          <w:b/>
          <w:sz w:val="24"/>
        </w:rPr>
        <w:t xml:space="preserve"> </w:t>
      </w:r>
      <w:r>
        <w:rPr>
          <w:sz w:val="24"/>
          <w:rPrChange w:id="0" w:author="ORPM" w:date="2001-02-16T16:38:00Z"/>
        </w:rPr>
        <w:t>бутылочку; при виде</w:t>
      </w:r>
      <w:r>
        <w:rPr>
          <w:sz w:val="24"/>
        </w:rPr>
        <w:t xml:space="preserve"> груди</w:t>
      </w:r>
      <w:r>
        <w:rPr>
          <w:b/>
          <w:sz w:val="24"/>
        </w:rPr>
        <w:t xml:space="preserve"> </w:t>
      </w:r>
      <w:r>
        <w:rPr>
          <w:sz w:val="24"/>
          <w:rPrChange w:id="0" w:author="ORPM" w:date="2001-02-16T16:38:00Z"/>
        </w:rPr>
        <w:t>матери или бутылочки тя</w:t>
        <w:softHyphen/>
        <w:t>нется</w:t>
      </w:r>
      <w:r>
        <w:rPr>
          <w:sz w:val="24"/>
        </w:rPr>
        <w:t xml:space="preserve"> руками</w:t>
      </w:r>
      <w:r>
        <w:rPr>
          <w:b/>
          <w:sz w:val="24"/>
        </w:rPr>
        <w:t xml:space="preserve"> </w:t>
      </w:r>
      <w:r>
        <w:rPr>
          <w:sz w:val="24"/>
          <w:rPrChange w:id="0" w:author="ORPM" w:date="2001-02-16T16:38:00Z"/>
        </w:rPr>
        <w:t>и захватывает, во время кормления — руки на бутылочке.</w:t>
      </w:r>
    </w:p>
    <w:p>
      <w:pPr>
        <w:pStyle w:val="Normal"/>
        <w:spacing w:lineRule="auto" w:line="240"/>
        <w:ind w:firstLine="720" w:end="0"/>
        <w:rPr>
          <w:sz w:val="24"/>
        </w:rPr>
      </w:pPr>
      <w:r>
        <w:rPr>
          <w:b/>
          <w:sz w:val="24"/>
        </w:rPr>
        <w:t>5 месяцев</w:t>
      </w:r>
    </w:p>
    <w:p>
      <w:pPr>
        <w:pStyle w:val="Normal"/>
        <w:spacing w:lineRule="auto" w:line="240"/>
        <w:ind w:firstLine="720" w:end="0"/>
        <w:rPr/>
      </w:pPr>
      <w:r>
        <w:rPr>
          <w:sz w:val="24"/>
        </w:rPr>
        <w:t xml:space="preserve">1. </w:t>
      </w:r>
      <w:r>
        <w:rPr>
          <w:i/>
          <w:sz w:val="24"/>
        </w:rPr>
        <w:t>Зрительные ориентировочные реакции:</w:t>
      </w:r>
      <w:r>
        <w:rPr>
          <w:sz w:val="24"/>
        </w:rPr>
        <w:t xml:space="preserve"> отличает близких людей от чужих по внешнему виду (по-разному реагирует на лицо знакомого и незна</w:t>
        <w:softHyphen/>
        <w:t>комого человека); при виде знакомого взрослого радуется, оживляется, при виде незнакомого оживление угасает, тормозятся движения, он хмурится, может заплакать.</w:t>
      </w:r>
    </w:p>
    <w:p>
      <w:pPr>
        <w:pStyle w:val="Normal"/>
        <w:spacing w:lineRule="auto" w:line="240"/>
        <w:ind w:firstLine="720" w:end="0"/>
        <w:rPr>
          <w:sz w:val="24"/>
        </w:rPr>
      </w:pPr>
      <w:r>
        <w:rPr>
          <w:sz w:val="24"/>
        </w:rPr>
        <w:t xml:space="preserve">2. </w:t>
      </w:r>
      <w:r>
        <w:rPr>
          <w:i/>
          <w:sz w:val="24"/>
        </w:rPr>
        <w:t>Слуховые ориентировочные реакции:</w:t>
      </w:r>
    </w:p>
    <w:p>
      <w:pPr>
        <w:pStyle w:val="Normal"/>
        <w:spacing w:lineRule="auto" w:line="240"/>
        <w:ind w:firstLine="720" w:end="0"/>
        <w:rPr>
          <w:sz w:val="24"/>
        </w:rPr>
      </w:pPr>
      <w:r>
        <w:rPr>
          <w:sz w:val="24"/>
        </w:rPr>
        <w:t>а) узнает голос матери или близкого человека; к незнакомому голосу прислушивается, ищет говорящего глазами, к повторному звучанию бывает безразличен. К голосу знакомого взрослого прислушивается, ищет глазами, улыбается, поворачивается, беспокоится и ищет, если голос замолкает;</w:t>
      </w:r>
    </w:p>
    <w:p>
      <w:pPr>
        <w:pStyle w:val="Normal"/>
        <w:spacing w:lineRule="auto" w:line="240"/>
        <w:ind w:firstLine="720" w:end="0"/>
        <w:rPr>
          <w:sz w:val="24"/>
        </w:rPr>
      </w:pPr>
      <w:r>
        <w:rPr>
          <w:sz w:val="24"/>
        </w:rPr>
        <w:t>б) различает строгую и ласковую интонации обращенной к нему речи, по-разному реагирует: на ласковую интонацию улыбается, оживляется, на строгую — сосредоточивается, хмурится, может заплакать.</w:t>
      </w:r>
    </w:p>
    <w:p>
      <w:pPr>
        <w:pStyle w:val="Normal"/>
        <w:spacing w:lineRule="auto" w:line="240"/>
        <w:ind w:firstLine="720" w:end="0"/>
        <w:rPr/>
      </w:pPr>
      <w:r>
        <w:rPr>
          <w:sz w:val="24"/>
        </w:rPr>
        <w:t xml:space="preserve">3. </w:t>
      </w:r>
      <w:r>
        <w:rPr>
          <w:i/>
          <w:sz w:val="24"/>
        </w:rPr>
        <w:t>Эмоции и социальное поведение:</w:t>
      </w:r>
      <w:r>
        <w:rPr>
          <w:sz w:val="24"/>
        </w:rPr>
        <w:t xml:space="preserve"> радуется ребенку, берет у него из рук игрушку, гулит; осматривает все, находит глазами ребенка, издающего звуки, рассматривает его, меняет положение, тянется, старается взять иг</w:t>
        <w:softHyphen/>
        <w:t>рушку (если ребенок ее держит), гулит, повторяет за ним звуки.</w:t>
      </w:r>
    </w:p>
    <w:p>
      <w:pPr>
        <w:pStyle w:val="Normal"/>
        <w:spacing w:lineRule="auto" w:line="240"/>
        <w:ind w:firstLine="720" w:end="0"/>
        <w:rPr>
          <w:sz w:val="24"/>
        </w:rPr>
      </w:pPr>
      <w:r>
        <w:rPr>
          <w:sz w:val="24"/>
        </w:rPr>
        <w:t xml:space="preserve">4. </w:t>
      </w:r>
      <w:r>
        <w:rPr>
          <w:i/>
          <w:sz w:val="24"/>
        </w:rPr>
        <w:t>Движения руки и действия с предметами:</w:t>
      </w:r>
    </w:p>
    <w:p>
      <w:pPr>
        <w:pStyle w:val="Normal"/>
        <w:spacing w:lineRule="auto" w:line="240"/>
        <w:ind w:firstLine="720" w:end="0"/>
        <w:rPr>
          <w:sz w:val="24"/>
        </w:rPr>
      </w:pPr>
      <w:r>
        <w:rPr>
          <w:sz w:val="24"/>
        </w:rPr>
        <w:t>а) берет игрушку из рук взрослого: смотрит на игрушку, поднимает и выпрямляет руки, направляет их к игрушке и берет ее (возможно, одной рукой);</w:t>
      </w:r>
    </w:p>
    <w:p>
      <w:pPr>
        <w:pStyle w:val="Normal"/>
        <w:spacing w:lineRule="auto" w:line="240"/>
        <w:ind w:firstLine="720" w:end="0"/>
        <w:rPr>
          <w:sz w:val="24"/>
        </w:rPr>
      </w:pPr>
      <w:r>
        <w:rPr>
          <w:sz w:val="24"/>
        </w:rPr>
        <w:t>б) удерживает в руке игрушку: взяв игрушку, не роняет и удерживает ее в течение 30 с.</w:t>
      </w:r>
    </w:p>
    <w:p>
      <w:pPr>
        <w:pStyle w:val="Normal"/>
        <w:spacing w:lineRule="auto" w:line="240"/>
        <w:ind w:firstLine="720" w:end="0"/>
        <w:rPr>
          <w:sz w:val="24"/>
        </w:rPr>
      </w:pPr>
      <w:r>
        <w:rPr>
          <w:i/>
          <w:sz w:val="24"/>
        </w:rPr>
        <w:t xml:space="preserve">5. </w:t>
      </w:r>
      <w:r>
        <w:rPr>
          <w:i/>
          <w:sz w:val="24"/>
          <w:rPrChange w:id="0" w:author="ORPM" w:date="2001-02-16T16:38:00Z"/>
        </w:rPr>
        <w:t>Движения</w:t>
      </w:r>
      <w:r>
        <w:rPr>
          <w:b/>
          <w:i/>
          <w:sz w:val="24"/>
          <w:rPrChange w:id="0" w:author="ORPM" w:date="2001-02-16T16:38:00Z"/>
        </w:rPr>
        <w:t xml:space="preserve"> </w:t>
      </w:r>
      <w:r>
        <w:rPr>
          <w:i/>
          <w:sz w:val="24"/>
          <w:rPrChange w:id="0" w:author="ORPM" w:date="2001-02-16T16:38:00Z"/>
        </w:rPr>
        <w:t>общие:</w:t>
      </w:r>
    </w:p>
    <w:p>
      <w:pPr>
        <w:pStyle w:val="BodyTextIndent"/>
        <w:spacing w:lineRule="auto" w:line="240"/>
        <w:rPr/>
      </w:pPr>
      <w:r>
        <w:rPr/>
        <w:t>а) долго лежит на животе, подняв корпус и опираясь на ладони выпрям</w:t>
        <w:softHyphen/>
        <w:t>ленных рук: сразу после того, как положили на живот, или при виде игруш</w:t>
        <w:softHyphen/>
        <w:t>ки, или после дополнительного воздействия выпрямляет руки, поднимает голову и верхнюю часть корпуса, лежит, опираясь на ладони выпрямлен</w:t>
        <w:softHyphen/>
        <w:t>ных рук;</w:t>
      </w:r>
    </w:p>
    <w:p>
      <w:pPr>
        <w:sectPr>
          <w:footerReference w:type="default" r:id="rId65"/>
          <w:footerReference w:type="first" r:id="rId6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14" w:author="ORPM" w:date="2001-02-16T16:38:00Z"/>
        </w:rPr>
      </w:pPr>
      <w:r>
        <w:rPr>
          <w:sz w:val="24"/>
        </w:rPr>
        <w:t>б) переворачивается со спины на живот: следит за игрушкой, поворачи</w:t>
        <w:softHyphen/>
        <w:t>вает голову, корпус, ложится на бок и сразу переворачивается на живот, выпрямляет ноги в тазобедренных суставах и, опираясь на выпрямленные руки, высоко поднимает голову или выполняет это движение при помощи взрослого;</w:t>
      </w:r>
    </w:p>
    <w:p>
      <w:pPr>
        <w:pStyle w:val="Normal"/>
        <w:spacing w:lineRule="auto" w:line="240"/>
        <w:ind w:firstLine="720" w:end="0"/>
        <w:rPr>
          <w:sz w:val="24"/>
          <w:ins w:id="916" w:author="ORPM" w:date="2001-02-16T16:38:00Z"/>
        </w:rPr>
      </w:pPr>
      <w:ins w:id="915" w:author="ORPM" w:date="2001-02-16T16:38:00Z">
        <w:r>
          <w:rPr>
            <w:sz w:val="24"/>
          </w:rPr>
        </w:r>
      </w:ins>
    </w:p>
    <w:p>
      <w:pPr>
        <w:pStyle w:val="Normal"/>
        <w:spacing w:lineRule="auto" w:line="240"/>
        <w:ind w:firstLine="720" w:end="0"/>
        <w:rPr>
          <w:sz w:val="24"/>
        </w:rPr>
      </w:pPr>
      <w:r>
        <w:rPr>
          <w:sz w:val="24"/>
        </w:rPr>
        <w:t>в) ровно, устойчиво стоит при поддержке под мышки: твердо опирает</w:t>
        <w:softHyphen/>
        <w:t>ся обеими стопами выпрямленных в коленном и тазобедренном суставах ног не менее 1 мин.</w:t>
      </w:r>
    </w:p>
    <w:p>
      <w:pPr>
        <w:pStyle w:val="Normal"/>
        <w:spacing w:lineRule="auto" w:line="240"/>
        <w:ind w:firstLine="720" w:end="0"/>
        <w:rPr/>
      </w:pPr>
      <w:r>
        <w:rPr>
          <w:sz w:val="24"/>
        </w:rPr>
        <w:t xml:space="preserve">6. </w:t>
      </w:r>
      <w:r>
        <w:rPr>
          <w:i/>
          <w:sz w:val="24"/>
        </w:rPr>
        <w:t>Подготовительные этапы развития активной речи:</w:t>
      </w:r>
      <w:r>
        <w:rPr>
          <w:sz w:val="24"/>
        </w:rPr>
        <w:t xml:space="preserve"> подолгу певуче гулит — длительно, нараспев произносит гласные звуки (без видимых воздействий, при виде взрослого, игрушки или после общения со взрос</w:t>
        <w:softHyphen/>
        <w:t>лым).</w:t>
      </w:r>
    </w:p>
    <w:p>
      <w:pPr>
        <w:pStyle w:val="Normal"/>
        <w:spacing w:lineRule="auto" w:line="240"/>
        <w:ind w:firstLine="720" w:end="0"/>
        <w:rPr/>
      </w:pPr>
      <w:r>
        <w:rPr>
          <w:sz w:val="24"/>
        </w:rPr>
        <w:t xml:space="preserve">7. </w:t>
      </w:r>
      <w:r>
        <w:rPr>
          <w:i/>
          <w:sz w:val="24"/>
        </w:rPr>
        <w:t>Навыки и умения в процессах:</w:t>
      </w:r>
      <w:r>
        <w:rPr>
          <w:sz w:val="24"/>
        </w:rPr>
        <w:t xml:space="preserve"> ест с ложки полугустую и густую пищу — открывает рот, когда ложка касается его губ. Снимает пищу губами поне</w:t>
        <w:softHyphen/>
        <w:t>многу. Ест медленно.</w:t>
      </w:r>
    </w:p>
    <w:p>
      <w:pPr>
        <w:pStyle w:val="Normal"/>
        <w:spacing w:lineRule="auto" w:line="240"/>
        <w:ind w:firstLine="720" w:end="0"/>
        <w:rPr>
          <w:sz w:val="24"/>
        </w:rPr>
      </w:pPr>
      <w:r>
        <w:rPr>
          <w:b/>
          <w:sz w:val="24"/>
        </w:rPr>
        <w:t>6 месяцев</w:t>
      </w:r>
    </w:p>
    <w:p>
      <w:pPr>
        <w:pStyle w:val="Normal"/>
        <w:spacing w:lineRule="auto" w:line="240"/>
        <w:ind w:firstLine="720" w:end="0"/>
        <w:rPr>
          <w:sz w:val="24"/>
        </w:rPr>
      </w:pPr>
      <w:r>
        <w:rPr>
          <w:sz w:val="24"/>
        </w:rPr>
        <w:t xml:space="preserve">1. </w:t>
      </w:r>
      <w:r>
        <w:rPr>
          <w:i/>
          <w:sz w:val="24"/>
        </w:rPr>
        <w:t>Зрительные ориентировочные реакции:</w:t>
      </w:r>
      <w:r>
        <w:rPr>
          <w:sz w:val="24"/>
        </w:rPr>
        <w:t xml:space="preserve"> по-разному реагирует на свое и чужое имена — прислушивается. Если называю чужое имя, не всегда смот</w:t>
        <w:softHyphen/>
        <w:t>рит на взрослого, отвлекается, спокоен. Услышав свое имя, радуется, бы</w:t>
        <w:softHyphen/>
        <w:t>стро оборачивается в сторону взрослого, смотрит на него.</w:t>
      </w:r>
    </w:p>
    <w:p>
      <w:pPr>
        <w:pStyle w:val="Normal"/>
        <w:spacing w:lineRule="auto" w:line="240"/>
        <w:ind w:firstLine="720" w:end="0"/>
        <w:rPr>
          <w:sz w:val="24"/>
        </w:rPr>
      </w:pPr>
      <w:r>
        <w:rPr>
          <w:sz w:val="24"/>
        </w:rPr>
        <w:t xml:space="preserve">2. </w:t>
      </w:r>
      <w:r>
        <w:rPr>
          <w:i/>
          <w:sz w:val="24"/>
        </w:rPr>
        <w:t>Движения руки и действия с предметами:</w:t>
      </w:r>
      <w:r>
        <w:rPr>
          <w:b/>
          <w:sz w:val="24"/>
        </w:rPr>
        <w:t xml:space="preserve"> </w:t>
      </w:r>
      <w:r>
        <w:rPr>
          <w:sz w:val="24"/>
          <w:rPrChange w:id="0" w:author="ORPM" w:date="2001-02-16T16:38:00Z"/>
        </w:rPr>
        <w:t>уверенно берет игрушки, нахо</w:t>
        <w:softHyphen/>
        <w:t>дясь</w:t>
      </w:r>
      <w:r>
        <w:rPr>
          <w:sz w:val="24"/>
        </w:rPr>
        <w:t xml:space="preserve"> в любом положении, и подолгу занимается</w:t>
      </w:r>
      <w:r>
        <w:rPr>
          <w:b/>
          <w:sz w:val="24"/>
        </w:rPr>
        <w:t xml:space="preserve"> </w:t>
      </w:r>
      <w:r>
        <w:rPr>
          <w:sz w:val="24"/>
          <w:rPrChange w:id="0" w:author="ORPM" w:date="2001-02-16T16:38:00Z"/>
        </w:rPr>
        <w:t>ими, перекладывает из одной руки в</w:t>
      </w:r>
      <w:r>
        <w:rPr>
          <w:sz w:val="24"/>
        </w:rPr>
        <w:t xml:space="preserve"> другую; сразу после привлечения</w:t>
      </w:r>
      <w:r>
        <w:rPr>
          <w:b/>
          <w:sz w:val="24"/>
        </w:rPr>
        <w:t xml:space="preserve"> </w:t>
      </w:r>
      <w:r>
        <w:rPr>
          <w:sz w:val="24"/>
          <w:rPrChange w:id="0" w:author="ORPM" w:date="2001-02-16T16:39:00Z"/>
        </w:rPr>
        <w:t>внимания или дополнитель</w:t>
        <w:softHyphen/>
        <w:t>ного</w:t>
      </w:r>
      <w:r>
        <w:rPr>
          <w:sz w:val="24"/>
        </w:rPr>
        <w:t xml:space="preserve"> стимулирования</w:t>
      </w:r>
      <w:r>
        <w:rPr>
          <w:b/>
          <w:sz w:val="24"/>
        </w:rPr>
        <w:t xml:space="preserve"> </w:t>
      </w:r>
      <w:r>
        <w:rPr>
          <w:sz w:val="24"/>
          <w:rPrChange w:id="0" w:author="ORPM" w:date="2001-02-16T16:39:00Z"/>
        </w:rPr>
        <w:t>уверенно берет</w:t>
      </w:r>
      <w:r>
        <w:rPr>
          <w:sz w:val="24"/>
        </w:rPr>
        <w:t xml:space="preserve"> игрушку,</w:t>
      </w:r>
      <w:r>
        <w:rPr>
          <w:b/>
          <w:sz w:val="24"/>
        </w:rPr>
        <w:t xml:space="preserve"> </w:t>
      </w:r>
      <w:r>
        <w:rPr>
          <w:sz w:val="24"/>
          <w:rPrChange w:id="0" w:author="ORPM" w:date="2001-02-16T16:39:00Z"/>
        </w:rPr>
        <w:t>перекладывает и пр. Каж</w:t>
        <w:softHyphen/>
        <w:t>дый ребенок</w:t>
      </w:r>
      <w:r>
        <w:rPr>
          <w:sz w:val="24"/>
        </w:rPr>
        <w:t xml:space="preserve"> действует</w:t>
      </w:r>
      <w:r>
        <w:rPr>
          <w:b/>
          <w:sz w:val="24"/>
        </w:rPr>
        <w:t xml:space="preserve"> </w:t>
      </w:r>
      <w:r>
        <w:rPr>
          <w:sz w:val="24"/>
          <w:rPrChange w:id="0" w:author="ORPM" w:date="2001-02-16T16:39:00Z"/>
        </w:rPr>
        <w:t>по-своему</w:t>
      </w:r>
      <w:r>
        <w:rPr>
          <w:sz w:val="24"/>
        </w:rPr>
        <w:t xml:space="preserve"> в течение 1</w:t>
      </w:r>
      <w:r>
        <w:rPr>
          <w:b/>
          <w:sz w:val="24"/>
        </w:rPr>
        <w:t xml:space="preserve"> </w:t>
      </w:r>
      <w:r>
        <w:rPr>
          <w:sz w:val="24"/>
          <w:rPrChange w:id="0" w:author="ORPM" w:date="2001-02-16T16:39:00Z"/>
        </w:rPr>
        <w:t>мин.</w:t>
      </w:r>
    </w:p>
    <w:p>
      <w:pPr>
        <w:pStyle w:val="Normal"/>
        <w:spacing w:lineRule="auto" w:line="240"/>
        <w:ind w:firstLine="720" w:end="0"/>
        <w:rPr>
          <w:sz w:val="24"/>
        </w:rPr>
      </w:pPr>
      <w:r>
        <w:rPr>
          <w:sz w:val="24"/>
        </w:rPr>
        <w:t xml:space="preserve">3. </w:t>
      </w:r>
      <w:r>
        <w:rPr>
          <w:i/>
          <w:sz w:val="24"/>
        </w:rPr>
        <w:t>Движения общие:</w:t>
      </w:r>
    </w:p>
    <w:p>
      <w:pPr>
        <w:pStyle w:val="Normal"/>
        <w:spacing w:lineRule="auto" w:line="240"/>
        <w:ind w:firstLine="720" w:end="0"/>
        <w:rPr>
          <w:sz w:val="24"/>
        </w:rPr>
      </w:pPr>
      <w:r>
        <w:rPr>
          <w:sz w:val="24"/>
        </w:rPr>
        <w:t>а) переворачивается с живота на спину: следит за игрушкой, поворачи</w:t>
        <w:softHyphen/>
        <w:t>вает голову и быстро переворачивается на спину сам или при помощи взрослого:</w:t>
      </w:r>
    </w:p>
    <w:p>
      <w:pPr>
        <w:pStyle w:val="Normal"/>
        <w:spacing w:lineRule="auto" w:line="240"/>
        <w:ind w:firstLine="720" w:end="0"/>
        <w:rPr>
          <w:sz w:val="24"/>
        </w:rPr>
      </w:pPr>
      <w:r>
        <w:rPr>
          <w:sz w:val="24"/>
        </w:rPr>
        <w:t>б) передвигается, переставляя руки или немного подползая: в течение 3—5 с смотрит на игрушку и пытается достать, подползает вперед, подтяги</w:t>
        <w:softHyphen/>
        <w:t>ваясь на руках, двигается вбок, переставляя руки, или назад.</w:t>
      </w:r>
    </w:p>
    <w:p>
      <w:pPr>
        <w:pStyle w:val="Normal"/>
        <w:spacing w:lineRule="auto" w:line="240"/>
        <w:ind w:firstLine="720" w:end="0"/>
        <w:rPr/>
      </w:pPr>
      <w:r>
        <w:rPr>
          <w:sz w:val="24"/>
        </w:rPr>
        <w:t xml:space="preserve">4. </w:t>
      </w:r>
      <w:r>
        <w:rPr>
          <w:i/>
          <w:sz w:val="24"/>
        </w:rPr>
        <w:t>Подготовительные этапы развития активной речи:</w:t>
      </w:r>
      <w:r>
        <w:rPr>
          <w:sz w:val="24"/>
        </w:rPr>
        <w:t xml:space="preserve"> произносит отдельные слоги: однократно или редко произносит какой-либо один слог («ба», «ма»), может, прислушиваясь к взрослому, повторно произнести слог за ним.</w:t>
      </w:r>
    </w:p>
    <w:p>
      <w:pPr>
        <w:pStyle w:val="Normal"/>
        <w:spacing w:lineRule="auto" w:line="240"/>
        <w:ind w:firstLine="720" w:end="0"/>
        <w:rPr>
          <w:sz w:val="24"/>
        </w:rPr>
      </w:pPr>
      <w:r>
        <w:rPr>
          <w:sz w:val="24"/>
        </w:rPr>
        <w:t xml:space="preserve">5. </w:t>
      </w:r>
      <w:r>
        <w:rPr>
          <w:i/>
          <w:sz w:val="24"/>
        </w:rPr>
        <w:t>Навыки, и умения в процессах.</w:t>
      </w:r>
    </w:p>
    <w:p>
      <w:pPr>
        <w:pStyle w:val="Normal"/>
        <w:spacing w:lineRule="auto" w:line="240"/>
        <w:ind w:firstLine="720" w:end="0"/>
        <w:rPr/>
      </w:pPr>
      <w:r>
        <w:rPr>
          <w:sz w:val="24"/>
        </w:rPr>
        <w:t>а) хорошо ест с ложки,</w:t>
      </w:r>
      <w:r>
        <w:rPr>
          <w:b/>
          <w:sz w:val="24"/>
        </w:rPr>
        <w:t xml:space="preserve"> </w:t>
      </w:r>
      <w:r>
        <w:rPr>
          <w:sz w:val="24"/>
          <w:rPrChange w:id="0" w:author="ORPM" w:date="2001-02-16T16:39:00Z"/>
        </w:rPr>
        <w:t>снимая пищу губами: раскрывает рот раньше, чем</w:t>
      </w:r>
      <w:r>
        <w:rPr>
          <w:sz w:val="24"/>
        </w:rPr>
        <w:t xml:space="preserve"> ложка коснется губ, и снимает</w:t>
      </w:r>
      <w:r>
        <w:rPr>
          <w:b/>
          <w:sz w:val="24"/>
        </w:rPr>
        <w:t xml:space="preserve"> </w:t>
      </w:r>
      <w:r>
        <w:rPr>
          <w:sz w:val="24"/>
          <w:rPrChange w:id="0" w:author="ORPM" w:date="2001-02-16T16:39:00Z"/>
        </w:rPr>
        <w:t>пищу</w:t>
      </w:r>
      <w:r>
        <w:rPr>
          <w:sz w:val="24"/>
        </w:rPr>
        <w:t xml:space="preserve"> губами;</w:t>
      </w:r>
    </w:p>
    <w:p>
      <w:pPr>
        <w:pStyle w:val="BodyTextIndent"/>
        <w:spacing w:lineRule="auto" w:line="240"/>
        <w:rPr/>
      </w:pPr>
      <w:r>
        <w:rPr/>
        <w:t>б) пьет из блюдца или чашки небольшое количество жидкой пищи: при</w:t>
        <w:softHyphen/>
        <w:t>касается губами к чашке и начинает пить. Выпивает всю порцию.</w:t>
      </w:r>
    </w:p>
    <w:p>
      <w:pPr>
        <w:pStyle w:val="Normal"/>
        <w:spacing w:lineRule="auto" w:line="240"/>
        <w:ind w:firstLine="720" w:end="0"/>
        <w:rPr>
          <w:sz w:val="24"/>
        </w:rPr>
      </w:pPr>
      <w:r>
        <w:rPr>
          <w:b/>
          <w:sz w:val="24"/>
        </w:rPr>
        <w:t>7 месяцев</w:t>
      </w:r>
    </w:p>
    <w:p>
      <w:pPr>
        <w:sectPr>
          <w:footerReference w:type="default" r:id="rId67"/>
          <w:footerReference w:type="first" r:id="rId6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26" w:author="ORPM" w:date="2001-02-16T16:39:00Z"/>
        </w:rPr>
      </w:pPr>
      <w:r>
        <w:rPr>
          <w:sz w:val="24"/>
        </w:rPr>
        <w:t xml:space="preserve">1. </w:t>
      </w:r>
      <w:r>
        <w:rPr>
          <w:i/>
          <w:sz w:val="24"/>
        </w:rPr>
        <w:t>Движения руки и действия с предметами:</w:t>
      </w:r>
      <w:r>
        <w:rPr>
          <w:sz w:val="24"/>
        </w:rPr>
        <w:t xml:space="preserve"> игрушкой стучит, размахи</w:t>
        <w:softHyphen/>
        <w:t>вает, перекладывает, бросает и пр.; многократно перекладывает игруш</w:t>
        <w:softHyphen/>
        <w:t>ку из руки в руку, извлекает звук, стучит по подстилке, бросает вниз (1 мин).</w:t>
      </w:r>
    </w:p>
    <w:p>
      <w:pPr>
        <w:pStyle w:val="Normal"/>
        <w:spacing w:lineRule="auto" w:line="240"/>
        <w:ind w:firstLine="720" w:end="0"/>
        <w:rPr>
          <w:sz w:val="24"/>
          <w:ins w:id="928" w:author="ORPM" w:date="2001-02-16T16:39:00Z"/>
        </w:rPr>
      </w:pPr>
      <w:ins w:id="927" w:author="ORPM" w:date="2001-02-16T16:39:00Z">
        <w:r>
          <w:rPr>
            <w:sz w:val="24"/>
          </w:rPr>
        </w:r>
      </w:ins>
    </w:p>
    <w:p>
      <w:pPr>
        <w:pStyle w:val="Normal"/>
        <w:spacing w:lineRule="auto" w:line="240"/>
        <w:ind w:firstLine="720" w:end="0"/>
        <w:rPr/>
      </w:pPr>
      <w:r>
        <w:rPr>
          <w:sz w:val="24"/>
        </w:rPr>
        <w:t xml:space="preserve">2. </w:t>
      </w:r>
      <w:r>
        <w:rPr>
          <w:i/>
          <w:sz w:val="24"/>
        </w:rPr>
        <w:t>Движение общие,</w:t>
      </w:r>
      <w:r>
        <w:rPr>
          <w:sz w:val="24"/>
        </w:rPr>
        <w:t xml:space="preserve"> хорошо ползает (много, быстро, в разных направле</w:t>
        <w:softHyphen/>
        <w:t>ниях); сразу или после рассматривания игрушки и помощи ползет вперед к ней, делает четкие движения руками и ногами, энергично, быстро любым способом меняет направление.</w:t>
      </w:r>
    </w:p>
    <w:p>
      <w:pPr>
        <w:pStyle w:val="Normal"/>
        <w:spacing w:lineRule="auto" w:line="240"/>
        <w:ind w:firstLine="720" w:end="0"/>
        <w:rPr/>
      </w:pPr>
      <w:r>
        <w:rPr>
          <w:sz w:val="24"/>
        </w:rPr>
        <w:t xml:space="preserve">3. </w:t>
      </w:r>
      <w:r>
        <w:rPr>
          <w:i/>
          <w:sz w:val="24"/>
        </w:rPr>
        <w:t>Подготовительные этапы развития</w:t>
      </w:r>
      <w:r>
        <w:rPr>
          <w:b/>
          <w:i/>
          <w:sz w:val="24"/>
        </w:rPr>
        <w:t xml:space="preserve"> </w:t>
      </w:r>
      <w:r>
        <w:rPr>
          <w:i/>
          <w:sz w:val="24"/>
          <w:rPrChange w:id="0" w:author="ORPM" w:date="2001-02-16T16:39:00Z"/>
        </w:rPr>
        <w:t>понимания речи:</w:t>
      </w:r>
      <w:r>
        <w:rPr>
          <w:sz w:val="24"/>
          <w:rPrChange w:id="0" w:author="ORPM" w:date="2001-02-16T16:39:00Z"/>
        </w:rPr>
        <w:t xml:space="preserve"> на вопрос:</w:t>
      </w:r>
      <w:r>
        <w:rPr>
          <w:sz w:val="24"/>
        </w:rPr>
        <w:t xml:space="preserve"> «Где ... ?» — находит взглядом предмет, находящийся постоянно в опреде</w:t>
        <w:softHyphen/>
        <w:t>ленном месте (например, часы, куклу и др.) — поворачивается к игрушке и смотрит на нее, иногда хочет ее взять.</w:t>
      </w:r>
    </w:p>
    <w:p>
      <w:pPr>
        <w:pStyle w:val="Normal"/>
        <w:spacing w:lineRule="auto" w:line="240"/>
        <w:ind w:firstLine="720" w:end="0"/>
        <w:rPr/>
      </w:pPr>
      <w:r>
        <w:rPr>
          <w:sz w:val="24"/>
        </w:rPr>
        <w:t xml:space="preserve">4. </w:t>
      </w:r>
      <w:r>
        <w:rPr>
          <w:i/>
          <w:sz w:val="24"/>
        </w:rPr>
        <w:t>Подготовительные этапы развития активной речи:</w:t>
      </w:r>
      <w:r>
        <w:rPr>
          <w:sz w:val="24"/>
        </w:rPr>
        <w:t xml:space="preserve"> подолгу лепечет, по</w:t>
        <w:softHyphen/>
        <w:t>вторно произносит одни и те же слоги; лепечет сам или, молча слушая, смотрит на губы говорящего и через 1—5 мин произносит повторно слоги: «ба-ба», «ма-ма» или др.</w:t>
      </w:r>
    </w:p>
    <w:p>
      <w:pPr>
        <w:pStyle w:val="Normal"/>
        <w:spacing w:lineRule="auto" w:line="240"/>
        <w:ind w:firstLine="720" w:end="0"/>
        <w:rPr/>
      </w:pPr>
      <w:r>
        <w:rPr>
          <w:sz w:val="24"/>
        </w:rPr>
        <w:t xml:space="preserve">5. </w:t>
      </w:r>
      <w:r>
        <w:rPr>
          <w:i/>
          <w:sz w:val="24"/>
        </w:rPr>
        <w:t>Навыки и умения в процессах:</w:t>
      </w:r>
      <w:r>
        <w:rPr>
          <w:sz w:val="24"/>
        </w:rPr>
        <w:t xml:space="preserve"> пьет из чашки, которую держит взрос</w:t>
        <w:softHyphen/>
        <w:t>лый — прикасается губами к краю чашки, пьет быстро.</w:t>
      </w:r>
    </w:p>
    <w:p>
      <w:pPr>
        <w:pStyle w:val="Normal"/>
        <w:spacing w:lineRule="auto" w:line="240"/>
        <w:ind w:firstLine="720" w:end="0"/>
        <w:rPr>
          <w:sz w:val="24"/>
        </w:rPr>
      </w:pPr>
      <w:r>
        <w:rPr>
          <w:b/>
          <w:sz w:val="24"/>
        </w:rPr>
        <w:t>8 месяцев</w:t>
      </w:r>
    </w:p>
    <w:p>
      <w:pPr>
        <w:pStyle w:val="Normal"/>
        <w:spacing w:lineRule="auto" w:line="240"/>
        <w:ind w:firstLine="720" w:end="0"/>
        <w:rPr/>
      </w:pPr>
      <w:r>
        <w:rPr>
          <w:sz w:val="24"/>
        </w:rPr>
        <w:t xml:space="preserve">1. </w:t>
      </w:r>
      <w:r>
        <w:rPr>
          <w:i/>
          <w:sz w:val="24"/>
        </w:rPr>
        <w:t>Эмоции, и эмоциональное поведение:</w:t>
      </w:r>
      <w:r>
        <w:rPr>
          <w:sz w:val="24"/>
        </w:rPr>
        <w:t xml:space="preserve"> смотрит на действия другого ребен</w:t>
        <w:softHyphen/>
        <w:t>ка и смеется или лепечет; смотрит внимательно, с интересом на ребенка, привлекающего его внимание, движения могут быть заторможены, иногда повторяет слоги, смеется, глядя на соседа, подражает его действиям, тянет</w:t>
        <w:softHyphen/>
        <w:t>ся к игрушке.</w:t>
      </w:r>
    </w:p>
    <w:p>
      <w:pPr>
        <w:pStyle w:val="Normal"/>
        <w:spacing w:lineRule="auto" w:line="240"/>
        <w:ind w:firstLine="720" w:end="0"/>
        <w:rPr>
          <w:sz w:val="24"/>
        </w:rPr>
      </w:pPr>
      <w:r>
        <w:rPr>
          <w:sz w:val="24"/>
        </w:rPr>
        <w:t xml:space="preserve">2. </w:t>
      </w:r>
      <w:r>
        <w:rPr>
          <w:i/>
          <w:sz w:val="24"/>
        </w:rPr>
        <w:t>Движения и действия с предметами:</w:t>
      </w:r>
    </w:p>
    <w:p>
      <w:pPr>
        <w:pStyle w:val="Normal"/>
        <w:spacing w:lineRule="auto" w:line="240"/>
        <w:ind w:firstLine="720" w:end="0"/>
        <w:rPr>
          <w:sz w:val="24"/>
        </w:rPr>
      </w:pPr>
      <w:r>
        <w:rPr>
          <w:sz w:val="24"/>
        </w:rPr>
        <w:t>а) игрушками занимается долго и разнообразно действует с ними в зави</w:t>
        <w:softHyphen/>
        <w:t>симости от их свойств: толкает мяч один раз, еще раз, сбрасывает крышку с бидончика, действует сразу или после помощи взрослого. Выполняет любые два действия;</w:t>
      </w:r>
    </w:p>
    <w:p>
      <w:pPr>
        <w:pStyle w:val="Normal"/>
        <w:spacing w:lineRule="auto" w:line="240"/>
        <w:ind w:firstLine="720" w:end="0"/>
        <w:rPr>
          <w:sz w:val="24"/>
        </w:rPr>
      </w:pPr>
      <w:r>
        <w:rPr>
          <w:sz w:val="24"/>
        </w:rPr>
        <w:t>б) подражает действиям взрослого с игрушками (катает, стучит, выни</w:t>
        <w:softHyphen/>
        <w:t>мает и т.п.); смотрит на действия взрослого и подражает: толкает мяч, сбра</w:t>
        <w:softHyphen/>
        <w:t>сывает крышку, вынимает и пр. Действует повторно и однократно. Может выполнить два действия из трех.</w:t>
      </w:r>
    </w:p>
    <w:p>
      <w:pPr>
        <w:pStyle w:val="Normal"/>
        <w:spacing w:lineRule="auto" w:line="240"/>
        <w:ind w:firstLine="720" w:end="0"/>
        <w:rPr>
          <w:i/>
          <w:i/>
          <w:sz w:val="24"/>
        </w:rPr>
      </w:pPr>
      <w:r>
        <w:rPr>
          <w:sz w:val="24"/>
        </w:rPr>
        <w:t>3.</w:t>
      </w:r>
      <w:r>
        <w:rPr>
          <w:i/>
          <w:sz w:val="24"/>
        </w:rPr>
        <w:t xml:space="preserve"> Движения общие.</w:t>
      </w:r>
    </w:p>
    <w:p>
      <w:pPr>
        <w:pStyle w:val="Normal"/>
        <w:spacing w:lineRule="auto" w:line="240"/>
        <w:ind w:firstLine="720" w:end="0"/>
        <w:rPr>
          <w:sz w:val="24"/>
        </w:rPr>
      </w:pPr>
      <w:r>
        <w:rPr>
          <w:sz w:val="24"/>
        </w:rPr>
        <w:t>а) сам садится, сидит и ложится; поворачивает голову, чтобы увидеть игрушку, ложится на бок, опираясь на руку, и садится; если ребенок овладел движением, он отвечает на помощь сам или с участием взрослого. Сидит прямо. Ищет игрушку, поворачивает голову, ложится на бок, опираясь на руку, и сразу ложится на живот. Может сесть и лечь другим способом;</w:t>
      </w:r>
    </w:p>
    <w:p>
      <w:pPr>
        <w:pStyle w:val="BodyTextIndent"/>
        <w:spacing w:lineRule="auto" w:line="240"/>
        <w:rPr/>
      </w:pPr>
      <w:r>
        <w:rPr/>
        <w:t>б) держась руками за барьер, сам встает, стоит и опускается; цепляясь руками за перекладину, встает на колено и одну ногу, затем сам или при помощи взрослого встает на обе ноги и выпрямляется. Держась, стоит на прямых, расставленных ногах в течение 1 мин. Оборачивается за игруш</w:t>
        <w:softHyphen/>
        <w:t>кой, переставляя руки, опускается на одно колено, сгибает другую ногу и, придерживаясь, становится на четвереньки или садится;</w:t>
      </w:r>
    </w:p>
    <w:p>
      <w:pPr>
        <w:sectPr>
          <w:footerReference w:type="default" r:id="rId69"/>
          <w:footerReference w:type="first" r:id="rId7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31" w:author="ORPM" w:date="2001-02-16T16:40:00Z"/>
        </w:rPr>
      </w:pPr>
      <w:r>
        <w:rPr>
          <w:sz w:val="24"/>
        </w:rPr>
        <w:t>в) переступает, держась за барьер; идет за игрушкой, переставляя руки, переступая приставным шагом, боком, медленно.</w:t>
      </w:r>
    </w:p>
    <w:p>
      <w:pPr>
        <w:pStyle w:val="Normal"/>
        <w:spacing w:lineRule="auto" w:line="240"/>
        <w:ind w:firstLine="720" w:end="0"/>
        <w:rPr>
          <w:i/>
          <w:i/>
          <w:sz w:val="24"/>
          <w:ins w:id="933" w:author="ORPM" w:date="2001-02-16T16:40:00Z"/>
        </w:rPr>
      </w:pPr>
      <w:ins w:id="932" w:author="ORPM" w:date="2001-02-16T16:40:00Z">
        <w:r>
          <w:rPr>
            <w:i/>
            <w:sz w:val="24"/>
          </w:rPr>
        </w:r>
      </w:ins>
    </w:p>
    <w:p>
      <w:pPr>
        <w:pStyle w:val="Normal"/>
        <w:spacing w:lineRule="auto" w:line="240"/>
        <w:ind w:firstLine="720" w:end="0"/>
        <w:rPr/>
      </w:pPr>
      <w:r>
        <w:rPr>
          <w:i/>
          <w:sz w:val="24"/>
        </w:rPr>
        <w:t xml:space="preserve">4. </w:t>
      </w:r>
      <w:r>
        <w:rPr>
          <w:i/>
          <w:sz w:val="24"/>
          <w:rPrChange w:id="0" w:author="ORPM" w:date="2001-02-16T16:40:00Z"/>
        </w:rPr>
        <w:t>Подготовительные этапы развития понимания речи:</w:t>
      </w:r>
    </w:p>
    <w:p>
      <w:pPr>
        <w:pStyle w:val="Normal"/>
        <w:spacing w:lineRule="auto" w:line="240"/>
        <w:ind w:firstLine="720" w:end="0"/>
        <w:rPr/>
      </w:pPr>
      <w:r>
        <w:rPr>
          <w:sz w:val="24"/>
        </w:rPr>
        <w:t>а) на вопрос: «Где ... ?» — находит несколько (два-три)</w:t>
      </w:r>
      <w:r>
        <w:rPr>
          <w:b/>
          <w:sz w:val="24"/>
        </w:rPr>
        <w:t xml:space="preserve"> </w:t>
      </w:r>
      <w:r>
        <w:rPr>
          <w:sz w:val="24"/>
          <w:rPrChange w:id="0" w:author="ORPM" w:date="2001-02-16T16:40:00Z"/>
        </w:rPr>
        <w:t>предметов</w:t>
      </w:r>
      <w:r>
        <w:rPr>
          <w:sz w:val="24"/>
        </w:rPr>
        <w:t xml:space="preserve"> на по</w:t>
        <w:softHyphen/>
        <w:t>стоянных местах; на вопрос: «Где ... ?» — поворачивает</w:t>
      </w:r>
      <w:r>
        <w:rPr>
          <w:b/>
          <w:sz w:val="24"/>
        </w:rPr>
        <w:t xml:space="preserve"> </w:t>
      </w:r>
      <w:r>
        <w:rPr>
          <w:sz w:val="24"/>
          <w:rPrChange w:id="0" w:author="ORPM" w:date="2001-02-16T16:40:00Z"/>
        </w:rPr>
        <w:t>голову и смотрит на</w:t>
      </w:r>
      <w:r>
        <w:rPr>
          <w:b/>
          <w:sz w:val="24"/>
        </w:rPr>
        <w:t xml:space="preserve"> </w:t>
      </w:r>
      <w:r>
        <w:rPr>
          <w:sz w:val="24"/>
        </w:rPr>
        <w:t>называемый предмет, находит два предмета;</w:t>
      </w:r>
    </w:p>
    <w:p>
      <w:pPr>
        <w:pStyle w:val="Normal"/>
        <w:spacing w:lineRule="auto" w:line="240"/>
        <w:ind w:firstLine="720" w:end="0"/>
        <w:rPr>
          <w:sz w:val="24"/>
        </w:rPr>
      </w:pPr>
      <w:r>
        <w:rPr>
          <w:sz w:val="24"/>
        </w:rPr>
        <w:t>б) по слову взрослого выполняет разученные ранее действия (без пока</w:t>
        <w:softHyphen/>
        <w:t>за), например, «ладушки», «дай ручку» и др.; по просьбе выполняет одно из движений.</w:t>
      </w:r>
    </w:p>
    <w:p>
      <w:pPr>
        <w:pStyle w:val="Normal"/>
        <w:spacing w:lineRule="auto" w:line="240"/>
        <w:ind w:firstLine="720" w:end="0"/>
        <w:rPr/>
      </w:pPr>
      <w:r>
        <w:rPr>
          <w:sz w:val="24"/>
        </w:rPr>
        <w:t xml:space="preserve">5. </w:t>
      </w:r>
      <w:r>
        <w:rPr>
          <w:i/>
          <w:sz w:val="24"/>
        </w:rPr>
        <w:t>Подготовительные этапы развития активной</w:t>
      </w:r>
      <w:r>
        <w:rPr>
          <w:b/>
          <w:i/>
          <w:sz w:val="24"/>
        </w:rPr>
        <w:t xml:space="preserve"> </w:t>
      </w:r>
      <w:r>
        <w:rPr>
          <w:i/>
          <w:sz w:val="24"/>
          <w:rPrChange w:id="0" w:author="ORPM" w:date="2001-02-16T16:40:00Z"/>
        </w:rPr>
        <w:t>речи</w:t>
      </w:r>
      <w:r>
        <w:rPr>
          <w:i/>
          <w:sz w:val="24"/>
        </w:rPr>
        <w:t>:</w:t>
      </w:r>
      <w:del w:id="938" w:author="ORPM" w:date="2001-02-16T16:40:00Z">
        <w:r>
          <w:rPr>
            <w:i/>
            <w:sz w:val="24"/>
          </w:rPr>
          <w:delText>'</w:delText>
        </w:r>
      </w:del>
      <w:r>
        <w:rPr>
          <w:i/>
          <w:sz w:val="24"/>
          <w:rPrChange w:id="0" w:author="ORPM" w:date="2001-02-16T16:40:00Z"/>
        </w:rPr>
        <w:t>,</w:t>
      </w:r>
      <w:r>
        <w:rPr>
          <w:sz w:val="24"/>
          <w:rPrChange w:id="0" w:author="ORPM" w:date="2001-02-16T16:40:00Z"/>
        </w:rPr>
        <w:t xml:space="preserve"> громко, четко и по</w:t>
        <w:softHyphen/>
        <w:t>вторно</w:t>
      </w:r>
      <w:r>
        <w:rPr>
          <w:sz w:val="24"/>
        </w:rPr>
        <w:t xml:space="preserve"> произносит различные слоги;</w:t>
      </w:r>
      <w:r>
        <w:rPr>
          <w:b/>
          <w:sz w:val="24"/>
        </w:rPr>
        <w:t xml:space="preserve"> </w:t>
      </w:r>
      <w:r>
        <w:rPr>
          <w:sz w:val="24"/>
          <w:rPrChange w:id="0" w:author="ORPM" w:date="2001-02-16T16:40:00Z"/>
        </w:rPr>
        <w:t>произносит повторно слоги, имею</w:t>
        <w:softHyphen/>
        <w:t>щиеся в его</w:t>
      </w:r>
      <w:r>
        <w:rPr>
          <w:sz w:val="24"/>
        </w:rPr>
        <w:t xml:space="preserve"> лепете (несколько слогов).</w:t>
      </w:r>
    </w:p>
    <w:p>
      <w:pPr>
        <w:pStyle w:val="Normal"/>
        <w:spacing w:lineRule="auto" w:line="240"/>
        <w:ind w:firstLine="720" w:end="0"/>
        <w:rPr/>
      </w:pPr>
      <w:r>
        <w:rPr>
          <w:sz w:val="24"/>
        </w:rPr>
        <w:t xml:space="preserve">6. </w:t>
      </w:r>
      <w:r>
        <w:rPr>
          <w:i/>
          <w:sz w:val="24"/>
        </w:rPr>
        <w:t>Навыки и умения в процессах:</w:t>
      </w:r>
      <w:r>
        <w:rPr>
          <w:sz w:val="24"/>
        </w:rPr>
        <w:t xml:space="preserve"> ест корочку хлеба, которую сам держит в руке, пьет из чашки, которую держит взрослый; держит хлеб в руке и на</w:t>
        <w:softHyphen/>
        <w:t>правляет его в рот, откусывает хлеб зубами или деснами; при виде чашки протягивает к ней руки, открывает рот, пьет, слегка придерживая чашку руками.</w:t>
      </w:r>
    </w:p>
    <w:p>
      <w:pPr>
        <w:pStyle w:val="Normal"/>
        <w:spacing w:lineRule="auto" w:line="240"/>
        <w:ind w:firstLine="720" w:end="0"/>
        <w:rPr>
          <w:sz w:val="24"/>
        </w:rPr>
      </w:pPr>
      <w:r>
        <w:rPr>
          <w:b/>
          <w:sz w:val="24"/>
        </w:rPr>
        <w:t>9 месяцев</w:t>
      </w:r>
    </w:p>
    <w:p>
      <w:pPr>
        <w:pStyle w:val="Normal"/>
        <w:spacing w:lineRule="auto" w:line="240"/>
        <w:ind w:firstLine="720" w:end="0"/>
        <w:rPr>
          <w:sz w:val="24"/>
        </w:rPr>
      </w:pPr>
      <w:r>
        <w:rPr>
          <w:sz w:val="24"/>
        </w:rPr>
        <w:t xml:space="preserve">1. </w:t>
      </w:r>
      <w:r>
        <w:rPr>
          <w:i/>
          <w:sz w:val="24"/>
        </w:rPr>
        <w:t>Слуховые ориентировочные реакции:</w:t>
      </w:r>
      <w:r>
        <w:rPr>
          <w:sz w:val="24"/>
        </w:rPr>
        <w:t xml:space="preserve"> плясовые движения под плясовую мелодию; тихо слушает спокойную мелодию, под плясовую воспроизводит освоенные плясовые движения. </w:t>
      </w:r>
      <w:del w:id="942" w:author="ORPM" w:date="2001-02-16T16:40:00Z">
        <w:r>
          <w:rPr>
            <w:sz w:val="24"/>
          </w:rPr>
          <w:delText>'</w:delText>
        </w:r>
      </w:del>
    </w:p>
    <w:p>
      <w:pPr>
        <w:pStyle w:val="Normal"/>
        <w:spacing w:lineRule="auto" w:line="240"/>
        <w:ind w:firstLine="720" w:end="0"/>
        <w:rPr/>
      </w:pPr>
      <w:r>
        <w:rPr>
          <w:sz w:val="24"/>
        </w:rPr>
        <w:t xml:space="preserve">2. </w:t>
      </w:r>
      <w:r>
        <w:rPr>
          <w:i/>
          <w:sz w:val="24"/>
        </w:rPr>
        <w:t>Эмоции и социальное поведение:</w:t>
      </w:r>
      <w:r>
        <w:rPr>
          <w:sz w:val="24"/>
        </w:rPr>
        <w:t xml:space="preserve"> догоняет ребенка, ползет к нему на</w:t>
        <w:softHyphen/>
        <w:t>встречу; подражает действиям и движениям другого ребенка; один ребе</w:t>
        <w:softHyphen/>
        <w:t>нок, посмотрев на другого, уходит, другой устремляется за ним, оба радуют</w:t>
        <w:softHyphen/>
        <w:t>ся этому. Ползут друг другу навстречу и смеются (возможна игра в прятки и др.); ребенок наблюдает за играющими детьми, начинает подражать им — стучит рукой по бубну, подползает к ведру или ящику и вынимает оттуда игрушки, повторяет действия детей.</w:t>
      </w:r>
    </w:p>
    <w:p>
      <w:pPr>
        <w:pStyle w:val="Normal"/>
        <w:spacing w:lineRule="auto" w:line="240"/>
        <w:ind w:firstLine="720" w:end="0"/>
        <w:rPr/>
      </w:pPr>
      <w:r>
        <w:rPr>
          <w:sz w:val="24"/>
        </w:rPr>
        <w:t xml:space="preserve">3. </w:t>
      </w:r>
      <w:r>
        <w:rPr>
          <w:i/>
          <w:sz w:val="24"/>
        </w:rPr>
        <w:t>Действия с предметами:</w:t>
      </w:r>
      <w:r>
        <w:rPr>
          <w:sz w:val="24"/>
        </w:rPr>
        <w:t xml:space="preserve"> с предметами действует по-разному, в зависи</w:t>
        <w:softHyphen/>
        <w:t>мости от их свойств (катает, вынимает, открывает, гремит, нажимает и др.) — резиновую игрушку сжимает, крышку открывает, погремушкой гре</w:t>
        <w:softHyphen/>
        <w:t>мит, мяч катает; может выполнить только одно действие.</w:t>
      </w:r>
    </w:p>
    <w:p>
      <w:pPr>
        <w:pStyle w:val="Normal"/>
        <w:spacing w:lineRule="auto" w:line="240"/>
        <w:ind w:firstLine="720" w:end="0"/>
        <w:rPr/>
      </w:pPr>
      <w:r>
        <w:rPr>
          <w:sz w:val="24"/>
        </w:rPr>
        <w:t xml:space="preserve">4. </w:t>
      </w:r>
      <w:r>
        <w:rPr>
          <w:i/>
          <w:sz w:val="24"/>
        </w:rPr>
        <w:t>Движения общие:</w:t>
      </w:r>
      <w:r>
        <w:rPr>
          <w:sz w:val="24"/>
        </w:rPr>
        <w:t xml:space="preserve"> переходит от одного предмета к другому, слегка при</w:t>
        <w:softHyphen/>
        <w:t>держиваясь за них руками: смотрит на взрослого и направляется к нему, держась одной рукой, вполоборота, приставным или чередующимся шагом, передвигается вслед за игрушкой. Переходит к другой опоре при</w:t>
        <w:softHyphen/>
        <w:t>ставным шагом, держась одной рукой и перенося другую на новую опору. Делает два-три перехода.</w:t>
      </w:r>
    </w:p>
    <w:p>
      <w:pPr>
        <w:pStyle w:val="Normal"/>
        <w:spacing w:lineRule="auto" w:line="240"/>
        <w:ind w:firstLine="720" w:end="0"/>
        <w:rPr>
          <w:sz w:val="24"/>
        </w:rPr>
      </w:pPr>
      <w:r>
        <w:rPr>
          <w:sz w:val="24"/>
        </w:rPr>
        <w:t xml:space="preserve">5. </w:t>
      </w:r>
      <w:r>
        <w:rPr>
          <w:i/>
          <w:sz w:val="24"/>
        </w:rPr>
        <w:t>Подготовительные этапы развития понимания речи:</w:t>
      </w:r>
    </w:p>
    <w:p>
      <w:pPr>
        <w:pStyle w:val="Normal"/>
        <w:spacing w:lineRule="auto" w:line="240"/>
        <w:ind w:firstLine="720" w:end="0"/>
        <w:rPr>
          <w:sz w:val="24"/>
        </w:rPr>
      </w:pPr>
      <w:r>
        <w:rPr>
          <w:sz w:val="24"/>
        </w:rPr>
        <w:t>а) на вопрос: «Где ... ?» — находит взглядом несколько знакомых предме</w:t>
        <w:softHyphen/>
        <w:t>тов в разных местах независимо от их постоянного местоположения; нахо</w:t>
        <w:softHyphen/>
        <w:t>дит взглядом игрушку на постоянных местах, ищет и находит их на других местах;</w:t>
      </w:r>
    </w:p>
    <w:p>
      <w:pPr>
        <w:sectPr>
          <w:footerReference w:type="default" r:id="rId71"/>
          <w:footerReference w:type="first" r:id="rId7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44" w:author="ORPM" w:date="2001-02-16T16:41:00Z"/>
        </w:rPr>
      </w:pPr>
      <w:r>
        <w:rPr>
          <w:sz w:val="24"/>
        </w:rPr>
        <w:t>б) знает свое имя: на зов приближается к взрослому или оборачивается, идет к тому, кто зовет, на чужое имя не реагирует.</w:t>
      </w:r>
      <w:del w:id="943" w:author="ORPM" w:date="2001-02-16T16:41:00Z">
        <w:r>
          <w:rPr>
            <w:sz w:val="24"/>
          </w:rPr>
          <w:delText xml:space="preserve">            '</w:delText>
        </w:r>
      </w:del>
    </w:p>
    <w:p>
      <w:pPr>
        <w:pStyle w:val="Normal"/>
        <w:spacing w:lineRule="auto" w:line="240"/>
        <w:ind w:firstLine="720" w:end="0"/>
        <w:rPr>
          <w:sz w:val="24"/>
          <w:ins w:id="946" w:author="ORPM" w:date="2001-02-16T16:41:00Z"/>
        </w:rPr>
      </w:pPr>
      <w:ins w:id="945" w:author="ORPM" w:date="2001-02-16T16:41:00Z">
        <w:r>
          <w:rPr>
            <w:sz w:val="24"/>
          </w:rPr>
        </w:r>
      </w:ins>
    </w:p>
    <w:p>
      <w:pPr>
        <w:pStyle w:val="Normal"/>
        <w:spacing w:lineRule="auto" w:line="240"/>
        <w:ind w:firstLine="720" w:end="0"/>
        <w:rPr/>
      </w:pPr>
      <w:r>
        <w:rPr>
          <w:sz w:val="24"/>
        </w:rPr>
        <w:t xml:space="preserve">6. </w:t>
      </w:r>
      <w:r>
        <w:rPr>
          <w:i/>
          <w:sz w:val="24"/>
        </w:rPr>
        <w:t>Подготовительные этапы развития активной речи:</w:t>
      </w:r>
      <w:r>
        <w:rPr>
          <w:sz w:val="24"/>
        </w:rPr>
        <w:t xml:space="preserve"> подражает взросло</w:t>
        <w:softHyphen/>
        <w:t>му, повторяя за ним слоги, имеющиеся в лепете, слушает, следит за движе</w:t>
        <w:softHyphen/>
        <w:t>нием губ взрослого и сразу или через 1—2 мин повторяет слоги.</w:t>
      </w:r>
    </w:p>
    <w:p>
      <w:pPr>
        <w:pStyle w:val="Normal"/>
        <w:spacing w:lineRule="auto" w:line="240"/>
        <w:ind w:firstLine="720" w:end="0"/>
        <w:rPr>
          <w:sz w:val="24"/>
        </w:rPr>
      </w:pPr>
      <w:r>
        <w:rPr>
          <w:sz w:val="24"/>
        </w:rPr>
        <w:t xml:space="preserve">7. </w:t>
      </w:r>
      <w:r>
        <w:rPr>
          <w:i/>
          <w:sz w:val="24"/>
        </w:rPr>
        <w:t>Навыки и умения в процессах:</w:t>
      </w:r>
    </w:p>
    <w:p>
      <w:pPr>
        <w:pStyle w:val="Normal"/>
        <w:spacing w:lineRule="auto" w:line="240"/>
        <w:ind w:firstLine="720" w:end="0"/>
        <w:rPr>
          <w:sz w:val="24"/>
        </w:rPr>
      </w:pPr>
      <w:r>
        <w:rPr>
          <w:sz w:val="24"/>
        </w:rPr>
        <w:t>а) хорошо пьет из чашки, слегка придерживая ее руками, четко направ</w:t>
        <w:softHyphen/>
        <w:t>ляет руки к чашке и берет ее двумя руками, наклоняется к ней и пьет. Может поднять чашку ко рту, наклонить. Если взрослый перестанет под</w:t>
        <w:softHyphen/>
        <w:t>держивать чашку, ребенок выронит ее;</w:t>
      </w:r>
    </w:p>
    <w:p>
      <w:pPr>
        <w:pStyle w:val="Normal"/>
        <w:spacing w:lineRule="auto" w:line="240"/>
        <w:ind w:firstLine="720" w:end="0"/>
        <w:rPr>
          <w:sz w:val="24"/>
        </w:rPr>
      </w:pPr>
      <w:r>
        <w:rPr>
          <w:sz w:val="24"/>
        </w:rPr>
        <w:t>б) формируется навык опрятности (спокойно относится к процессу вы</w:t>
        <w:softHyphen/>
        <w:t>саживания на горшок): ребенок спокойно и адекватно реагирует на предло</w:t>
        <w:softHyphen/>
        <w:t>жение взрослого идти на горшок. Сидя на горшке, иногда лепечет, улыбает</w:t>
        <w:softHyphen/>
        <w:t>ся, не пытается встать. Результат положительный.</w:t>
      </w:r>
    </w:p>
    <w:p>
      <w:pPr>
        <w:pStyle w:val="Normal"/>
        <w:spacing w:lineRule="auto" w:line="240"/>
        <w:ind w:firstLine="720" w:end="0"/>
        <w:rPr>
          <w:sz w:val="24"/>
        </w:rPr>
      </w:pPr>
      <w:r>
        <w:rPr>
          <w:b/>
          <w:sz w:val="24"/>
        </w:rPr>
        <w:t>10 месяцев</w:t>
      </w:r>
    </w:p>
    <w:p>
      <w:pPr>
        <w:pStyle w:val="Normal"/>
        <w:spacing w:lineRule="auto" w:line="240"/>
        <w:ind w:firstLine="720" w:end="0"/>
        <w:rPr/>
      </w:pPr>
      <w:r>
        <w:rPr>
          <w:sz w:val="24"/>
        </w:rPr>
        <w:t xml:space="preserve">1. </w:t>
      </w:r>
      <w:r>
        <w:rPr>
          <w:i/>
          <w:sz w:val="24"/>
        </w:rPr>
        <w:t>Эмоции и социальное поведение:</w:t>
      </w:r>
      <w:r>
        <w:rPr>
          <w:sz w:val="24"/>
        </w:rPr>
        <w:t xml:space="preserve"> действует рядом с ребенком или одной игрушкой с ним; действия одного ребенка привлекают другого, который приближается и включается в те же действия, или независимо друг от друга они действуют в одном месте, рядом (вынимают игрушки из одного ящика, улыбаются друг другу).</w:t>
      </w:r>
    </w:p>
    <w:p>
      <w:pPr>
        <w:pStyle w:val="Normal"/>
        <w:spacing w:lineRule="auto" w:line="240"/>
        <w:ind w:firstLine="720" w:end="0"/>
        <w:rPr/>
      </w:pPr>
      <w:r>
        <w:rPr>
          <w:sz w:val="24"/>
        </w:rPr>
        <w:t xml:space="preserve">2. </w:t>
      </w:r>
      <w:r>
        <w:rPr>
          <w:i/>
          <w:sz w:val="24"/>
        </w:rPr>
        <w:t>Действия с предметами:</w:t>
      </w:r>
      <w:r>
        <w:rPr>
          <w:sz w:val="24"/>
        </w:rPr>
        <w:t xml:space="preserve"> самостоятельно и по просьбе взрослого вы</w:t>
        <w:softHyphen/>
        <w:t>полняет различные действия с игрушками (вынимает и вкладывает, от</w:t>
        <w:softHyphen/>
        <w:t>крывает и закрывает, катает). Действия с предметами принимают устой</w:t>
        <w:softHyphen/>
        <w:t>чивый характер: при виде игрушек выполняет отдельные разученные действия, по предложению взрослого выполняет требуемые действия. Может выполнять действия не до конца (не все игрушки вложил, не все вынул).</w:t>
      </w:r>
    </w:p>
    <w:p>
      <w:pPr>
        <w:pStyle w:val="Normal"/>
        <w:spacing w:lineRule="auto" w:line="240"/>
        <w:ind w:firstLine="720" w:end="0"/>
        <w:rPr>
          <w:sz w:val="24"/>
        </w:rPr>
      </w:pPr>
      <w:r>
        <w:rPr>
          <w:sz w:val="24"/>
        </w:rPr>
        <w:t xml:space="preserve">3. </w:t>
      </w:r>
      <w:r>
        <w:rPr>
          <w:i/>
          <w:sz w:val="24"/>
        </w:rPr>
        <w:t>Движения общие:</w:t>
      </w:r>
    </w:p>
    <w:p>
      <w:pPr>
        <w:pStyle w:val="Normal"/>
        <w:spacing w:lineRule="auto" w:line="240"/>
        <w:ind w:firstLine="720" w:end="0"/>
        <w:rPr>
          <w:sz w:val="24"/>
        </w:rPr>
      </w:pPr>
      <w:r>
        <w:rPr>
          <w:sz w:val="24"/>
        </w:rPr>
        <w:t>а) встает около горки, берется руками за перила с одной стороны и поднимается вверх боком, переставляя руки, приставным шагом или берет</w:t>
        <w:softHyphen/>
        <w:t>ся за перила с обеих сторон или двумя руками с одной стороны;</w:t>
      </w:r>
    </w:p>
    <w:p>
      <w:pPr>
        <w:pStyle w:val="Normal"/>
        <w:spacing w:lineRule="auto" w:line="240"/>
        <w:ind w:firstLine="720" w:end="0"/>
        <w:rPr>
          <w:sz w:val="24"/>
        </w:rPr>
      </w:pPr>
      <w:r>
        <w:rPr>
          <w:sz w:val="24"/>
        </w:rPr>
        <w:t>б) идет вперед с поддержкой за обе руки: шагает за взрослым, опираясь на его руки, шагает одной ногой вперед (приставным шагом) или чередую</w:t>
        <w:softHyphen/>
        <w:t>щимся шагом.</w:t>
      </w:r>
    </w:p>
    <w:p>
      <w:pPr>
        <w:pStyle w:val="Normal"/>
        <w:spacing w:lineRule="auto" w:line="240"/>
        <w:ind w:firstLine="720" w:end="0"/>
        <w:rPr/>
      </w:pPr>
      <w:r>
        <w:rPr>
          <w:sz w:val="24"/>
        </w:rPr>
        <w:t xml:space="preserve">4. </w:t>
      </w:r>
      <w:r>
        <w:rPr>
          <w:i/>
          <w:sz w:val="24"/>
        </w:rPr>
        <w:t>Понимание речи:</w:t>
      </w:r>
      <w:r>
        <w:rPr>
          <w:sz w:val="24"/>
        </w:rPr>
        <w:t xml:space="preserve"> по просьбе: «Дай ...» — находит знакомые предметы среди других и дает их; находит, берет и дает две из трех называемых игру</w:t>
        <w:softHyphen/>
        <w:t>шек.</w:t>
      </w:r>
    </w:p>
    <w:p>
      <w:pPr>
        <w:pStyle w:val="Normal"/>
        <w:spacing w:lineRule="auto" w:line="240"/>
        <w:ind w:firstLine="720" w:end="0"/>
        <w:rPr/>
      </w:pPr>
      <w:r>
        <w:rPr>
          <w:sz w:val="24"/>
        </w:rPr>
        <w:t xml:space="preserve">5. </w:t>
      </w:r>
      <w:r>
        <w:rPr>
          <w:i/>
          <w:sz w:val="24"/>
        </w:rPr>
        <w:t>Подготовительные этапы развития активной речи:</w:t>
      </w:r>
      <w:r>
        <w:rPr>
          <w:sz w:val="24"/>
        </w:rPr>
        <w:t xml:space="preserve"> подражая взрослому, повторяет за ним новые слоги, которых еще не было в лепете ребенка; слушает, следит за движением губ говорящего и сразу или через 1—2 мин, подражая, повторно произносит два-три сочетания слогов.</w:t>
      </w:r>
    </w:p>
    <w:p>
      <w:pPr>
        <w:sectPr>
          <w:footerReference w:type="default" r:id="rId73"/>
          <w:footerReference w:type="first" r:id="rId7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48" w:author="ORPM" w:date="2001-02-16T16:41:00Z"/>
        </w:rPr>
      </w:pPr>
      <w:r>
        <w:rPr>
          <w:sz w:val="24"/>
        </w:rPr>
        <w:t xml:space="preserve">6. </w:t>
      </w:r>
      <w:del w:id="947" w:author="ORPM" w:date="2001-02-16T16:41:00Z">
        <w:r>
          <w:rPr>
            <w:sz w:val="24"/>
          </w:rPr>
          <w:delText xml:space="preserve">6. </w:delText>
        </w:r>
      </w:del>
      <w:r>
        <w:rPr>
          <w:i/>
          <w:sz w:val="24"/>
        </w:rPr>
        <w:t>Навыки и умения в процессах:</w:t>
      </w:r>
      <w:r>
        <w:rPr>
          <w:sz w:val="24"/>
        </w:rPr>
        <w:t xml:space="preserve"> закрепляются умения, приобретенные в 10 месяцев.</w:t>
      </w:r>
    </w:p>
    <w:p>
      <w:pPr>
        <w:pStyle w:val="Normal"/>
        <w:widowControl w:val="false"/>
        <w:numPr>
          <w:ilvl w:val="0"/>
          <w:numId w:val="0"/>
        </w:numPr>
        <w:bidi w:val="0"/>
        <w:spacing w:lineRule="auto" w:line="240"/>
        <w:ind w:firstLine="720" w:start="0" w:end="0"/>
        <w:jc w:val="both"/>
        <w:rPr>
          <w:b/>
          <w:sz w:val="24"/>
          <w:ins w:id="950" w:author="ORPM" w:date="2001-02-16T16:41:00Z"/>
        </w:rPr>
      </w:pPr>
      <w:ins w:id="949" w:author="ORPM" w:date="2001-02-16T16:41:00Z">
        <w:r>
          <w:rPr>
            <w:b/>
            <w:sz w:val="24"/>
          </w:rPr>
        </w:r>
      </w:ins>
    </w:p>
    <w:p>
      <w:pPr>
        <w:pStyle w:val="Normal"/>
        <w:spacing w:lineRule="auto" w:line="240"/>
        <w:ind w:firstLine="720" w:end="0"/>
        <w:rPr>
          <w:sz w:val="24"/>
        </w:rPr>
      </w:pPr>
      <w:r>
        <w:rPr>
          <w:b/>
          <w:sz w:val="24"/>
        </w:rPr>
        <w:t>11 месяцев</w:t>
      </w:r>
    </w:p>
    <w:p>
      <w:pPr>
        <w:pStyle w:val="Normal"/>
        <w:spacing w:lineRule="auto" w:line="240"/>
        <w:ind w:firstLine="720" w:end="0"/>
        <w:rPr>
          <w:sz w:val="24"/>
        </w:rPr>
      </w:pPr>
      <w:r>
        <w:rPr>
          <w:sz w:val="24"/>
        </w:rPr>
        <w:t>1.</w:t>
      </w:r>
      <w:r>
        <w:rPr>
          <w:i/>
          <w:sz w:val="24"/>
        </w:rPr>
        <w:t xml:space="preserve"> </w:t>
      </w:r>
      <w:r>
        <w:rPr>
          <w:i/>
          <w:sz w:val="24"/>
          <w:rPrChange w:id="0" w:author="ORPM" w:date="2001-02-16T16:41:00Z"/>
        </w:rPr>
        <w:t>Эмоции и социальное поведение:</w:t>
      </w:r>
    </w:p>
    <w:p>
      <w:pPr>
        <w:pStyle w:val="Normal"/>
        <w:spacing w:lineRule="auto" w:line="240"/>
        <w:ind w:firstLine="720" w:end="0"/>
        <w:rPr>
          <w:sz w:val="24"/>
        </w:rPr>
      </w:pPr>
      <w:r>
        <w:rPr>
          <w:sz w:val="24"/>
        </w:rPr>
        <w:t>а) радуется приходу детей; радуется детям, смотрит на них; ждет, пока приведут, устремляется к ним, смеется, лепечет, когда их помещают в манеж (за барьер);</w:t>
      </w:r>
    </w:p>
    <w:p>
      <w:pPr>
        <w:pStyle w:val="Normal"/>
        <w:spacing w:lineRule="auto" w:line="240"/>
        <w:ind w:firstLine="720" w:end="0"/>
        <w:rPr>
          <w:ins w:id="956" w:author="ORPM" w:date="2001-02-16T16:41:00Z"/>
        </w:rPr>
      </w:pPr>
      <w:r>
        <w:rPr>
          <w:sz w:val="24"/>
        </w:rPr>
        <w:t>6) избирательное отношение к детям — радуется появлению определен</w:t>
        <w:softHyphen/>
        <w:t xml:space="preserve">ного ребенка, подходит к нему, заигрывает. Если этого ребенка забирают </w:t>
      </w:r>
      <w:r>
        <w:rPr>
          <w:sz w:val="24"/>
          <w:rPrChange w:id="0" w:author="ORPM" w:date="2001-02-16T16:41:00Z"/>
        </w:rPr>
        <w:t>из</w:t>
      </w:r>
      <w:r>
        <w:rPr>
          <w:sz w:val="24"/>
        </w:rPr>
        <w:t xml:space="preserve"> манежа, проявляет недовольство. Если наблюдаемого ребенка помеща</w:t>
        <w:softHyphen/>
        <w:t>ют к детям, он осматривается и сразу направляется к определенному ребен</w:t>
        <w:softHyphen/>
        <w:t>ку, подходит, наблюдает, начинает действовать с ним или рядом.</w:t>
      </w:r>
      <w:r>
        <w:rPr>
          <w:b/>
          <w:sz w:val="24"/>
        </w:rPr>
        <w:t xml:space="preserve"> </w:t>
      </w:r>
      <w:r>
        <w:rPr>
          <w:sz w:val="24"/>
          <w:rPrChange w:id="0" w:author="ORPM" w:date="2001-02-16T16:41:00Z"/>
        </w:rPr>
        <w:t>Бывает</w:t>
      </w:r>
      <w:r>
        <w:rPr>
          <w:b/>
          <w:sz w:val="24"/>
        </w:rPr>
        <w:t xml:space="preserve"> </w:t>
      </w:r>
      <w:r>
        <w:rPr>
          <w:sz w:val="24"/>
        </w:rPr>
        <w:t>иначе: приближается к определенному ребенку, дергает</w:t>
      </w:r>
      <w:r>
        <w:rPr>
          <w:b/>
          <w:sz w:val="24"/>
        </w:rPr>
        <w:t xml:space="preserve"> </w:t>
      </w:r>
      <w:r>
        <w:rPr>
          <w:sz w:val="24"/>
          <w:rPrChange w:id="0" w:author="ORPM" w:date="2001-02-16T16:41:00Z"/>
        </w:rPr>
        <w:t>его</w:t>
      </w:r>
      <w:ins w:id="955" w:author="ORPM" w:date="2001-02-16T16:41:00Z">
        <w:r>
          <w:rPr>
            <w:sz w:val="24"/>
          </w:rPr>
          <w:t>, разбрасывает его игрушки, отходит и спокойно играет в другом месте.</w:t>
        </w:r>
      </w:ins>
    </w:p>
    <w:p>
      <w:pPr>
        <w:pStyle w:val="Normal"/>
        <w:spacing w:lineRule="auto" w:line="240"/>
        <w:ind w:firstLine="720" w:end="0"/>
        <w:rPr>
          <w:del w:id="961" w:author="ORPM" w:date="2001-02-16T16:41:00Z"/>
        </w:rPr>
      </w:pPr>
      <w:ins w:id="957" w:author="ORPM" w:date="2001-02-16T16:41:00Z">
        <w:r>
          <w:rPr>
            <w:sz w:val="24"/>
          </w:rPr>
          <w:t xml:space="preserve">2. </w:t>
        </w:r>
      </w:ins>
      <w:ins w:id="958" w:author="ORPM" w:date="2001-02-16T16:41:00Z">
        <w:r>
          <w:rPr>
            <w:i/>
            <w:sz w:val="24"/>
          </w:rPr>
          <w:t>Действия с предметами:</w:t>
        </w:r>
      </w:ins>
      <w:ins w:id="959" w:author="ORPM" w:date="2001-02-16T16:41:00Z">
        <w:r>
          <w:rPr>
            <w:sz w:val="24"/>
          </w:rPr>
          <w:t xml:space="preserve"> овладевает новыми действиями</w:t>
        </w:r>
      </w:ins>
      <w:r>
        <w:rPr>
          <w:sz w:val="24"/>
        </w:rPr>
        <w:t xml:space="preserve"> </w:t>
      </w:r>
      <w:del w:id="960" w:author="ORPM" w:date="2001-02-16T16:41:00Z">
        <w:r>
          <w:rPr>
            <w:sz w:val="24"/>
          </w:rPr>
          <w:delText>разбрасывает его игрушки, отходит и спокойно играет в другом месте.</w:delText>
        </w:r>
      </w:del>
    </w:p>
    <w:p>
      <w:pPr>
        <w:pStyle w:val="Normal"/>
        <w:spacing w:lineRule="auto" w:line="240"/>
        <w:ind w:firstLine="720" w:end="0"/>
        <w:rPr/>
      </w:pPr>
      <w:del w:id="962" w:author="ORPM" w:date="2001-02-16T16:41:00Z">
        <w:r>
          <w:rPr>
            <w:sz w:val="24"/>
          </w:rPr>
          <w:delText xml:space="preserve">2. </w:delText>
        </w:r>
      </w:del>
      <w:del w:id="963" w:author="ORPM" w:date="2001-02-16T16:41:00Z">
        <w:r>
          <w:rPr>
            <w:i/>
            <w:sz w:val="24"/>
          </w:rPr>
          <w:delText>Действия с предметами:</w:delText>
        </w:r>
      </w:del>
      <w:del w:id="964" w:author="ORPM" w:date="2001-02-16T16:41:00Z">
        <w:r>
          <w:rPr>
            <w:sz w:val="24"/>
          </w:rPr>
          <w:delText xml:space="preserve"> овладевает новыми действиями </w:delText>
        </w:r>
      </w:del>
      <w:r>
        <w:rPr>
          <w:sz w:val="24"/>
        </w:rPr>
        <w:t>с предметами и начинает выполнять их по слову взрослого (накладывает кубик на кубик, снимает и надевает кольца с большими отверстиями на стержень); сам или по инструкции выполняет два действия (не менее) — накладывает кирпи</w:t>
        <w:softHyphen/>
        <w:t>чик, снимает и надевает кольца и др.</w:t>
      </w:r>
    </w:p>
    <w:p>
      <w:pPr>
        <w:pStyle w:val="Normal"/>
        <w:spacing w:lineRule="auto" w:line="240"/>
        <w:ind w:firstLine="720" w:end="0"/>
        <w:rPr>
          <w:sz w:val="24"/>
        </w:rPr>
      </w:pPr>
      <w:r>
        <w:rPr>
          <w:sz w:val="24"/>
        </w:rPr>
        <w:t xml:space="preserve">3. </w:t>
      </w:r>
      <w:r>
        <w:rPr>
          <w:i/>
          <w:sz w:val="24"/>
        </w:rPr>
        <w:t>Движения общие:</w:t>
      </w:r>
    </w:p>
    <w:p>
      <w:pPr>
        <w:pStyle w:val="Normal"/>
        <w:spacing w:lineRule="auto" w:line="240"/>
        <w:ind w:firstLine="720" w:end="0"/>
        <w:rPr>
          <w:sz w:val="24"/>
        </w:rPr>
      </w:pPr>
      <w:r>
        <w:rPr>
          <w:sz w:val="24"/>
        </w:rPr>
        <w:t>а) стоит самостоятельно; отрывается от опоры и стоит на расставлен</w:t>
        <w:softHyphen/>
        <w:t>ных ногах 5 с или, оставленный без опоры, не падает в течение 5 с, ноги расставлены, руки балансируют;</w:t>
      </w:r>
    </w:p>
    <w:p>
      <w:pPr>
        <w:pStyle w:val="Normal"/>
        <w:spacing w:lineRule="auto" w:line="240"/>
        <w:ind w:firstLine="720" w:end="0"/>
        <w:rPr>
          <w:sz w:val="24"/>
          <w:ins w:id="965" w:author="ORPM" w:date="2001-02-16T16:42:00Z"/>
        </w:rPr>
      </w:pPr>
      <w:r>
        <w:rPr>
          <w:sz w:val="24"/>
        </w:rPr>
        <w:t xml:space="preserve">б) делает первые самостоятельные шаги; отпускает опору, делает два-три шага вперед, затем опускается или ищет опору. </w:t>
      </w:r>
    </w:p>
    <w:p>
      <w:pPr>
        <w:pStyle w:val="Normal"/>
        <w:spacing w:lineRule="auto" w:line="240"/>
        <w:ind w:firstLine="720" w:end="0"/>
        <w:rPr>
          <w:sz w:val="24"/>
        </w:rPr>
      </w:pPr>
      <w:r>
        <w:rPr>
          <w:sz w:val="24"/>
        </w:rPr>
        <w:t xml:space="preserve">4. </w:t>
      </w:r>
      <w:r>
        <w:rPr>
          <w:i/>
          <w:sz w:val="24"/>
        </w:rPr>
        <w:t>Понимание речи:</w:t>
      </w:r>
    </w:p>
    <w:p>
      <w:pPr>
        <w:pStyle w:val="Normal"/>
        <w:spacing w:lineRule="auto" w:line="240"/>
        <w:ind w:firstLine="720" w:end="0"/>
        <w:rPr>
          <w:sz w:val="24"/>
        </w:rPr>
      </w:pPr>
      <w:r>
        <w:rPr>
          <w:sz w:val="24"/>
        </w:rPr>
        <w:t>а) по словесной инструкции выполняет разученные действия, не под</w:t>
        <w:softHyphen/>
        <w:t>сказанные предметами (водит куклу, кормит собачку и пр.); по предложе</w:t>
        <w:softHyphen/>
        <w:t>нию взрослого водит куклу, кормит собачку и др. Выполняет любые два действия;</w:t>
      </w:r>
    </w:p>
    <w:p>
      <w:pPr>
        <w:pStyle w:val="Normal"/>
        <w:spacing w:lineRule="auto" w:line="240"/>
        <w:ind w:firstLine="720" w:end="0"/>
        <w:rPr/>
      </w:pPr>
      <w:r>
        <w:rPr>
          <w:sz w:val="24"/>
        </w:rPr>
        <w:t>б) появляются первые обобщения в понимаемой речи: по словесной просьбе взрослого дает любую куклу, которую видит среди игрушек, мячи, все машины, часы и др.; находит две-три игрушки одного вида и дает</w:t>
      </w:r>
      <w:r>
        <w:rPr>
          <w:b/>
          <w:sz w:val="24"/>
        </w:rPr>
        <w:t xml:space="preserve"> </w:t>
      </w:r>
      <w:r>
        <w:rPr>
          <w:sz w:val="24"/>
          <w:rPrChange w:id="0" w:author="ORPM" w:date="2001-02-16T16:42:00Z"/>
        </w:rPr>
        <w:t>их.</w:t>
      </w:r>
      <w:r>
        <w:rPr>
          <w:b/>
          <w:sz w:val="24"/>
        </w:rPr>
        <w:t xml:space="preserve"> </w:t>
      </w:r>
      <w:r>
        <w:rPr>
          <w:sz w:val="24"/>
        </w:rPr>
        <w:t>Ребенок находит однородные предметы в кабинете (огоньки, пуговицы на одежде и др.).</w:t>
      </w:r>
    </w:p>
    <w:p>
      <w:pPr>
        <w:pStyle w:val="Normal"/>
        <w:spacing w:lineRule="auto" w:line="240"/>
        <w:ind w:firstLine="720" w:end="0"/>
        <w:rPr/>
      </w:pPr>
      <w:r>
        <w:rPr>
          <w:sz w:val="24"/>
        </w:rPr>
        <w:t xml:space="preserve">5. </w:t>
      </w:r>
      <w:r>
        <w:rPr>
          <w:i/>
          <w:sz w:val="24"/>
        </w:rPr>
        <w:t>Активная речь:</w:t>
      </w:r>
      <w:r>
        <w:rPr>
          <w:sz w:val="24"/>
        </w:rPr>
        <w:t xml:space="preserve"> произносит первые слова-обозначения, например, «мама, ав-ав, би-би, дай» и др.; во время игры или при виде показанных игрушек ребенок называет их облегченными словами, повторяет слова за взрослым. Произносит одно-два слова.</w:t>
      </w:r>
    </w:p>
    <w:p>
      <w:pPr>
        <w:pStyle w:val="Normal"/>
        <w:spacing w:lineRule="auto" w:line="240"/>
        <w:ind w:firstLine="720" w:end="0"/>
        <w:rPr>
          <w:sz w:val="24"/>
        </w:rPr>
      </w:pPr>
      <w:r>
        <w:rPr>
          <w:b/>
          <w:sz w:val="24"/>
        </w:rPr>
        <w:t>12 месяцев</w:t>
      </w:r>
    </w:p>
    <w:p>
      <w:pPr>
        <w:pStyle w:val="Normal"/>
        <w:spacing w:lineRule="auto" w:line="240"/>
        <w:ind w:firstLine="720" w:end="0"/>
        <w:rPr>
          <w:sz w:val="24"/>
        </w:rPr>
      </w:pPr>
      <w:r>
        <w:rPr>
          <w:i/>
          <w:sz w:val="24"/>
        </w:rPr>
        <w:t xml:space="preserve">1. </w:t>
      </w:r>
      <w:r>
        <w:rPr>
          <w:i/>
          <w:sz w:val="24"/>
          <w:rPrChange w:id="0" w:author="ORPM" w:date="2001-02-16T16:42:00Z"/>
        </w:rPr>
        <w:t>Зрительные ориентировочные реакции:</w:t>
      </w:r>
    </w:p>
    <w:p>
      <w:pPr>
        <w:sectPr>
          <w:footerReference w:type="default" r:id="rId75"/>
          <w:footerReference w:type="first" r:id="rId7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68" w:author="ORPM" w:date="2001-02-16T16:42:00Z"/>
        </w:rPr>
      </w:pPr>
      <w:r>
        <w:rPr>
          <w:sz w:val="24"/>
        </w:rPr>
        <w:t>а) различает предметы по форме (отличает кирпичик от кубика по про</w:t>
        <w:softHyphen/>
        <w:t>сьбе взрослого); в ответ на вопрос смотрит на кубик, на кирпичик, берет рукой и протягивает взрослому, находит взглядом кубик и кирпичик;</w:t>
      </w:r>
    </w:p>
    <w:p>
      <w:pPr>
        <w:pStyle w:val="Normal"/>
        <w:spacing w:lineRule="auto" w:line="240"/>
        <w:ind w:firstLine="720" w:end="0"/>
        <w:rPr>
          <w:sz w:val="24"/>
          <w:ins w:id="970" w:author="ORPM" w:date="2001-02-16T16:42:00Z"/>
        </w:rPr>
      </w:pPr>
      <w:ins w:id="969" w:author="ORPM" w:date="2001-02-16T16:42:00Z">
        <w:r>
          <w:rPr>
            <w:sz w:val="24"/>
          </w:rPr>
        </w:r>
      </w:ins>
    </w:p>
    <w:p>
      <w:pPr>
        <w:pStyle w:val="Normal"/>
        <w:spacing w:lineRule="auto" w:line="240"/>
        <w:ind w:firstLine="720" w:end="0"/>
        <w:rPr>
          <w:sz w:val="24"/>
        </w:rPr>
      </w:pPr>
      <w:r>
        <w:rPr>
          <w:sz w:val="24"/>
        </w:rPr>
        <w:t>б) узнает на фотографии знакомого взрослого, мать; в ответ на вопрос смотрит на фотографию, узнав, смеется, трогает ее, оборачивается к взрос</w:t>
        <w:softHyphen/>
        <w:t>лому. Если ребенок разговаривает, то называет взрослого, изображенного на фотографии.</w:t>
      </w:r>
    </w:p>
    <w:p>
      <w:pPr>
        <w:pStyle w:val="Normal"/>
        <w:spacing w:lineRule="auto" w:line="240"/>
        <w:ind w:firstLine="720" w:end="0"/>
        <w:rPr>
          <w:sz w:val="24"/>
        </w:rPr>
      </w:pPr>
      <w:r>
        <w:rPr>
          <w:i/>
          <w:sz w:val="24"/>
        </w:rPr>
        <w:t xml:space="preserve">2. </w:t>
      </w:r>
      <w:r>
        <w:rPr>
          <w:i/>
          <w:sz w:val="24"/>
          <w:rPrChange w:id="0" w:author="ORPM" w:date="2001-02-16T16:42:00Z"/>
        </w:rPr>
        <w:t>Эмоции и социальное поведение:</w:t>
      </w:r>
    </w:p>
    <w:p>
      <w:pPr>
        <w:pStyle w:val="Normal"/>
        <w:spacing w:lineRule="auto" w:line="240"/>
        <w:ind w:firstLine="720" w:end="0"/>
        <w:rPr>
          <w:sz w:val="24"/>
        </w:rPr>
      </w:pPr>
      <w:r>
        <w:rPr>
          <w:sz w:val="24"/>
        </w:rPr>
        <w:t>а) протягивает другому ребенку и отдает игрушку, сопровождая это сме</w:t>
        <w:softHyphen/>
        <w:t>хом и лепетом; действует игрушкой, сосед смотрит на него, наблюдаемый ребенок протягивает соседу игрушку, может смеяться, лепетать, сказать: «На», может действовать молча;</w:t>
      </w:r>
    </w:p>
    <w:p>
      <w:pPr>
        <w:pStyle w:val="Normal"/>
        <w:spacing w:lineRule="auto" w:line="240"/>
        <w:ind w:firstLine="720" w:end="0"/>
        <w:rPr>
          <w:sz w:val="24"/>
        </w:rPr>
      </w:pPr>
      <w:r>
        <w:rPr>
          <w:sz w:val="24"/>
        </w:rPr>
        <w:t>б) ищет игрушку, спрятанную другим ребенком; один берет игрушку из рук другого и прячет ее за спину или под пеленку. Другой ищет, просит: «Дай», смеется.</w:t>
      </w:r>
    </w:p>
    <w:p>
      <w:pPr>
        <w:pStyle w:val="Normal"/>
        <w:spacing w:lineRule="auto" w:line="240"/>
        <w:ind w:firstLine="720" w:end="0"/>
        <w:rPr>
          <w:sz w:val="24"/>
        </w:rPr>
      </w:pPr>
      <w:r>
        <w:rPr>
          <w:i/>
          <w:sz w:val="24"/>
        </w:rPr>
        <w:t xml:space="preserve">3. </w:t>
      </w:r>
      <w:r>
        <w:rPr>
          <w:i/>
          <w:sz w:val="24"/>
          <w:rPrChange w:id="0" w:author="ORPM" w:date="2001-02-16T16:42:00Z"/>
        </w:rPr>
        <w:t>Действия с предметами:</w:t>
      </w:r>
    </w:p>
    <w:p>
      <w:pPr>
        <w:pStyle w:val="BodyTextIndent"/>
        <w:spacing w:lineRule="auto" w:line="240"/>
        <w:rPr/>
      </w:pPr>
      <w:r>
        <w:rPr/>
        <w:t>а) самостоятельно выполняет разученные действия с игрушками (ката</w:t>
        <w:softHyphen/>
        <w:t>ет, водит, кормит и др.); самостоятельно или по речевой инструкции вос</w:t>
        <w:softHyphen/>
        <w:t>производит разученные действия (кормит куклу, катает машину, водит мишку) повторно или однократно. Выполняет три любых разных действия с тремя игрушками или одно действие с тремя игрушками;</w:t>
      </w:r>
    </w:p>
    <w:p>
      <w:pPr>
        <w:pStyle w:val="Normal"/>
        <w:spacing w:lineRule="auto" w:line="240"/>
        <w:ind w:firstLine="720" w:end="0"/>
        <w:rPr/>
      </w:pPr>
      <w:r>
        <w:rPr>
          <w:sz w:val="24"/>
        </w:rPr>
        <w:t>б) переносит действия, разученные с одним предметом, на другой (водит, кормит, баюкает куклу, мишку, собачку и др.); выполняет действия сам или по просьбе взрослого: кормит куклу и других, укладывает</w:t>
      </w:r>
      <w:r>
        <w:rPr>
          <w:b/>
          <w:sz w:val="24"/>
        </w:rPr>
        <w:t xml:space="preserve"> </w:t>
      </w:r>
      <w:r>
        <w:rPr>
          <w:sz w:val="24"/>
          <w:rPrChange w:id="0" w:author="ORPM" w:date="2001-02-16T16:42:00Z"/>
        </w:rPr>
        <w:t>их</w:t>
      </w:r>
      <w:r>
        <w:rPr>
          <w:sz w:val="24"/>
        </w:rPr>
        <w:t xml:space="preserve"> спать и пр.</w:t>
      </w:r>
    </w:p>
    <w:p>
      <w:pPr>
        <w:pStyle w:val="Normal"/>
        <w:spacing w:lineRule="auto" w:line="240"/>
        <w:ind w:firstLine="720" w:end="0"/>
        <w:rPr>
          <w:sz w:val="24"/>
        </w:rPr>
      </w:pPr>
      <w:r>
        <w:rPr>
          <w:sz w:val="24"/>
        </w:rPr>
        <w:t xml:space="preserve">4. </w:t>
      </w:r>
      <w:r>
        <w:rPr>
          <w:i/>
          <w:sz w:val="24"/>
        </w:rPr>
        <w:t>Движения общие:</w:t>
      </w:r>
      <w:r>
        <w:rPr>
          <w:sz w:val="24"/>
        </w:rPr>
        <w:t xml:space="preserve"> ходит самостоятельно (без опоры); идет чередую</w:t>
        <w:softHyphen/>
        <w:t xml:space="preserve">щимся шагом, может повернуться, изменить направление. Проходит, не присаживаясь, до </w:t>
      </w:r>
      <w:del w:id="974" w:author="ORPM" w:date="2001-02-16T16:42:00Z">
        <w:r>
          <w:rPr>
            <w:sz w:val="24"/>
          </w:rPr>
          <w:delText>З</w:delText>
        </w:r>
      </w:del>
      <w:ins w:id="975" w:author="ORPM" w:date="2001-02-16T16:42:00Z">
        <w:r>
          <w:rPr>
            <w:sz w:val="24"/>
          </w:rPr>
          <w:t xml:space="preserve">3 </w:t>
        </w:r>
      </w:ins>
      <w:r>
        <w:rPr>
          <w:sz w:val="24"/>
        </w:rPr>
        <w:t xml:space="preserve">м.                              </w:t>
      </w:r>
      <w:del w:id="976" w:author="ORPM" w:date="2001-02-16T16:42:00Z">
        <w:r>
          <w:rPr>
            <w:sz w:val="24"/>
          </w:rPr>
          <w:delText>•</w:delText>
        </w:r>
      </w:del>
    </w:p>
    <w:p>
      <w:pPr>
        <w:pStyle w:val="Normal"/>
        <w:spacing w:lineRule="auto" w:line="240"/>
        <w:ind w:firstLine="720" w:end="0"/>
        <w:rPr>
          <w:sz w:val="24"/>
        </w:rPr>
      </w:pPr>
      <w:r>
        <w:rPr>
          <w:sz w:val="24"/>
        </w:rPr>
        <w:t xml:space="preserve">5. </w:t>
      </w:r>
      <w:r>
        <w:rPr>
          <w:i/>
          <w:sz w:val="24"/>
        </w:rPr>
        <w:t>Понимание речи:</w:t>
      </w:r>
    </w:p>
    <w:p>
      <w:pPr>
        <w:pStyle w:val="Normal"/>
        <w:spacing w:lineRule="auto" w:line="240"/>
        <w:ind w:firstLine="720" w:end="0"/>
        <w:rPr>
          <w:sz w:val="24"/>
        </w:rPr>
      </w:pPr>
      <w:r>
        <w:rPr>
          <w:sz w:val="24"/>
        </w:rPr>
        <w:t>а) понимает (без показа) названия нескольких предметов, действия, имена взрослых и детей, выполняет отдельные поручения («найди, прине</w:t>
        <w:softHyphen/>
        <w:t>си, отдай тете, положи на место»); ребенок выполняет любые просьбы взрослого: находит, приносит, дает игрушки, идет к названным взрослым, отдает им игрушки, находит одежду и пр.;</w:t>
      </w:r>
    </w:p>
    <w:p>
      <w:pPr>
        <w:pStyle w:val="Normal"/>
        <w:spacing w:lineRule="auto" w:line="240"/>
        <w:ind w:firstLine="720" w:end="0"/>
        <w:rPr/>
      </w:pPr>
      <w:r>
        <w:rPr>
          <w:sz w:val="24"/>
        </w:rPr>
        <w:t>б) понимает слово «нельзя»; при слове «нельзя» сразу или после двух-трех повторений прекра</w:t>
      </w:r>
      <w:del w:id="977" w:author="ORPM" w:date="2001-02-16T16:43:00Z">
        <w:r>
          <w:rPr>
            <w:sz w:val="24"/>
          </w:rPr>
          <w:delText>1ц</w:delText>
        </w:r>
      </w:del>
      <w:ins w:id="978" w:author="ORPM" w:date="2001-02-16T16:43:00Z">
        <w:r>
          <w:rPr>
            <w:sz w:val="24"/>
          </w:rPr>
          <w:t>щ</w:t>
        </w:r>
      </w:ins>
      <w:r>
        <w:rPr>
          <w:sz w:val="24"/>
        </w:rPr>
        <w:t>ает действие (может не поставить чашку на стол, но перестает стучать);</w:t>
      </w:r>
    </w:p>
    <w:p>
      <w:pPr>
        <w:pStyle w:val="Normal"/>
        <w:spacing w:lineRule="auto" w:line="240"/>
        <w:ind w:firstLine="720" w:end="0"/>
        <w:rPr>
          <w:sz w:val="24"/>
        </w:rPr>
      </w:pPr>
      <w:r>
        <w:rPr>
          <w:sz w:val="24"/>
        </w:rPr>
        <w:t>в) некоторые слова в речи взрослых принимают обобщенный характер; четко выполняет инструкцию взрослого сразу или после двух-трех повторе</w:t>
        <w:softHyphen/>
        <w:t>ний;</w:t>
      </w:r>
    </w:p>
    <w:p>
      <w:pPr>
        <w:pStyle w:val="Normal"/>
        <w:spacing w:lineRule="auto" w:line="240"/>
        <w:ind w:firstLine="720" w:end="0"/>
        <w:rPr>
          <w:sz w:val="24"/>
        </w:rPr>
      </w:pPr>
      <w:r>
        <w:rPr>
          <w:sz w:val="24"/>
        </w:rPr>
        <w:t>г) по слову взрослого выполняет разученные ранее действия с игрушка</w:t>
        <w:softHyphen/>
        <w:t>ми: берет куклу и укачивает ее (вверх и вниз), кормит собачку, кладет кир</w:t>
        <w:softHyphen/>
        <w:t xml:space="preserve">пичик на кирпичик и др. </w:t>
      </w:r>
      <w:del w:id="979" w:author="ORPM" w:date="2001-02-16T16:43:00Z">
        <w:r>
          <w:rPr>
            <w:sz w:val="24"/>
          </w:rPr>
          <w:delText xml:space="preserve">            ,,'</w:delText>
        </w:r>
      </w:del>
    </w:p>
    <w:p>
      <w:pPr>
        <w:pStyle w:val="Normal"/>
        <w:numPr>
          <w:ilvl w:val="0"/>
          <w:numId w:val="5"/>
        </w:numPr>
        <w:spacing w:lineRule="auto" w:line="240"/>
        <w:rPr>
          <w:i/>
          <w:i/>
          <w:sz w:val="24"/>
          <w:ins w:id="982" w:author="ORPM" w:date="2001-02-16T16:43:00Z"/>
        </w:rPr>
      </w:pPr>
      <w:del w:id="980" w:author="ORPM" w:date="2001-02-16T16:43:00Z">
        <w:r>
          <w:rPr>
            <w:sz w:val="24"/>
          </w:rPr>
          <w:delText xml:space="preserve">6. </w:delText>
        </w:r>
      </w:del>
      <w:r>
        <w:rPr>
          <w:i/>
          <w:sz w:val="24"/>
        </w:rPr>
        <w:t xml:space="preserve">Активная речь:                                     </w:t>
      </w:r>
      <w:del w:id="981" w:author="ORPM" w:date="2001-02-16T16:43:00Z">
        <w:r>
          <w:rPr>
            <w:i/>
            <w:sz w:val="24"/>
          </w:rPr>
          <w:delText xml:space="preserve">  .     '</w:delText>
        </w:r>
      </w:del>
    </w:p>
    <w:p>
      <w:pPr>
        <w:sectPr>
          <w:footerReference w:type="default" r:id="rId77"/>
          <w:footerReference w:type="first" r:id="rId7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84" w:author="ORPM" w:date="2001-02-16T16:43:00Z"/>
        </w:rPr>
      </w:pPr>
      <w:r>
        <w:rPr>
          <w:i/>
          <w:sz w:val="24"/>
        </w:rPr>
        <w:t xml:space="preserve"> </w:t>
      </w:r>
      <w:r>
        <w:rPr>
          <w:sz w:val="24"/>
        </w:rPr>
        <w:t>а) легко подражает</w:t>
      </w:r>
      <w:r>
        <w:rPr>
          <w:b/>
          <w:sz w:val="24"/>
        </w:rPr>
        <w:t xml:space="preserve"> </w:t>
      </w:r>
      <w:r>
        <w:rPr>
          <w:sz w:val="24"/>
          <w:rPrChange w:id="0" w:author="ORPM" w:date="2001-02-16T16:43:00Z"/>
        </w:rPr>
        <w:t>новым слогам; повторяет за проверяющим слоги. Допустима отсроченная реакция;</w:t>
      </w:r>
    </w:p>
    <w:p>
      <w:pPr>
        <w:pStyle w:val="Normal"/>
        <w:widowControl w:val="false"/>
        <w:bidi w:val="0"/>
        <w:spacing w:lineRule="auto" w:line="240"/>
        <w:ind w:firstLine="720" w:start="0" w:end="0"/>
        <w:jc w:val="both"/>
        <w:rPr>
          <w:sz w:val="24"/>
          <w:ins w:id="986" w:author="ORPM" w:date="2001-02-16T16:43:00Z"/>
        </w:rPr>
      </w:pPr>
      <w:ins w:id="985" w:author="ORPM" w:date="2001-02-16T16:43:00Z">
        <w:r>
          <w:rPr>
            <w:sz w:val="24"/>
          </w:rPr>
        </w:r>
      </w:ins>
    </w:p>
    <w:p>
      <w:pPr>
        <w:pStyle w:val="Normal"/>
        <w:spacing w:lineRule="auto" w:line="240"/>
        <w:ind w:firstLine="720" w:end="0"/>
        <w:rPr/>
      </w:pPr>
      <w:r>
        <w:rPr>
          <w:sz w:val="24"/>
        </w:rPr>
        <w:t>б) произносит пять — десять облегченных слов; повторяет за проверяю</w:t>
        <w:softHyphen/>
        <w:t>щим слова «дай, так, топ-топ» и др.; при показе игрушек называет</w:t>
      </w:r>
      <w:r>
        <w:rPr>
          <w:b/>
          <w:sz w:val="24"/>
        </w:rPr>
        <w:t xml:space="preserve"> </w:t>
      </w:r>
      <w:r>
        <w:rPr>
          <w:sz w:val="24"/>
          <w:rPrChange w:id="0" w:author="ORPM" w:date="2001-02-16T16:43:00Z"/>
        </w:rPr>
        <w:t>их</w:t>
      </w:r>
      <w:r>
        <w:rPr>
          <w:sz w:val="24"/>
        </w:rPr>
        <w:t xml:space="preserve"> облег</w:t>
        <w:softHyphen/>
        <w:t>ченными словами сам или повторяет названия за взрослым. Допустима от</w:t>
        <w:softHyphen/>
        <w:t>сроченная реакция.</w:t>
      </w:r>
    </w:p>
    <w:p>
      <w:pPr>
        <w:sectPr>
          <w:footerReference w:type="default" r:id="rId79"/>
          <w:footerReference w:type="first" r:id="rId8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988" w:author="ORPM" w:date="2001-02-16T16:43:00Z"/>
        </w:rPr>
      </w:pPr>
      <w:r>
        <w:rPr>
          <w:sz w:val="24"/>
        </w:rPr>
        <w:t xml:space="preserve">7. </w:t>
      </w:r>
      <w:r>
        <w:rPr>
          <w:i/>
          <w:sz w:val="24"/>
        </w:rPr>
        <w:t>Навыки и умения в процессах:</w:t>
      </w:r>
      <w:r>
        <w:rPr>
          <w:sz w:val="24"/>
        </w:rPr>
        <w:t xml:space="preserve"> самостоятельно пьет из чашки (держит ее руками и пьет) — протягивает руки к чашке, берет, подносит к губам и пьет. Чашку не выпускает, может сам поставить ее на стол. Разрешается держать чашку, которую дал взрослый, и пить из нее.</w:t>
      </w:r>
    </w:p>
    <w:p>
      <w:pPr>
        <w:pStyle w:val="Normal"/>
        <w:spacing w:lineRule="auto" w:line="240"/>
        <w:ind w:firstLine="720" w:end="0"/>
        <w:rPr>
          <w:i/>
          <w:i/>
          <w:sz w:val="24"/>
          <w:ins w:id="990" w:author="ORPM" w:date="2001-02-16T16:43:00Z"/>
        </w:rPr>
      </w:pPr>
      <w:ins w:id="989" w:author="ORPM" w:date="2001-02-16T16:43:00Z">
        <w:r>
          <w:rPr>
            <w:i/>
            <w:sz w:val="24"/>
          </w:rPr>
        </w:r>
      </w:ins>
    </w:p>
    <w:p>
      <w:pPr>
        <w:pStyle w:val="Normal"/>
        <w:spacing w:lineRule="auto" w:line="240"/>
        <w:ind w:firstLine="720" w:end="0"/>
        <w:rPr>
          <w:i/>
          <w:i/>
          <w:sz w:val="24"/>
          <w:ins w:id="992" w:author="ORPM" w:date="2001-02-16T16:43:00Z"/>
        </w:rPr>
      </w:pPr>
      <w:ins w:id="991" w:author="ORPM" w:date="2001-02-16T16:43:00Z">
        <w:r>
          <w:rPr>
            <w:i/>
            <w:sz w:val="24"/>
          </w:rPr>
        </w:r>
      </w:ins>
    </w:p>
    <w:p>
      <w:pPr>
        <w:pStyle w:val="Heading2"/>
        <w:rPr/>
      </w:pPr>
      <w:bookmarkStart w:id="94" w:name="__RefHeading___Toc511554792"/>
      <w:bookmarkEnd w:id="94"/>
      <w:r>
        <w:rPr/>
        <w:t>Приложение 23</w:t>
      </w:r>
    </w:p>
    <w:p>
      <w:pPr>
        <w:pStyle w:val="Heading2"/>
        <w:rPr/>
      </w:pPr>
      <w:del w:id="993" w:author="ORPM" w:date="2001-02-16T16:44:00Z">
        <w:r>
          <w:rPr>
            <w:lang w:val="en-US"/>
          </w:rPr>
          <w:delText>AuamocTuka</w:delText>
        </w:r>
      </w:del>
      <w:ins w:id="994" w:author="ORPM" w:date="2001-02-16T16:44:00Z">
        <w:bookmarkStart w:id="95" w:name="__RefHeading___Toc511554793"/>
        <w:r>
          <w:rPr>
            <w:lang w:val="en-US"/>
          </w:rPr>
          <w:t>Диагностика</w:t>
        </w:r>
      </w:ins>
      <w:r>
        <w:rPr/>
        <w:t xml:space="preserve"> психического развития детей раннего возраста</w:t>
      </w:r>
      <w:del w:id="995" w:author="ORPM" w:date="2001-02-16T16:44:00Z">
        <w:r>
          <w:rPr/>
          <w:delText>*</w:delText>
        </w:r>
      </w:del>
      <w:ins w:id="996" w:author="ORPM" w:date="2001-02-16T16:44:00Z">
        <w:r>
          <w:rPr>
            <w:rStyle w:val="EndnoteCharacters"/>
            <w:rStyle w:val="EndnoteReference"/>
          </w:rPr>
          <w:endnoteReference w:customMarkFollows="1" w:id="9"/>
          <w:t>*</w:t>
        </w:r>
      </w:ins>
      <w:bookmarkEnd w:id="95"/>
    </w:p>
    <w:p>
      <w:pPr>
        <w:pStyle w:val="Normal"/>
        <w:rPr/>
      </w:pPr>
      <w:r>
        <w:rPr/>
        <w:t>_______________________</w:t>
      </w:r>
    </w:p>
    <w:p>
      <w:pPr>
        <w:pStyle w:val="Normal"/>
        <w:ind w:firstLine="680" w:end="0"/>
        <w:rPr/>
      </w:pPr>
      <w:r>
        <w:rPr>
          <w:sz w:val="24"/>
          <w:vertAlign w:val="superscript"/>
        </w:rPr>
        <w:t>*</w:t>
      </w:r>
      <w:r>
        <w:rPr>
          <w:sz w:val="24"/>
        </w:rPr>
        <w:t>Диагностика предложена Н.А. Рычковой.</w:t>
      </w:r>
    </w:p>
    <w:p>
      <w:pPr>
        <w:pStyle w:val="Heading3"/>
        <w:rPr/>
      </w:pPr>
      <w:r>
        <w:rPr/>
        <w:t>Схема психолого-педагогического обследования</w:t>
      </w:r>
    </w:p>
    <w:p>
      <w:pPr>
        <w:pStyle w:val="Heading9"/>
        <w:rPr/>
      </w:pPr>
      <w:r>
        <w:rPr>
          <w:rPrChange w:id="0" w:author="ORPM" w:date="2001-02-16T16:45:00Z"/>
        </w:rPr>
        <w:t>Ф.И.О._______________________</w:t>
      </w:r>
      <w:r>
        <w:rPr/>
        <w:t>____________________________</w:t>
      </w:r>
      <w:r>
        <w:rPr>
          <w:rPrChange w:id="0" w:author="ORPM" w:date="2001-02-16T16:45:00Z"/>
        </w:rPr>
        <w:t>_____________</w:t>
      </w:r>
      <w:ins w:id="999" w:author="ORPM" w:date="2001-02-16T16:45:00Z">
        <w:r>
          <w:rPr/>
          <w:t>_______</w:t>
          <w:rPrChange w:id="0" w:author="ORPM" w:date="2001-02-16T16:45:00Z"/>
        </w:r>
      </w:ins>
    </w:p>
    <w:p>
      <w:pPr>
        <w:pStyle w:val="Normal"/>
        <w:spacing w:lineRule="auto" w:line="240"/>
        <w:ind w:firstLine="720" w:end="0"/>
        <w:rPr>
          <w:sz w:val="24"/>
        </w:rPr>
      </w:pPr>
      <w:r>
        <w:rPr>
          <w:sz w:val="24"/>
        </w:rPr>
        <w:t>Возраст ______________________________________________________________________</w:t>
      </w:r>
    </w:p>
    <w:p>
      <w:pPr>
        <w:pStyle w:val="Normal"/>
        <w:spacing w:lineRule="auto" w:line="240"/>
        <w:ind w:firstLine="720" w:end="0"/>
        <w:rPr/>
      </w:pPr>
      <w:r>
        <w:rPr>
          <w:sz w:val="24"/>
        </w:rPr>
        <w:t>Поступил __________________________________</w:t>
      </w:r>
      <w:ins w:id="1000" w:author="ORPM" w:date="2001-02-16T16:45:00Z">
        <w:r>
          <w:rPr>
            <w:sz w:val="24"/>
          </w:rPr>
          <w:t>_______</w:t>
        </w:r>
      </w:ins>
      <w:r>
        <w:rPr>
          <w:sz w:val="24"/>
        </w:rPr>
        <w:t>___________________________</w:t>
      </w:r>
    </w:p>
    <w:p>
      <w:pPr>
        <w:pStyle w:val="Normal"/>
        <w:spacing w:lineRule="auto" w:line="240"/>
        <w:ind w:firstLine="720" w:end="0"/>
        <w:rPr/>
      </w:pPr>
      <w:r>
        <w:rPr>
          <w:sz w:val="24"/>
        </w:rPr>
        <w:t>Диагноз _____________________________________________________________________</w:t>
      </w:r>
    </w:p>
    <w:p>
      <w:pPr>
        <w:pStyle w:val="Normal"/>
        <w:spacing w:lineRule="auto" w:line="240"/>
        <w:ind w:firstLine="720" w:end="0"/>
        <w:rPr>
          <w:sz w:val="24"/>
        </w:rPr>
      </w:pPr>
      <w:r>
        <w:rPr>
          <w:sz w:val="24"/>
        </w:rPr>
        <w:t>Оценка ______________________________________________________________________</w:t>
      </w:r>
    </w:p>
    <w:p>
      <w:pPr>
        <w:pStyle w:val="Normal"/>
        <w:spacing w:lineRule="auto" w:line="240"/>
        <w:ind w:firstLine="720" w:end="0"/>
        <w:rPr>
          <w:sz w:val="24"/>
        </w:rPr>
      </w:pPr>
      <w:r>
        <w:rPr>
          <w:sz w:val="24"/>
        </w:rPr>
        <w:t>Познавательный уровень:</w:t>
      </w:r>
    </w:p>
    <w:p>
      <w:pPr>
        <w:pStyle w:val="Normal"/>
        <w:spacing w:lineRule="auto" w:line="240"/>
        <w:ind w:firstLine="720" w:start="720" w:end="0"/>
        <w:rPr>
          <w:sz w:val="24"/>
        </w:rPr>
      </w:pPr>
      <w:r>
        <w:rPr>
          <w:sz w:val="24"/>
        </w:rPr>
        <w:t>цвет и форма ____________________________________________________________</w:t>
      </w:r>
      <w:del w:id="1001" w:author="ORPM" w:date="2001-02-16T16:45:00Z">
        <w:r>
          <w:rPr>
            <w:sz w:val="24"/>
          </w:rPr>
          <w:delText>___</w:delText>
        </w:r>
      </w:del>
    </w:p>
    <w:p>
      <w:pPr>
        <w:pStyle w:val="Normal"/>
        <w:spacing w:lineRule="auto" w:line="240"/>
        <w:ind w:firstLine="720" w:start="720" w:end="0"/>
        <w:rPr>
          <w:sz w:val="24"/>
        </w:rPr>
      </w:pPr>
      <w:r>
        <w:rPr>
          <w:sz w:val="24"/>
        </w:rPr>
        <w:t>величина _______________________________________________________________</w:t>
      </w:r>
      <w:del w:id="1002" w:author="ORPM" w:date="2001-02-16T16:45:00Z">
        <w:r>
          <w:rPr>
            <w:sz w:val="24"/>
          </w:rPr>
          <w:delText>__</w:delText>
        </w:r>
      </w:del>
    </w:p>
    <w:p>
      <w:pPr>
        <w:pStyle w:val="Normal"/>
        <w:spacing w:lineRule="auto" w:line="240"/>
        <w:ind w:firstLine="720" w:start="720" w:end="0"/>
        <w:rPr>
          <w:sz w:val="24"/>
        </w:rPr>
      </w:pPr>
      <w:r>
        <w:rPr>
          <w:sz w:val="24"/>
        </w:rPr>
        <w:t>пространство ____________________________________________________________</w:t>
      </w:r>
    </w:p>
    <w:p>
      <w:pPr>
        <w:pStyle w:val="Normal"/>
        <w:spacing w:lineRule="auto" w:line="240"/>
        <w:ind w:firstLine="720" w:start="720" w:end="0"/>
        <w:rPr>
          <w:sz w:val="24"/>
          <w:del w:id="1005" w:author="ORPM" w:date="2001-02-16T16:46:00Z"/>
        </w:rPr>
      </w:pPr>
      <w:r>
        <w:rPr>
          <w:sz w:val="24"/>
        </w:rPr>
        <w:t>счет_________________________________________</w:t>
      </w:r>
      <w:del w:id="1003" w:author="ORPM" w:date="2001-02-16T16:45:00Z">
        <w:r>
          <w:rPr>
            <w:sz w:val="24"/>
          </w:rPr>
          <w:delText>.</w:delText>
        </w:r>
      </w:del>
      <w:ins w:id="1004" w:author="ORPM" w:date="2001-02-16T16:45:00Z">
        <w:r>
          <w:rPr>
            <w:sz w:val="24"/>
          </w:rPr>
          <w:t>__</w:t>
        </w:r>
      </w:ins>
      <w:r>
        <w:rPr>
          <w:sz w:val="24"/>
        </w:rPr>
        <w:t>_________________________</w:t>
      </w:r>
    </w:p>
    <w:p>
      <w:pPr>
        <w:pStyle w:val="Normal"/>
        <w:spacing w:lineRule="auto" w:line="240"/>
        <w:ind w:firstLine="720" w:start="720" w:end="0"/>
        <w:rPr>
          <w:sz w:val="24"/>
          <w:ins w:id="1007" w:author="ORPM" w:date="2001-02-16T16:46:00Z"/>
        </w:rPr>
      </w:pPr>
      <w:ins w:id="1006" w:author="ORPM" w:date="2001-02-16T16:46:00Z">
        <w:r>
          <w:rPr>
            <w:sz w:val="24"/>
          </w:rPr>
        </w:r>
      </w:ins>
    </w:p>
    <w:p>
      <w:pPr>
        <w:pStyle w:val="Normal"/>
        <w:spacing w:lineRule="auto" w:line="240"/>
        <w:ind w:firstLine="720" w:start="720" w:end="0"/>
        <w:rPr/>
      </w:pPr>
      <w:r>
        <w:rPr>
          <w:sz w:val="24"/>
        </w:rPr>
        <w:t>конструирование _________________________________________________________</w:t>
      </w:r>
    </w:p>
    <w:p>
      <w:pPr>
        <w:pStyle w:val="Normal"/>
        <w:spacing w:lineRule="auto" w:line="240"/>
        <w:ind w:firstLine="720" w:end="0"/>
        <w:rPr>
          <w:sz w:val="24"/>
        </w:rPr>
      </w:pPr>
      <w:r>
        <w:rPr>
          <w:sz w:val="24"/>
        </w:rPr>
        <w:t>Внимание:</w:t>
      </w:r>
    </w:p>
    <w:p>
      <w:pPr>
        <w:pStyle w:val="Normal"/>
        <w:spacing w:lineRule="auto" w:line="240"/>
        <w:ind w:firstLine="720" w:start="720" w:end="0"/>
        <w:rPr/>
      </w:pPr>
      <w:r>
        <w:rPr>
          <w:sz w:val="24"/>
        </w:rPr>
        <w:t>память ____</w:t>
      </w:r>
      <w:del w:id="1008" w:author="ORPM" w:date="2001-02-16T16:46:00Z">
        <w:r>
          <w:rPr>
            <w:i/>
            <w:sz w:val="24"/>
          </w:rPr>
          <w:delText>,</w:delText>
        </w:r>
      </w:del>
      <w:r>
        <w:rPr>
          <w:sz w:val="24"/>
        </w:rPr>
        <w:t>______________________________________________________________</w:t>
      </w:r>
    </w:p>
    <w:p>
      <w:pPr>
        <w:pStyle w:val="Normal"/>
        <w:spacing w:lineRule="auto" w:line="240"/>
        <w:ind w:firstLine="720" w:start="720" w:end="0"/>
        <w:rPr>
          <w:sz w:val="24"/>
        </w:rPr>
      </w:pPr>
      <w:r>
        <w:rPr>
          <w:sz w:val="24"/>
        </w:rPr>
        <w:t>мышление_______________________________________________________________</w:t>
      </w:r>
    </w:p>
    <w:p>
      <w:pPr>
        <w:pStyle w:val="Normal"/>
        <w:spacing w:lineRule="auto" w:line="240"/>
        <w:ind w:firstLine="720" w:end="0"/>
        <w:rPr>
          <w:sz w:val="24"/>
        </w:rPr>
      </w:pPr>
      <w:r>
        <w:rPr>
          <w:sz w:val="24"/>
        </w:rPr>
        <w:t>Деятельность:</w:t>
      </w:r>
    </w:p>
    <w:p>
      <w:pPr>
        <w:pStyle w:val="Normal"/>
        <w:spacing w:lineRule="auto" w:line="240"/>
        <w:ind w:firstLine="720" w:start="720" w:end="0"/>
        <w:rPr/>
      </w:pPr>
      <w:r>
        <w:rPr>
          <w:sz w:val="24"/>
        </w:rPr>
        <w:t>способы _______________________________________</w:t>
      </w:r>
      <w:del w:id="1009" w:author="ORPM" w:date="2001-02-16T16:46:00Z">
        <w:r>
          <w:rPr>
            <w:sz w:val="24"/>
          </w:rPr>
          <w:delText>_</w:delText>
        </w:r>
      </w:del>
      <w:r>
        <w:rPr>
          <w:sz w:val="24"/>
        </w:rPr>
        <w:t>__________________________</w:t>
      </w:r>
    </w:p>
    <w:p>
      <w:pPr>
        <w:pStyle w:val="Normal"/>
        <w:spacing w:lineRule="auto" w:line="240"/>
        <w:ind w:firstLine="720" w:start="640" w:end="0"/>
        <w:rPr/>
      </w:pPr>
      <w:r>
        <w:rPr>
          <w:sz w:val="24"/>
        </w:rPr>
        <w:t xml:space="preserve"> </w:t>
      </w:r>
      <w:r>
        <w:rPr>
          <w:sz w:val="24"/>
        </w:rPr>
        <w:t>целенаправленность ___</w:t>
      </w:r>
      <w:del w:id="1010" w:author="ORPM" w:date="2001-02-16T16:46:00Z">
        <w:r>
          <w:rPr>
            <w:sz w:val="24"/>
          </w:rPr>
          <w:delText>:</w:delText>
        </w:r>
      </w:del>
      <w:r>
        <w:rPr>
          <w:sz w:val="24"/>
        </w:rPr>
        <w:t>___________</w:t>
      </w:r>
      <w:del w:id="1011" w:author="ORPM" w:date="2001-02-16T16:46:00Z">
        <w:r>
          <w:rPr>
            <w:sz w:val="24"/>
          </w:rPr>
          <w:delText>•</w:delText>
        </w:r>
      </w:del>
      <w:r>
        <w:rPr>
          <w:sz w:val="24"/>
        </w:rPr>
        <w:t>_________</w:t>
      </w:r>
      <w:del w:id="1012" w:author="ORPM" w:date="2001-02-16T16:46:00Z">
        <w:r>
          <w:rPr>
            <w:sz w:val="24"/>
          </w:rPr>
          <w:delText>:</w:delText>
        </w:r>
      </w:del>
      <w:ins w:id="1013" w:author="ORPM" w:date="2001-02-16T16:46:00Z">
        <w:r>
          <w:rPr>
            <w:sz w:val="24"/>
          </w:rPr>
          <w:t>_______</w:t>
        </w:r>
      </w:ins>
      <w:r>
        <w:rPr>
          <w:sz w:val="24"/>
        </w:rPr>
        <w:t>_________________________</w:t>
      </w:r>
    </w:p>
    <w:p>
      <w:pPr>
        <w:pStyle w:val="Normal"/>
        <w:spacing w:lineRule="auto" w:line="240"/>
        <w:ind w:firstLine="720" w:start="720" w:end="0"/>
        <w:rPr>
          <w:sz w:val="24"/>
        </w:rPr>
      </w:pPr>
      <w:r>
        <w:rPr>
          <w:sz w:val="24"/>
        </w:rPr>
        <w:t>установка на результат_____________________________________________________</w:t>
      </w:r>
    </w:p>
    <w:p>
      <w:pPr>
        <w:pStyle w:val="Normal"/>
        <w:spacing w:lineRule="auto" w:line="240"/>
        <w:ind w:firstLine="720" w:start="720" w:end="0"/>
        <w:rPr/>
      </w:pPr>
      <w:r>
        <w:rPr>
          <w:sz w:val="24"/>
        </w:rPr>
        <w:t>продуктивность________________</w:t>
      </w:r>
      <w:del w:id="1014" w:author="ORPM" w:date="2001-02-16T16:46:00Z">
        <w:r>
          <w:rPr>
            <w:i/>
            <w:sz w:val="24"/>
          </w:rPr>
          <w:delText>:</w:delText>
        </w:r>
      </w:del>
      <w:r>
        <w:rPr>
          <w:sz w:val="24"/>
        </w:rPr>
        <w:t>___________________________________________</w:t>
      </w:r>
    </w:p>
    <w:p>
      <w:pPr>
        <w:pStyle w:val="Normal"/>
        <w:spacing w:lineRule="auto" w:line="240"/>
        <w:ind w:firstLine="720" w:start="720" w:end="0"/>
        <w:rPr/>
      </w:pPr>
      <w:r>
        <w:rPr>
          <w:sz w:val="24"/>
        </w:rPr>
        <w:t>перенос _________</w:t>
      </w:r>
      <w:del w:id="1015" w:author="ORPM" w:date="2001-02-16T16:46:00Z">
        <w:r>
          <w:rPr>
            <w:sz w:val="24"/>
          </w:rPr>
          <w:delText>:</w:delText>
        </w:r>
      </w:del>
      <w:r>
        <w:rPr>
          <w:sz w:val="24"/>
        </w:rPr>
        <w:t>________________________________________________________</w:t>
      </w:r>
    </w:p>
    <w:p>
      <w:pPr>
        <w:pStyle w:val="Normal"/>
        <w:spacing w:lineRule="auto" w:line="240"/>
        <w:ind w:firstLine="720" w:start="720" w:end="0"/>
        <w:rPr>
          <w:sz w:val="24"/>
        </w:rPr>
      </w:pPr>
      <w:r>
        <w:rPr>
          <w:sz w:val="24"/>
        </w:rPr>
        <w:t>соскальзывание __________________________________________________________</w:t>
      </w:r>
    </w:p>
    <w:p>
      <w:pPr>
        <w:pStyle w:val="Normal"/>
        <w:spacing w:lineRule="auto" w:line="240"/>
        <w:ind w:firstLine="720" w:end="0"/>
        <w:rPr>
          <w:sz w:val="24"/>
        </w:rPr>
      </w:pPr>
      <w:r>
        <w:rPr>
          <w:sz w:val="24"/>
        </w:rPr>
        <w:t>Произвольные:</w:t>
      </w:r>
    </w:p>
    <w:p>
      <w:pPr>
        <w:pStyle w:val="Normal"/>
        <w:spacing w:lineRule="auto" w:line="240"/>
        <w:ind w:firstLine="720" w:start="720" w:end="0"/>
        <w:rPr>
          <w:sz w:val="24"/>
        </w:rPr>
      </w:pPr>
      <w:r>
        <w:rPr>
          <w:sz w:val="24"/>
        </w:rPr>
        <w:t>движения________________________________________________________________</w:t>
      </w:r>
    </w:p>
    <w:p>
      <w:pPr>
        <w:pStyle w:val="Normal"/>
        <w:spacing w:lineRule="auto" w:line="240"/>
        <w:ind w:firstLine="720" w:start="720" w:end="0"/>
        <w:rPr/>
      </w:pPr>
      <w:r>
        <w:rPr>
          <w:sz w:val="24"/>
        </w:rPr>
        <w:t>общие</w:t>
      </w:r>
      <w:del w:id="1016" w:author="ORPM" w:date="2001-02-16T16:46:00Z">
        <w:r>
          <w:rPr>
            <w:sz w:val="24"/>
          </w:rPr>
          <w:delText>^</w:delText>
        </w:r>
      </w:del>
      <w:r>
        <w:rPr>
          <w:sz w:val="24"/>
        </w:rPr>
        <w:t>____________________________</w:t>
      </w:r>
      <w:ins w:id="1017" w:author="ORPM" w:date="2001-02-16T16:47:00Z">
        <w:r>
          <w:rPr>
            <w:sz w:val="24"/>
          </w:rPr>
          <w:t>___</w:t>
        </w:r>
      </w:ins>
      <w:r>
        <w:rPr>
          <w:sz w:val="24"/>
        </w:rPr>
        <w:t>___</w:t>
      </w:r>
      <w:del w:id="1018" w:author="ORPM" w:date="2001-02-16T16:47:00Z">
        <w:r>
          <w:rPr>
            <w:sz w:val="24"/>
          </w:rPr>
          <w:delText>.</w:delText>
        </w:r>
      </w:del>
      <w:r>
        <w:rPr>
          <w:sz w:val="24"/>
        </w:rPr>
        <w:t>_________________________________</w:t>
      </w:r>
    </w:p>
    <w:p>
      <w:pPr>
        <w:pStyle w:val="Normal"/>
        <w:spacing w:lineRule="auto" w:line="240"/>
        <w:ind w:firstLine="720" w:start="720" w:end="0"/>
        <w:rPr/>
      </w:pPr>
      <w:r>
        <w:rPr>
          <w:sz w:val="24"/>
        </w:rPr>
        <w:t>тонкие _________________________________</w:t>
      </w:r>
      <w:ins w:id="1019" w:author="ORPM" w:date="2001-02-16T16:47:00Z">
        <w:r>
          <w:rPr>
            <w:sz w:val="24"/>
          </w:rPr>
          <w:t>___</w:t>
        </w:r>
      </w:ins>
      <w:r>
        <w:rPr>
          <w:sz w:val="24"/>
        </w:rPr>
        <w:t>______________________________</w:t>
      </w:r>
    </w:p>
    <w:p>
      <w:pPr>
        <w:pStyle w:val="Normal"/>
        <w:spacing w:lineRule="auto" w:line="240"/>
        <w:ind w:firstLine="720" w:start="720" w:end="0"/>
        <w:rPr>
          <w:sz w:val="24"/>
        </w:rPr>
      </w:pPr>
      <w:r>
        <w:rPr>
          <w:sz w:val="24"/>
        </w:rPr>
        <w:t>мимические и речевые _____________________________________________________</w:t>
      </w:r>
    </w:p>
    <w:p>
      <w:pPr>
        <w:pStyle w:val="Normal"/>
        <w:spacing w:lineRule="auto" w:line="240"/>
        <w:ind w:firstLine="720" w:start="720" w:end="0"/>
        <w:rPr>
          <w:sz w:val="24"/>
          <w:del w:id="1022" w:author="ORPM" w:date="2001-02-16T16:47:00Z"/>
        </w:rPr>
      </w:pPr>
      <w:r>
        <w:rPr>
          <w:sz w:val="24"/>
        </w:rPr>
        <w:t>доминантность __________________</w:t>
      </w:r>
      <w:del w:id="1020" w:author="ORPM" w:date="2001-02-16T16:47:00Z">
        <w:r>
          <w:rPr>
            <w:sz w:val="24"/>
          </w:rPr>
          <w:delText>.</w:delText>
        </w:r>
      </w:del>
      <w:r>
        <w:rPr>
          <w:sz w:val="24"/>
        </w:rPr>
        <w:t>__________</w:t>
      </w:r>
      <w:ins w:id="1021" w:author="ORPM" w:date="2001-02-16T16:47:00Z">
        <w:r>
          <w:rPr>
            <w:sz w:val="24"/>
          </w:rPr>
          <w:t>__</w:t>
        </w:r>
      </w:ins>
      <w:r>
        <w:rPr>
          <w:sz w:val="24"/>
        </w:rPr>
        <w:t>_____________________________</w:t>
      </w:r>
    </w:p>
    <w:p>
      <w:pPr>
        <w:sectPr>
          <w:footerReference w:type="default" r:id="rId81"/>
          <w:footerReference w:type="first" r:id="rId8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start="720" w:end="0"/>
        <w:rPr>
          <w:sz w:val="24"/>
          <w:del w:id="1026" w:author="ORPM" w:date="2001-02-16T16:47:00Z"/>
        </w:rPr>
      </w:pPr>
      <w:del w:id="1023" w:author="ORPM" w:date="2001-02-16T16:47:00Z">
        <w:r>
          <w:rPr>
            <w:sz w:val="24"/>
          </w:rPr>
          <w:delText>*</w:delText>
        </w:r>
      </w:del>
      <w:del w:id="1024" w:author="ORPM" w:date="2001-02-16T16:44:00Z">
        <w:r>
          <w:rPr>
            <w:sz w:val="24"/>
          </w:rPr>
          <w:delText xml:space="preserve"> Диагностика предложена Н.А. Рычковоя</w:delText>
        </w:r>
      </w:del>
      <w:del w:id="1025" w:author="ORPM" w:date="2001-02-16T16:47:00Z">
        <w:r>
          <w:rPr>
            <w:sz w:val="24"/>
          </w:rPr>
          <w:delText>.</w:delText>
        </w:r>
      </w:del>
    </w:p>
    <w:p>
      <w:pPr>
        <w:pStyle w:val="Normal"/>
        <w:widowControl w:val="false"/>
        <w:bidi w:val="0"/>
        <w:spacing w:lineRule="auto" w:line="240"/>
        <w:ind w:firstLine="720" w:start="720" w:end="0"/>
        <w:jc w:val="both"/>
        <w:rPr>
          <w:sz w:val="24"/>
          <w:ins w:id="1028" w:author="ORPM" w:date="2001-02-16T16:47:00Z"/>
        </w:rPr>
      </w:pPr>
      <w:ins w:id="1027" w:author="ORPM" w:date="2001-02-16T16:47:00Z">
        <w:r>
          <w:rPr>
            <w:sz w:val="24"/>
          </w:rPr>
        </w:r>
      </w:ins>
    </w:p>
    <w:p>
      <w:pPr>
        <w:pStyle w:val="Normal"/>
        <w:spacing w:lineRule="auto" w:line="240"/>
        <w:ind w:firstLine="720" w:end="0"/>
        <w:rPr>
          <w:sz w:val="24"/>
        </w:rPr>
      </w:pPr>
      <w:r>
        <w:rPr>
          <w:sz w:val="24"/>
        </w:rPr>
        <w:t>Речь:</w:t>
      </w:r>
    </w:p>
    <w:p>
      <w:pPr>
        <w:pStyle w:val="Normal"/>
        <w:spacing w:lineRule="auto" w:line="240"/>
        <w:ind w:firstLine="720" w:start="720" w:end="0"/>
        <w:rPr/>
      </w:pPr>
      <w:r>
        <w:rPr>
          <w:sz w:val="24"/>
        </w:rPr>
        <w:t>экспрессивная____________</w:t>
      </w:r>
      <w:ins w:id="1029" w:author="ORPM" w:date="2001-02-16T16:47:00Z">
        <w:r>
          <w:rPr>
            <w:sz w:val="24"/>
          </w:rPr>
          <w:t>______________</w:t>
        </w:r>
      </w:ins>
      <w:r>
        <w:rPr>
          <w:sz w:val="24"/>
        </w:rPr>
        <w:t>_______________________</w:t>
      </w:r>
      <w:ins w:id="1030" w:author="ORPM" w:date="2001-02-16T16:47:00Z">
        <w:r>
          <w:rPr>
            <w:sz w:val="24"/>
          </w:rPr>
          <w:t>___</w:t>
        </w:r>
      </w:ins>
      <w:r>
        <w:rPr>
          <w:sz w:val="24"/>
        </w:rPr>
        <w:t>________</w:t>
      </w:r>
    </w:p>
    <w:p>
      <w:pPr>
        <w:pStyle w:val="Normal"/>
        <w:spacing w:lineRule="auto" w:line="240"/>
        <w:ind w:firstLine="720" w:start="720" w:end="0"/>
        <w:rPr/>
      </w:pPr>
      <w:r>
        <w:rPr>
          <w:sz w:val="24"/>
        </w:rPr>
        <w:t>импрессивная ______________</w:t>
      </w:r>
      <w:ins w:id="1031" w:author="ORPM" w:date="2001-02-16T16:47:00Z">
        <w:r>
          <w:rPr>
            <w:sz w:val="24"/>
          </w:rPr>
          <w:t>__</w:t>
        </w:r>
      </w:ins>
      <w:r>
        <w:rPr>
          <w:sz w:val="24"/>
        </w:rPr>
        <w:t>____________________________________________</w:t>
      </w:r>
    </w:p>
    <w:p>
      <w:pPr>
        <w:pStyle w:val="Normal"/>
        <w:spacing w:lineRule="auto" w:line="240"/>
        <w:ind w:firstLine="720" w:end="0"/>
        <w:rPr>
          <w:sz w:val="24"/>
        </w:rPr>
      </w:pPr>
      <w:r>
        <w:rPr>
          <w:sz w:val="24"/>
        </w:rPr>
        <w:t>Игра</w:t>
      </w:r>
      <w:ins w:id="1032" w:author="ORPM" w:date="2001-02-16T16:47:00Z">
        <w:r>
          <w:rPr>
            <w:sz w:val="24"/>
          </w:rPr>
          <w:t>:</w:t>
        </w:r>
      </w:ins>
      <w:del w:id="1033" w:author="ORPM" w:date="2001-02-16T16:47:00Z">
        <w:r>
          <w:rPr>
            <w:sz w:val="24"/>
          </w:rPr>
          <w:delText>;</w:delText>
        </w:r>
      </w:del>
      <w:r>
        <w:rPr>
          <w:sz w:val="24"/>
        </w:rPr>
        <w:t xml:space="preserve">                                                   </w:t>
      </w:r>
      <w:del w:id="1034" w:author="ORPM" w:date="2001-02-16T16:47:00Z">
        <w:r>
          <w:rPr>
            <w:sz w:val="24"/>
          </w:rPr>
          <w:delText xml:space="preserve">     •</w:delText>
        </w:r>
      </w:del>
    </w:p>
    <w:p>
      <w:pPr>
        <w:pStyle w:val="Normal"/>
        <w:spacing w:lineRule="auto" w:line="240"/>
        <w:ind w:firstLine="720" w:start="720" w:end="0"/>
        <w:rPr>
          <w:sz w:val="24"/>
        </w:rPr>
      </w:pPr>
      <w:r>
        <w:rPr>
          <w:sz w:val="24"/>
        </w:rPr>
        <w:t>характер и содержание_____________________________________________________</w:t>
      </w:r>
    </w:p>
    <w:p>
      <w:pPr>
        <w:pStyle w:val="Normal"/>
        <w:spacing w:lineRule="auto" w:line="240"/>
        <w:ind w:firstLine="720" w:start="720" w:end="0"/>
        <w:rPr>
          <w:sz w:val="24"/>
        </w:rPr>
      </w:pPr>
      <w:r>
        <w:rPr>
          <w:sz w:val="24"/>
        </w:rPr>
        <w:t>любимые игрушки ________________________________________________________</w:t>
      </w:r>
    </w:p>
    <w:p>
      <w:pPr>
        <w:pStyle w:val="Normal"/>
        <w:spacing w:lineRule="auto" w:line="240"/>
        <w:ind w:firstLine="720" w:end="0"/>
        <w:rPr>
          <w:sz w:val="24"/>
        </w:rPr>
      </w:pPr>
      <w:r>
        <w:rPr>
          <w:sz w:val="24"/>
        </w:rPr>
        <w:t>Эмоционально-волевая сфера:</w:t>
      </w:r>
    </w:p>
    <w:p>
      <w:pPr>
        <w:pStyle w:val="Normal"/>
        <w:spacing w:lineRule="auto" w:line="240"/>
        <w:ind w:firstLine="720" w:start="720" w:end="0"/>
        <w:rPr>
          <w:sz w:val="24"/>
        </w:rPr>
      </w:pPr>
      <w:r>
        <w:rPr>
          <w:sz w:val="24"/>
        </w:rPr>
        <w:t>контактность _____________________________________________________________</w:t>
      </w:r>
    </w:p>
    <w:p>
      <w:pPr>
        <w:pStyle w:val="Normal"/>
        <w:spacing w:lineRule="auto" w:line="240"/>
        <w:ind w:firstLine="720" w:start="720" w:end="0"/>
        <w:rPr/>
      </w:pPr>
      <w:r>
        <w:rPr>
          <w:sz w:val="24"/>
        </w:rPr>
        <w:t>реакция на поощрение и порицание_____</w:t>
      </w:r>
      <w:del w:id="1035" w:author="ORPM" w:date="2001-02-16T16:48:00Z">
        <w:r>
          <w:rPr>
            <w:sz w:val="24"/>
          </w:rPr>
          <w:delText>_:_</w:delText>
        </w:r>
      </w:del>
      <w:r>
        <w:rPr>
          <w:sz w:val="24"/>
        </w:rPr>
        <w:t>_____________________________________</w:t>
      </w:r>
    </w:p>
    <w:p>
      <w:pPr>
        <w:pStyle w:val="Normal"/>
        <w:spacing w:lineRule="auto" w:line="240"/>
        <w:ind w:firstLine="720" w:end="0"/>
        <w:rPr>
          <w:sz w:val="24"/>
        </w:rPr>
      </w:pPr>
      <w:r>
        <w:rPr>
          <w:sz w:val="24"/>
        </w:rPr>
        <w:t>Особенности поведения:</w:t>
      </w:r>
    </w:p>
    <w:p>
      <w:pPr>
        <w:pStyle w:val="Normal"/>
        <w:spacing w:lineRule="auto" w:line="240"/>
        <w:ind w:firstLine="720" w:start="720" w:end="0"/>
        <w:rPr>
          <w:sz w:val="24"/>
        </w:rPr>
      </w:pPr>
      <w:r>
        <w:rPr>
          <w:sz w:val="24"/>
        </w:rPr>
        <w:t>со сверстниками и взрослыми ______________________________________________</w:t>
      </w:r>
    </w:p>
    <w:p>
      <w:pPr>
        <w:pStyle w:val="Normal"/>
        <w:spacing w:lineRule="auto" w:line="240"/>
        <w:ind w:firstLine="720" w:start="720" w:end="0"/>
        <w:rPr/>
      </w:pPr>
      <w:r>
        <w:rPr>
          <w:sz w:val="24"/>
        </w:rPr>
        <w:t>в играх и вне игры __________________________________________________</w:t>
      </w:r>
      <w:ins w:id="1036" w:author="ORPM" w:date="2001-02-16T16:48:00Z">
        <w:r>
          <w:rPr>
            <w:sz w:val="24"/>
          </w:rPr>
          <w:t>___</w:t>
        </w:r>
      </w:ins>
      <w:r>
        <w:rPr>
          <w:sz w:val="24"/>
        </w:rPr>
        <w:t>___</w:t>
      </w:r>
    </w:p>
    <w:p>
      <w:pPr>
        <w:pStyle w:val="Normal"/>
        <w:spacing w:lineRule="auto" w:line="240"/>
        <w:ind w:firstLine="720" w:end="0"/>
        <w:rPr/>
      </w:pPr>
      <w:r>
        <w:rPr>
          <w:sz w:val="24"/>
        </w:rPr>
        <w:t>Чтение,</w:t>
      </w:r>
      <w:ins w:id="1037" w:author="ORPM" w:date="2001-02-16T16:48:00Z">
        <w:r>
          <w:rPr>
            <w:sz w:val="24"/>
          </w:rPr>
          <w:t xml:space="preserve"> </w:t>
        </w:r>
      </w:ins>
      <w:r>
        <w:rPr>
          <w:sz w:val="24"/>
        </w:rPr>
        <w:t>письмо</w:t>
      </w:r>
      <w:del w:id="1038" w:author="ORPM" w:date="2001-02-16T16:48:00Z">
        <w:r>
          <w:rPr>
            <w:sz w:val="24"/>
          </w:rPr>
          <w:delText xml:space="preserve">     </w:delText>
        </w:r>
      </w:del>
      <w:del w:id="1039" w:author="ORPM" w:date="2001-02-16T16:48:00Z">
        <w:r>
          <w:rPr>
            <w:sz w:val="24"/>
            <w:u w:val="single"/>
          </w:rPr>
          <w:delText>'</w:delText>
        </w:r>
      </w:del>
      <w:r>
        <w:rPr>
          <w:sz w:val="24"/>
        </w:rPr>
        <w:t>_______________________________</w:t>
      </w:r>
      <w:ins w:id="1040" w:author="ORPM" w:date="2001-02-16T16:48:00Z">
        <w:r>
          <w:rPr>
            <w:sz w:val="24"/>
          </w:rPr>
          <w:t>__________________________</w:t>
        </w:r>
      </w:ins>
      <w:r>
        <w:rPr>
          <w:sz w:val="24"/>
        </w:rPr>
        <w:t>________</w:t>
      </w:r>
    </w:p>
    <w:p>
      <w:pPr>
        <w:pStyle w:val="Normal"/>
        <w:spacing w:lineRule="auto" w:line="240"/>
        <w:ind w:firstLine="720" w:end="0"/>
        <w:rPr>
          <w:sz w:val="24"/>
          <w:ins w:id="1042" w:author="ORPM" w:date="2001-02-16T16:48:00Z"/>
        </w:rPr>
      </w:pPr>
      <w:ins w:id="1041" w:author="ORPM" w:date="2001-02-16T16:48:00Z">
        <w:r>
          <w:rPr>
            <w:sz w:val="24"/>
          </w:rPr>
        </w:r>
      </w:ins>
    </w:p>
    <w:p>
      <w:pPr>
        <w:pStyle w:val="Heading3"/>
        <w:rPr/>
      </w:pPr>
      <w:r>
        <w:rPr>
          <w:rPrChange w:id="0" w:author="ORPM" w:date="2001-02-16T16:48:00Z"/>
        </w:rPr>
        <w:t>Комплексное исследование ребенка 1,5—3 лет</w:t>
        <w:rPrChange w:id="0" w:author="ORPM" w:date="2001-02-16T16:48:00Z"/>
      </w:r>
    </w:p>
    <w:p>
      <w:pPr>
        <w:pStyle w:val="Normal"/>
        <w:spacing w:lineRule="auto" w:line="240"/>
        <w:ind w:firstLine="720" w:end="0"/>
        <w:rPr>
          <w:sz w:val="24"/>
          <w:ins w:id="1045" w:author="ORPM" w:date="2001-02-16T16:48:00Z"/>
        </w:rPr>
      </w:pPr>
      <w:ins w:id="1044" w:author="ORPM" w:date="2001-02-16T16:48:00Z">
        <w:r>
          <w:rPr>
            <w:sz w:val="24"/>
          </w:rPr>
        </w:r>
      </w:ins>
    </w:p>
    <w:p>
      <w:pPr>
        <w:pStyle w:val="Heading3"/>
        <w:rPr/>
      </w:pPr>
      <w:r>
        <w:rPr>
          <w:rPrChange w:id="0" w:author="ORPM" w:date="2001-02-16T16:48:00Z"/>
        </w:rPr>
        <w:t>Диагностика развития познавательного уровня</w:t>
      </w:r>
    </w:p>
    <w:p>
      <w:pPr>
        <w:pStyle w:val="Normal"/>
        <w:spacing w:lineRule="auto" w:line="240"/>
        <w:ind w:firstLine="720" w:end="0"/>
        <w:rPr>
          <w:sz w:val="24"/>
        </w:rPr>
      </w:pPr>
      <w:r>
        <w:rPr>
          <w:sz w:val="24"/>
        </w:rPr>
        <w:t>При исследовании фиксируется понимание инструкции, быстрота, точ</w:t>
        <w:softHyphen/>
        <w:t>ность выполнения, адекватность действия, заинтересованность, принятие помощи, установка на результат, обучаемость, реакция на успех.</w:t>
      </w:r>
    </w:p>
    <w:p>
      <w:pPr>
        <w:pStyle w:val="Normal"/>
        <w:spacing w:lineRule="auto" w:line="240"/>
        <w:ind w:firstLine="720" w:end="0"/>
        <w:rPr/>
      </w:pPr>
      <w:r>
        <w:rPr>
          <w:b/>
          <w:sz w:val="24"/>
        </w:rPr>
        <w:t>Цветовой гнозис</w:t>
      </w:r>
      <w:r>
        <w:rPr>
          <w:sz w:val="24"/>
        </w:rPr>
        <w:t xml:space="preserve"> (4 цвета: красный, синий, желтый, зеленый)</w:t>
      </w:r>
    </w:p>
    <w:p>
      <w:pPr>
        <w:pStyle w:val="Normal"/>
        <w:spacing w:lineRule="auto" w:line="240"/>
        <w:ind w:firstLine="720" w:end="0"/>
        <w:rPr>
          <w:i/>
          <w:i/>
          <w:sz w:val="24"/>
        </w:rPr>
      </w:pPr>
      <w:r>
        <w:rPr>
          <w:i/>
          <w:sz w:val="24"/>
          <w:rPrChange w:id="0" w:author="ORPM" w:date="2001-02-16T16:49:00Z"/>
        </w:rPr>
        <w:t>Нормативы:</w:t>
      </w:r>
    </w:p>
    <w:p>
      <w:pPr>
        <w:pStyle w:val="Normal"/>
        <w:spacing w:lineRule="auto" w:line="240"/>
        <w:ind w:firstLine="720" w:end="0"/>
        <w:rPr>
          <w:sz w:val="24"/>
        </w:rPr>
      </w:pPr>
      <w:r>
        <w:rPr>
          <w:sz w:val="24"/>
        </w:rPr>
        <w:t>сличение от 1,5—2 лет;</w:t>
      </w:r>
    </w:p>
    <w:p>
      <w:pPr>
        <w:pStyle w:val="Normal"/>
        <w:spacing w:lineRule="auto" w:line="240"/>
        <w:ind w:firstLine="720" w:end="0"/>
        <w:rPr>
          <w:sz w:val="24"/>
        </w:rPr>
      </w:pPr>
      <w:r>
        <w:rPr>
          <w:sz w:val="24"/>
        </w:rPr>
        <w:t>выбор по названию — в 2—3 года;</w:t>
      </w:r>
    </w:p>
    <w:p>
      <w:pPr>
        <w:pStyle w:val="Normal"/>
        <w:spacing w:lineRule="auto" w:line="240"/>
        <w:ind w:firstLine="720" w:end="0"/>
        <w:rPr>
          <w:sz w:val="24"/>
        </w:rPr>
      </w:pPr>
      <w:r>
        <w:rPr>
          <w:sz w:val="24"/>
        </w:rPr>
        <w:t>самостоятельность названия — в 2,5—3 года.</w:t>
      </w:r>
    </w:p>
    <w:p>
      <w:pPr>
        <w:pStyle w:val="Normal"/>
        <w:spacing w:lineRule="auto" w:line="240"/>
        <w:ind w:firstLine="720" w:end="0"/>
        <w:rPr/>
      </w:pPr>
      <w:r>
        <w:rPr>
          <w:i/>
          <w:sz w:val="24"/>
        </w:rPr>
        <w:t>Стимульный материал:</w:t>
      </w:r>
      <w:r>
        <w:rPr>
          <w:sz w:val="24"/>
        </w:rPr>
        <w:t xml:space="preserve"> цветные наборы дидактических игр «Бабочки и крылья», «Рыбки и хвостики», «Цветочек и лепесточек», «Носки и вареж</w:t>
        <w:softHyphen/>
        <w:t>ки», «Листочки» и др.</w:t>
      </w:r>
    </w:p>
    <w:p>
      <w:pPr>
        <w:pStyle w:val="Normal"/>
        <w:spacing w:lineRule="auto" w:line="240"/>
        <w:ind w:firstLine="720" w:end="0"/>
        <w:rPr>
          <w:i/>
          <w:i/>
          <w:sz w:val="24"/>
        </w:rPr>
      </w:pPr>
      <w:r>
        <w:rPr>
          <w:i/>
          <w:sz w:val="24"/>
        </w:rPr>
        <w:t>Пример инструкций:</w:t>
      </w:r>
    </w:p>
    <w:p>
      <w:pPr>
        <w:pStyle w:val="Normal"/>
        <w:spacing w:lineRule="auto" w:line="240"/>
        <w:ind w:firstLine="720" w:end="0"/>
        <w:rPr>
          <w:sz w:val="24"/>
        </w:rPr>
      </w:pPr>
      <w:r>
        <w:rPr>
          <w:sz w:val="24"/>
        </w:rPr>
        <w:t>1) «положи к каждому цветочку подходящий по цвету лепесточек»;</w:t>
      </w:r>
    </w:p>
    <w:p>
      <w:pPr>
        <w:pStyle w:val="Normal"/>
        <w:spacing w:lineRule="auto" w:line="240"/>
        <w:ind w:firstLine="720" w:end="0"/>
        <w:rPr>
          <w:sz w:val="24"/>
        </w:rPr>
      </w:pPr>
      <w:r>
        <w:rPr>
          <w:sz w:val="24"/>
        </w:rPr>
        <w:t>2) «покажи, где красный (синий, желтый, зеленый) лепесточек»;</w:t>
      </w:r>
    </w:p>
    <w:p>
      <w:pPr>
        <w:pStyle w:val="Normal"/>
        <w:spacing w:lineRule="auto" w:line="240"/>
        <w:ind w:firstLine="720" w:end="0"/>
        <w:rPr>
          <w:sz w:val="24"/>
        </w:rPr>
      </w:pPr>
      <w:r>
        <w:rPr>
          <w:sz w:val="24"/>
        </w:rPr>
        <w:t xml:space="preserve">3) «назови, какого цвета этот цветочек». </w:t>
      </w:r>
    </w:p>
    <w:p>
      <w:pPr>
        <w:pStyle w:val="Normal"/>
        <w:spacing w:lineRule="auto" w:line="240"/>
        <w:ind w:firstLine="720" w:end="0"/>
        <w:rPr/>
      </w:pPr>
      <w:del w:id="1048" w:author="ORPM" w:date="2001-02-16T16:49:00Z">
        <w:r>
          <w:rPr>
            <w:sz w:val="24"/>
          </w:rPr>
          <w:delText xml:space="preserve">• </w:delText>
        </w:r>
      </w:del>
      <w:r>
        <w:rPr>
          <w:sz w:val="24"/>
        </w:rPr>
        <w:t>Аналогично предъявляются другие задания.</w:t>
      </w:r>
    </w:p>
    <w:p>
      <w:pPr>
        <w:pStyle w:val="Heading7"/>
        <w:rPr/>
      </w:pPr>
      <w:r>
        <w:rPr>
          <w:rPrChange w:id="0" w:author="ORPM" w:date="2001-02-16T16:49:00Z"/>
        </w:rPr>
        <w:t>Форма</w:t>
      </w:r>
    </w:p>
    <w:p>
      <w:pPr>
        <w:pStyle w:val="Normal"/>
        <w:spacing w:lineRule="auto" w:line="240"/>
        <w:ind w:firstLine="720" w:end="0"/>
        <w:rPr>
          <w:i/>
          <w:i/>
          <w:sz w:val="24"/>
        </w:rPr>
      </w:pPr>
      <w:r>
        <w:rPr>
          <w:i/>
          <w:sz w:val="24"/>
          <w:rPrChange w:id="0" w:author="ORPM" w:date="2001-02-16T16:49:00Z"/>
        </w:rPr>
        <w:t>Нормативы:</w:t>
      </w:r>
    </w:p>
    <w:p>
      <w:pPr>
        <w:pStyle w:val="Normal"/>
        <w:spacing w:lineRule="auto" w:line="240"/>
        <w:ind w:firstLine="720" w:end="0"/>
        <w:rPr>
          <w:sz w:val="24"/>
        </w:rPr>
      </w:pPr>
      <w:r>
        <w:rPr>
          <w:sz w:val="24"/>
        </w:rPr>
        <w:t>сличение — от 1,5—2 лет;</w:t>
      </w:r>
    </w:p>
    <w:p>
      <w:pPr>
        <w:pStyle w:val="Normal"/>
        <w:spacing w:lineRule="auto" w:line="240"/>
        <w:ind w:firstLine="720" w:end="0"/>
        <w:rPr>
          <w:sz w:val="24"/>
        </w:rPr>
      </w:pPr>
      <w:r>
        <w:rPr>
          <w:sz w:val="24"/>
        </w:rPr>
        <w:t>выбор по названию — в 2 года;</w:t>
      </w:r>
    </w:p>
    <w:p>
      <w:pPr>
        <w:pStyle w:val="Normal"/>
        <w:spacing w:lineRule="auto" w:line="240"/>
        <w:ind w:firstLine="720" w:end="0"/>
        <w:rPr>
          <w:sz w:val="24"/>
        </w:rPr>
      </w:pPr>
      <w:r>
        <w:rPr>
          <w:sz w:val="24"/>
        </w:rPr>
        <w:t>самостоятельность названия — в 3 года.</w:t>
      </w:r>
    </w:p>
    <w:p>
      <w:pPr>
        <w:sectPr>
          <w:footerReference w:type="default" r:id="rId83"/>
          <w:footerReference w:type="first" r:id="rId8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051" w:author="ORPM" w:date="2001-02-16T16:49:00Z"/>
        </w:rPr>
      </w:pPr>
      <w:r>
        <w:rPr>
          <w:i/>
          <w:sz w:val="24"/>
        </w:rPr>
        <w:t>Стимульный материал:</w:t>
      </w:r>
      <w:r>
        <w:rPr>
          <w:sz w:val="24"/>
        </w:rPr>
        <w:t xml:space="preserve"> круг (шарик), квадрат (кубик), прямоугольник (кирпичик), треугольник (крыша) по два набора четырех основных цве</w:t>
        <w:softHyphen/>
        <w:t>тов.</w:t>
      </w:r>
    </w:p>
    <w:p>
      <w:pPr>
        <w:pStyle w:val="Normal"/>
        <w:spacing w:lineRule="auto" w:line="240"/>
        <w:ind w:firstLine="720" w:end="0"/>
        <w:rPr>
          <w:sz w:val="24"/>
          <w:ins w:id="1053" w:author="ORPM" w:date="2001-02-16T16:49:00Z"/>
        </w:rPr>
      </w:pPr>
      <w:ins w:id="1052" w:author="ORPM" w:date="2001-02-16T16:49:00Z">
        <w:r>
          <w:rPr>
            <w:sz w:val="24"/>
          </w:rPr>
        </w:r>
      </w:ins>
    </w:p>
    <w:p>
      <w:pPr>
        <w:pStyle w:val="Normal"/>
        <w:spacing w:lineRule="auto" w:line="240"/>
        <w:ind w:firstLine="720" w:end="0"/>
        <w:rPr>
          <w:i/>
          <w:i/>
          <w:sz w:val="24"/>
        </w:rPr>
      </w:pPr>
      <w:r>
        <w:rPr>
          <w:i/>
          <w:sz w:val="24"/>
          <w:rPrChange w:id="0" w:author="ORPM" w:date="2001-02-16T16:49:00Z"/>
        </w:rPr>
        <w:t>Пример инструкции:</w:t>
      </w:r>
    </w:p>
    <w:p>
      <w:pPr>
        <w:pStyle w:val="Normal"/>
        <w:spacing w:lineRule="auto" w:line="240"/>
        <w:ind w:firstLine="720" w:end="0"/>
        <w:rPr/>
      </w:pPr>
      <w:r>
        <w:rPr>
          <w:sz w:val="24"/>
        </w:rPr>
        <w:t>1) «дай такую же»</w:t>
      </w:r>
      <w:r>
        <w:rPr>
          <w:b/>
          <w:sz w:val="24"/>
        </w:rPr>
        <w:t xml:space="preserve"> </w:t>
      </w:r>
      <w:r>
        <w:rPr>
          <w:sz w:val="24"/>
          <w:rPrChange w:id="0" w:author="ORPM" w:date="2001-02-16T16:49:00Z"/>
        </w:rPr>
        <w:t>(форма и цвет совпадают);</w:t>
      </w:r>
    </w:p>
    <w:p>
      <w:pPr>
        <w:pStyle w:val="Normal"/>
        <w:spacing w:lineRule="auto" w:line="240"/>
        <w:ind w:firstLine="720" w:end="0"/>
        <w:rPr>
          <w:sz w:val="24"/>
        </w:rPr>
      </w:pPr>
      <w:r>
        <w:rPr>
          <w:sz w:val="24"/>
        </w:rPr>
        <w:t>2) «покажи, где кубик»;</w:t>
      </w:r>
    </w:p>
    <w:p>
      <w:pPr>
        <w:pStyle w:val="Normal"/>
        <w:spacing w:lineRule="auto" w:line="240"/>
        <w:ind w:firstLine="720" w:end="0"/>
        <w:rPr>
          <w:sz w:val="24"/>
        </w:rPr>
      </w:pPr>
      <w:r>
        <w:rPr>
          <w:sz w:val="24"/>
        </w:rPr>
        <w:t>3)«назови форму».</w:t>
      </w:r>
    </w:p>
    <w:p>
      <w:pPr>
        <w:pStyle w:val="Heading7"/>
        <w:rPr/>
      </w:pPr>
      <w:r>
        <w:rPr>
          <w:rPrChange w:id="0" w:author="ORPM" w:date="2001-02-16T16:49:00Z"/>
        </w:rPr>
        <w:t>Предметный гнозис</w:t>
      </w:r>
    </w:p>
    <w:p>
      <w:pPr>
        <w:pStyle w:val="Normal"/>
        <w:spacing w:lineRule="auto" w:line="240"/>
        <w:ind w:firstLine="720" w:end="0"/>
        <w:rPr>
          <w:sz w:val="24"/>
          <w:ins w:id="1058" w:author="ORPM" w:date="2001-02-16T16:49:00Z"/>
        </w:rPr>
      </w:pPr>
      <w:r>
        <w:rPr>
          <w:i/>
          <w:sz w:val="24"/>
        </w:rPr>
        <w:t>Стимульный материал:</w:t>
      </w:r>
      <w:r>
        <w:rPr>
          <w:b/>
          <w:sz w:val="24"/>
        </w:rPr>
        <w:t xml:space="preserve"> </w:t>
      </w:r>
      <w:r>
        <w:rPr>
          <w:sz w:val="24"/>
          <w:rPrChange w:id="0" w:author="ORPM" w:date="2001-02-16T16:49:00Z"/>
        </w:rPr>
        <w:t>10—12 карточек с изображением знакомых пред</w:t>
        <w:softHyphen/>
        <w:t>метов</w:t>
      </w:r>
      <w:r>
        <w:rPr>
          <w:sz w:val="24"/>
        </w:rPr>
        <w:t xml:space="preserve"> (лото малышам). </w:t>
      </w:r>
    </w:p>
    <w:p>
      <w:pPr>
        <w:pStyle w:val="Normal"/>
        <w:spacing w:lineRule="auto" w:line="240"/>
        <w:ind w:firstLine="720" w:end="0"/>
        <w:rPr>
          <w:sz w:val="24"/>
        </w:rPr>
      </w:pPr>
      <w:r>
        <w:rPr>
          <w:i/>
          <w:sz w:val="24"/>
        </w:rPr>
        <w:t>Инструкция:</w:t>
      </w:r>
    </w:p>
    <w:p>
      <w:pPr>
        <w:pStyle w:val="Normal"/>
        <w:spacing w:lineRule="auto" w:line="240"/>
        <w:ind w:firstLine="720" w:end="0"/>
        <w:rPr>
          <w:sz w:val="24"/>
        </w:rPr>
      </w:pPr>
      <w:r>
        <w:rPr>
          <w:sz w:val="24"/>
        </w:rPr>
        <w:t>1) «покажи, где нарисован ...»;</w:t>
      </w:r>
    </w:p>
    <w:p>
      <w:pPr>
        <w:pStyle w:val="Normal"/>
        <w:spacing w:lineRule="auto" w:line="240"/>
        <w:ind w:firstLine="720" w:end="0"/>
        <w:rPr>
          <w:sz w:val="24"/>
          <w:ins w:id="1059" w:author="ORPM" w:date="2001-02-16T16:49:00Z"/>
        </w:rPr>
      </w:pPr>
      <w:r>
        <w:rPr>
          <w:sz w:val="24"/>
        </w:rPr>
        <w:t xml:space="preserve">2) «что нарисовано?» или «что это?» </w:t>
      </w:r>
    </w:p>
    <w:p>
      <w:pPr>
        <w:pStyle w:val="Normal"/>
        <w:spacing w:lineRule="auto" w:line="240"/>
        <w:ind w:firstLine="720" w:end="0"/>
        <w:rPr>
          <w:sz w:val="24"/>
        </w:rPr>
      </w:pPr>
      <w:r>
        <w:rPr>
          <w:i/>
          <w:sz w:val="24"/>
        </w:rPr>
        <w:t>Нормативы:</w:t>
      </w:r>
    </w:p>
    <w:p>
      <w:pPr>
        <w:pStyle w:val="Normal"/>
        <w:spacing w:lineRule="auto" w:line="240"/>
        <w:ind w:firstLine="720" w:end="0"/>
        <w:rPr>
          <w:sz w:val="24"/>
        </w:rPr>
      </w:pPr>
      <w:r>
        <w:rPr>
          <w:sz w:val="24"/>
        </w:rPr>
        <w:t>В 1,5—2 года называют 4—5 картинок.</w:t>
      </w:r>
    </w:p>
    <w:p>
      <w:pPr>
        <w:pStyle w:val="Normal"/>
        <w:spacing w:lineRule="auto" w:line="240"/>
        <w:ind w:firstLine="720" w:end="0"/>
        <w:rPr>
          <w:sz w:val="24"/>
        </w:rPr>
      </w:pPr>
      <w:r>
        <w:rPr>
          <w:sz w:val="24"/>
        </w:rPr>
        <w:t>В 2,5 года называют многие предметы из групп: игрушки, посуда, одежда, мебель.</w:t>
      </w:r>
    </w:p>
    <w:p>
      <w:pPr>
        <w:pStyle w:val="Normal"/>
        <w:spacing w:lineRule="auto" w:line="240"/>
        <w:ind w:firstLine="720" w:end="0"/>
        <w:rPr/>
      </w:pPr>
      <w:del w:id="1060" w:author="ORPM" w:date="2001-02-16T16:49:00Z">
        <w:r>
          <w:rPr>
            <w:sz w:val="24"/>
          </w:rPr>
          <w:delText xml:space="preserve">'     </w:delText>
        </w:r>
      </w:del>
      <w:r>
        <w:rPr>
          <w:sz w:val="24"/>
        </w:rPr>
        <w:t>В 3 года дети знают и называют все предметы, их свойства и качества, в пассивном словаре сформированы некоторые обобщающие понятия: иг</w:t>
        <w:softHyphen/>
        <w:t>рушки, одежда, мебель, обувь.</w:t>
      </w:r>
    </w:p>
    <w:p>
      <w:pPr>
        <w:pStyle w:val="Normal"/>
        <w:spacing w:lineRule="auto" w:line="240"/>
        <w:ind w:firstLine="720" w:end="0"/>
        <w:rPr/>
      </w:pPr>
      <w:r>
        <w:rPr>
          <w:b/>
          <w:sz w:val="24"/>
        </w:rPr>
        <w:t>Методика «Выбор по образцу»</w:t>
      </w:r>
      <w:r>
        <w:rPr>
          <w:sz w:val="24"/>
        </w:rPr>
        <w:t xml:space="preserve"> (парные картинки)</w:t>
      </w:r>
    </w:p>
    <w:p>
      <w:pPr>
        <w:pStyle w:val="Normal"/>
        <w:spacing w:lineRule="auto" w:line="240"/>
        <w:ind w:firstLine="720" w:end="0"/>
        <w:rPr>
          <w:sz w:val="24"/>
        </w:rPr>
      </w:pPr>
      <w:r>
        <w:rPr>
          <w:i/>
          <w:sz w:val="24"/>
        </w:rPr>
        <w:t>Стимулъный материал:</w:t>
      </w:r>
      <w:r>
        <w:rPr>
          <w:b/>
          <w:sz w:val="24"/>
        </w:rPr>
        <w:t xml:space="preserve"> </w:t>
      </w:r>
      <w:r>
        <w:rPr>
          <w:sz w:val="24"/>
          <w:rPrChange w:id="0" w:author="ORPM" w:date="2001-02-16T16:50:00Z"/>
        </w:rPr>
        <w:t>шесть пар одинаковых предметных картинок.</w:t>
      </w:r>
    </w:p>
    <w:p>
      <w:pPr>
        <w:pStyle w:val="Normal"/>
        <w:spacing w:lineRule="auto" w:line="240"/>
        <w:ind w:firstLine="720" w:end="0"/>
        <w:rPr>
          <w:sz w:val="24"/>
        </w:rPr>
      </w:pPr>
      <w:r>
        <w:rPr>
          <w:i/>
          <w:sz w:val="24"/>
        </w:rPr>
        <w:t>Нормативы:</w:t>
      </w:r>
    </w:p>
    <w:p>
      <w:pPr>
        <w:pStyle w:val="Normal"/>
        <w:spacing w:lineRule="auto" w:line="240"/>
        <w:ind w:firstLine="720" w:end="0"/>
        <w:rPr>
          <w:sz w:val="24"/>
        </w:rPr>
      </w:pPr>
      <w:r>
        <w:rPr>
          <w:sz w:val="24"/>
          <w:rPrChange w:id="0" w:author="ORPM" w:date="2001-02-16T16:50:00Z"/>
        </w:rPr>
        <w:t>выбор</w:t>
      </w:r>
      <w:r>
        <w:rPr>
          <w:sz w:val="24"/>
        </w:rPr>
        <w:t xml:space="preserve"> из двух</w:t>
      </w:r>
      <w:r>
        <w:rPr>
          <w:b/>
          <w:sz w:val="24"/>
        </w:rPr>
        <w:t xml:space="preserve"> </w:t>
      </w:r>
      <w:r>
        <w:rPr>
          <w:sz w:val="24"/>
          <w:rPrChange w:id="0" w:author="ORPM" w:date="2001-02-16T16:49:00Z"/>
        </w:rPr>
        <w:t>карт</w:t>
      </w:r>
      <w:del w:id="1064" w:author="ORPM" w:date="2001-02-16T16:49:00Z">
        <w:r>
          <w:rPr>
            <w:sz w:val="24"/>
          </w:rPr>
          <w:delText>ц</w:delText>
        </w:r>
      </w:del>
      <w:ins w:id="1065" w:author="ORPM" w:date="2001-02-16T16:50:00Z">
        <w:r>
          <w:rPr>
            <w:sz w:val="24"/>
          </w:rPr>
          <w:t>и</w:t>
        </w:r>
      </w:ins>
      <w:r>
        <w:rPr>
          <w:sz w:val="24"/>
          <w:rPrChange w:id="0" w:author="ORPM" w:date="2001-02-16T16:49:00Z"/>
        </w:rPr>
        <w:t>нок — в 2 года;</w:t>
      </w:r>
    </w:p>
    <w:p>
      <w:pPr>
        <w:pStyle w:val="Normal"/>
        <w:spacing w:lineRule="auto" w:line="240"/>
        <w:ind w:firstLine="720" w:end="0"/>
        <w:rPr>
          <w:sz w:val="24"/>
        </w:rPr>
      </w:pPr>
      <w:r>
        <w:rPr>
          <w:sz w:val="24"/>
        </w:rPr>
        <w:t>выбор из четырех картинок — в 3 года.</w:t>
      </w:r>
    </w:p>
    <w:p>
      <w:pPr>
        <w:pStyle w:val="BodyTextIndent"/>
        <w:spacing w:lineRule="auto" w:line="240"/>
        <w:rPr/>
      </w:pPr>
      <w:r>
        <w:rPr/>
        <w:t>Детям старше 4 лет методика предъявляется в случае, если они не справляются с классификацией.</w:t>
      </w:r>
    </w:p>
    <w:p>
      <w:pPr>
        <w:pStyle w:val="Normal"/>
        <w:spacing w:lineRule="auto" w:line="240"/>
        <w:ind w:firstLine="720" w:end="0"/>
        <w:rPr>
          <w:sz w:val="24"/>
          <w:ins w:id="1067" w:author="ORPM" w:date="2001-02-16T16:50:00Z"/>
        </w:rPr>
      </w:pPr>
      <w:r>
        <w:rPr>
          <w:b/>
          <w:sz w:val="24"/>
        </w:rPr>
        <w:t>Конструктивный праксис</w:t>
      </w:r>
      <w:r>
        <w:rPr>
          <w:sz w:val="24"/>
        </w:rPr>
        <w:t xml:space="preserve"> (методика «Разрезные картинки») </w:t>
      </w:r>
    </w:p>
    <w:p>
      <w:pPr>
        <w:pStyle w:val="Normal"/>
        <w:spacing w:lineRule="auto" w:line="240"/>
        <w:ind w:firstLine="720" w:end="0"/>
        <w:rPr>
          <w:sz w:val="24"/>
          <w:ins w:id="1068" w:author="ORPM" w:date="2001-02-16T16:50:00Z"/>
        </w:rPr>
      </w:pPr>
      <w:r>
        <w:rPr>
          <w:i/>
          <w:sz w:val="24"/>
        </w:rPr>
        <w:t>Стимульный материал:</w:t>
      </w:r>
      <w:r>
        <w:rPr>
          <w:sz w:val="24"/>
        </w:rPr>
        <w:t xml:space="preserve"> картинки, разрезанные на две и три части с раз</w:t>
        <w:softHyphen/>
        <w:t xml:space="preserve">ной конфигурацией разреза. </w:t>
      </w:r>
    </w:p>
    <w:p>
      <w:pPr>
        <w:pStyle w:val="Normal"/>
        <w:spacing w:lineRule="auto" w:line="240"/>
        <w:ind w:firstLine="720" w:end="0"/>
        <w:rPr>
          <w:sz w:val="24"/>
        </w:rPr>
      </w:pPr>
      <w:r>
        <w:rPr>
          <w:i/>
          <w:sz w:val="24"/>
        </w:rPr>
        <w:t>Нормативы:</w:t>
      </w:r>
    </w:p>
    <w:p>
      <w:pPr>
        <w:pStyle w:val="Normal"/>
        <w:spacing w:lineRule="auto" w:line="240"/>
        <w:ind w:firstLine="720" w:end="0"/>
        <w:rPr>
          <w:sz w:val="24"/>
        </w:rPr>
      </w:pPr>
      <w:r>
        <w:rPr>
          <w:sz w:val="24"/>
        </w:rPr>
        <w:t>разрезная картинка из двух фрагментов — в 2,5—3 года;</w:t>
      </w:r>
    </w:p>
    <w:p>
      <w:pPr>
        <w:pStyle w:val="Normal"/>
        <w:spacing w:lineRule="auto" w:line="240"/>
        <w:ind w:firstLine="720" w:end="0"/>
        <w:rPr>
          <w:b/>
          <w:sz w:val="24"/>
          <w:ins w:id="1074" w:author="ORPM" w:date="2001-02-16T16:50:00Z"/>
        </w:rPr>
      </w:pPr>
      <w:r>
        <w:rPr>
          <w:sz w:val="24"/>
        </w:rPr>
        <w:t>разрезная картинка</w:t>
      </w:r>
      <w:r>
        <w:rPr>
          <w:b/>
          <w:sz w:val="24"/>
        </w:rPr>
        <w:t xml:space="preserve"> </w:t>
      </w:r>
      <w:r>
        <w:rPr>
          <w:sz w:val="24"/>
          <w:rPrChange w:id="0" w:author="ORPM" w:date="2001-02-16T16:50:00Z"/>
        </w:rPr>
        <w:t>из трех фрагментов — в</w:t>
      </w:r>
      <w:r>
        <w:rPr>
          <w:sz w:val="24"/>
        </w:rPr>
        <w:t xml:space="preserve"> 3</w:t>
      </w:r>
      <w:r>
        <w:rPr>
          <w:sz w:val="24"/>
          <w:rPrChange w:id="0" w:author="ORPM" w:date="2001-02-16T16:50:00Z"/>
        </w:rPr>
        <w:t xml:space="preserve"> </w:t>
      </w:r>
      <w:del w:id="1071" w:author="ORPM" w:date="2001-02-16T16:50:00Z">
        <w:r>
          <w:rPr>
            <w:i/>
            <w:sz w:val="24"/>
          </w:rPr>
          <w:delText>^</w:delText>
        </w:r>
      </w:del>
      <w:r>
        <w:rPr>
          <w:i/>
          <w:sz w:val="24"/>
          <w:rPrChange w:id="0" w:author="ORPM" w:date="2001-02-16T16:50:00Z"/>
        </w:rPr>
        <w:t>—</w:t>
      </w:r>
      <w:r>
        <w:rPr>
          <w:sz w:val="24"/>
          <w:rPrChange w:id="0" w:author="ORPM" w:date="2001-02-16T16:50:00Z"/>
        </w:rPr>
        <w:t xml:space="preserve"> 3,5 года.</w:t>
      </w:r>
      <w:r>
        <w:rPr>
          <w:b/>
          <w:sz w:val="24"/>
        </w:rPr>
        <w:t xml:space="preserve"> </w:t>
      </w:r>
    </w:p>
    <w:p>
      <w:pPr>
        <w:pStyle w:val="Normal"/>
        <w:spacing w:lineRule="auto" w:line="240"/>
        <w:ind w:firstLine="720" w:end="0"/>
        <w:rPr>
          <w:sz w:val="24"/>
        </w:rPr>
      </w:pPr>
      <w:r>
        <w:rPr>
          <w:i/>
          <w:sz w:val="24"/>
        </w:rPr>
        <w:t xml:space="preserve">Анализ </w:t>
      </w:r>
      <w:del w:id="1075" w:author="ORPM" w:date="2001-02-16T16:50:00Z">
        <w:r>
          <w:rPr>
            <w:i/>
            <w:sz w:val="24"/>
          </w:rPr>
          <w:delText>'</w:delText>
        </w:r>
      </w:del>
      <w:r>
        <w:rPr>
          <w:i/>
          <w:sz w:val="24"/>
        </w:rPr>
        <w:t>результатов:</w:t>
      </w:r>
    </w:p>
    <w:p>
      <w:pPr>
        <w:pStyle w:val="Normal"/>
        <w:spacing w:lineRule="auto" w:line="240"/>
        <w:ind w:firstLine="720" w:end="0"/>
        <w:rPr>
          <w:sz w:val="24"/>
        </w:rPr>
      </w:pPr>
      <w:r>
        <w:rPr>
          <w:sz w:val="24"/>
        </w:rPr>
        <w:t>1) совершает целенаправленные действия;</w:t>
      </w:r>
    </w:p>
    <w:p>
      <w:pPr>
        <w:pStyle w:val="Normal"/>
        <w:spacing w:lineRule="auto" w:line="240"/>
        <w:ind w:firstLine="720" w:end="0"/>
        <w:rPr>
          <w:sz w:val="24"/>
        </w:rPr>
      </w:pPr>
      <w:r>
        <w:rPr>
          <w:sz w:val="24"/>
        </w:rPr>
        <w:t>2) соединяет части без анализа полученного целого;</w:t>
      </w:r>
    </w:p>
    <w:p>
      <w:pPr>
        <w:pStyle w:val="Normal"/>
        <w:spacing w:lineRule="auto" w:line="240"/>
        <w:ind w:firstLine="720" w:end="0"/>
        <w:rPr>
          <w:sz w:val="24"/>
        </w:rPr>
      </w:pPr>
      <w:r>
        <w:rPr>
          <w:sz w:val="24"/>
        </w:rPr>
        <w:t>3) прикладывание с разворотами;</w:t>
      </w:r>
    </w:p>
    <w:p>
      <w:pPr>
        <w:pStyle w:val="Normal"/>
        <w:spacing w:lineRule="auto" w:line="240"/>
        <w:ind w:firstLine="720" w:end="0"/>
        <w:rPr/>
      </w:pPr>
      <w:r>
        <w:rPr>
          <w:sz w:val="24"/>
        </w:rPr>
        <w:t>4) зрительное соотношение частей</w:t>
      </w:r>
      <w:r>
        <w:rPr>
          <w:b/>
          <w:sz w:val="24"/>
        </w:rPr>
        <w:t xml:space="preserve"> </w:t>
      </w:r>
      <w:r>
        <w:rPr>
          <w:sz w:val="24"/>
          <w:rPrChange w:id="0" w:author="ORPM" w:date="2001-02-16T16:50:00Z"/>
        </w:rPr>
        <w:t>без прикладывания.</w:t>
      </w:r>
    </w:p>
    <w:p>
      <w:pPr>
        <w:pStyle w:val="Normal"/>
        <w:spacing w:lineRule="auto" w:line="240"/>
        <w:ind w:firstLine="720" w:end="0"/>
        <w:rPr>
          <w:sz w:val="24"/>
          <w:del w:id="1079" w:author="ORPM" w:date="2001-02-16T16:50:00Z"/>
        </w:rPr>
      </w:pPr>
      <w:r>
        <w:rPr>
          <w:b/>
          <w:sz w:val="24"/>
        </w:rPr>
        <w:t>Конструирование по подражанию</w:t>
      </w:r>
      <w:r>
        <w:rPr>
          <w:sz w:val="24"/>
        </w:rPr>
        <w:t xml:space="preserve"> (методика предлагается</w:t>
      </w:r>
      <w:r>
        <w:rPr>
          <w:b/>
          <w:sz w:val="24"/>
        </w:rPr>
        <w:t xml:space="preserve"> </w:t>
      </w:r>
      <w:r>
        <w:rPr>
          <w:sz w:val="24"/>
          <w:rPrChange w:id="0" w:author="ORPM" w:date="2001-02-16T16:50:00Z"/>
        </w:rPr>
        <w:t>детям</w:t>
      </w:r>
      <w:r>
        <w:rPr>
          <w:sz w:val="24"/>
        </w:rPr>
        <w:t xml:space="preserve"> 2,5— З лет</w:t>
      </w:r>
      <w:r>
        <w:rPr>
          <w:i/>
          <w:sz w:val="24"/>
        </w:rPr>
        <w:t xml:space="preserve">)                  </w:t>
      </w:r>
      <w:del w:id="1078" w:author="ORPM" w:date="2001-02-16T16:50:00Z">
        <w:r>
          <w:rPr>
            <w:i/>
            <w:sz w:val="24"/>
          </w:rPr>
          <w:delText xml:space="preserve"> .      .</w:delText>
        </w:r>
      </w:del>
    </w:p>
    <w:p>
      <w:pPr>
        <w:pStyle w:val="Normal"/>
        <w:spacing w:lineRule="auto" w:line="240"/>
        <w:ind w:firstLine="720" w:end="0"/>
        <w:rPr>
          <w:i/>
          <w:i/>
          <w:sz w:val="24"/>
          <w:ins w:id="1081" w:author="ORPM" w:date="2001-02-16T16:50:00Z"/>
        </w:rPr>
      </w:pPr>
      <w:ins w:id="1080" w:author="ORPM" w:date="2001-02-16T16:50:00Z">
        <w:r>
          <w:rPr>
            <w:i/>
            <w:sz w:val="24"/>
          </w:rPr>
        </w:r>
      </w:ins>
    </w:p>
    <w:p>
      <w:pPr>
        <w:pStyle w:val="Normal"/>
        <w:spacing w:lineRule="auto" w:line="240"/>
        <w:ind w:firstLine="720" w:end="0"/>
        <w:rPr/>
      </w:pPr>
      <w:r>
        <w:rPr>
          <w:i/>
          <w:sz w:val="24"/>
        </w:rPr>
        <w:t>Стимульный материал:</w:t>
      </w:r>
      <w:r>
        <w:rPr>
          <w:sz w:val="24"/>
        </w:rPr>
        <w:t xml:space="preserve"> кубики, прямоугольные бруски (кирпичики), тре</w:t>
        <w:softHyphen/>
        <w:t>угольные призмы (крыша), полусферы разных цветов.</w:t>
      </w:r>
    </w:p>
    <w:p>
      <w:pPr>
        <w:pStyle w:val="Normal"/>
        <w:spacing w:lineRule="auto" w:line="240"/>
        <w:ind w:firstLine="720" w:end="0"/>
        <w:rPr>
          <w:i/>
          <w:i/>
          <w:sz w:val="24"/>
        </w:rPr>
      </w:pPr>
      <w:r>
        <w:rPr>
          <w:i/>
          <w:sz w:val="24"/>
          <w:rPrChange w:id="0" w:author="ORPM" w:date="2001-02-16T16:51:00Z"/>
        </w:rPr>
        <w:t>Анализ результатов:</w:t>
      </w:r>
    </w:p>
    <w:p>
      <w:pPr>
        <w:sectPr>
          <w:footerReference w:type="default" r:id="rId85"/>
          <w:footerReference w:type="first" r:id="rId8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083" w:author="ORPM" w:date="2001-02-16T16:51:00Z"/>
        </w:rPr>
      </w:pPr>
      <w:r>
        <w:rPr>
          <w:sz w:val="24"/>
        </w:rPr>
        <w:t>1) подражание внешним манипуляциям взрослого без учета формы, ве</w:t>
        <w:softHyphen/>
        <w:t>личины и пространственных отношений (что для детей 3 лет является не</w:t>
        <w:softHyphen/>
        <w:t>адекватным);</w:t>
      </w:r>
    </w:p>
    <w:p>
      <w:pPr>
        <w:pStyle w:val="Normal"/>
        <w:spacing w:lineRule="auto" w:line="240"/>
        <w:ind w:firstLine="720" w:end="0"/>
        <w:rPr>
          <w:sz w:val="24"/>
          <w:ins w:id="1085" w:author="ORPM" w:date="2001-02-16T16:51:00Z"/>
        </w:rPr>
      </w:pPr>
      <w:ins w:id="1084" w:author="ORPM" w:date="2001-02-16T16:51:00Z">
        <w:r>
          <w:rPr>
            <w:sz w:val="24"/>
          </w:rPr>
        </w:r>
      </w:ins>
    </w:p>
    <w:p>
      <w:pPr>
        <w:pStyle w:val="BodyTextIndent"/>
        <w:spacing w:lineRule="auto" w:line="240"/>
        <w:rPr/>
      </w:pPr>
      <w:r>
        <w:rPr/>
        <w:t>2) подражание манипуляциям с учетом формы, величины и пространст</w:t>
        <w:softHyphen/>
        <w:t>венного расположения;</w:t>
      </w:r>
    </w:p>
    <w:p>
      <w:pPr>
        <w:pStyle w:val="Normal"/>
        <w:spacing w:lineRule="auto" w:line="240"/>
        <w:ind w:firstLine="720" w:end="0"/>
        <w:rPr>
          <w:sz w:val="24"/>
        </w:rPr>
      </w:pPr>
      <w:r>
        <w:rPr>
          <w:sz w:val="24"/>
        </w:rPr>
        <w:t>3) сопоставление и исправление ошибок;</w:t>
      </w:r>
    </w:p>
    <w:p>
      <w:pPr>
        <w:pStyle w:val="Normal"/>
        <w:spacing w:lineRule="auto" w:line="240"/>
        <w:ind w:firstLine="720" w:end="0"/>
        <w:rPr>
          <w:sz w:val="24"/>
        </w:rPr>
      </w:pPr>
      <w:r>
        <w:rPr>
          <w:sz w:val="24"/>
        </w:rPr>
        <w:t>4) точное воспроизведение расстановки фигур без ошибок и исправле</w:t>
        <w:softHyphen/>
        <w:t>ний;</w:t>
      </w:r>
    </w:p>
    <w:p>
      <w:pPr>
        <w:pStyle w:val="Normal"/>
        <w:spacing w:lineRule="auto" w:line="240"/>
        <w:ind w:firstLine="720" w:end="0"/>
        <w:rPr/>
      </w:pPr>
      <w:r>
        <w:rPr>
          <w:sz w:val="24"/>
        </w:rPr>
        <w:t>5) самостоятельный анализ</w:t>
      </w:r>
      <w:r>
        <w:rPr>
          <w:b/>
          <w:sz w:val="24"/>
        </w:rPr>
        <w:t xml:space="preserve"> </w:t>
      </w:r>
      <w:r>
        <w:rPr>
          <w:sz w:val="24"/>
          <w:rPrChange w:id="0" w:author="ORPM" w:date="2001-02-16T16:51:00Z"/>
        </w:rPr>
        <w:t>образца и воспроизведение.</w:t>
      </w:r>
    </w:p>
    <w:p>
      <w:pPr>
        <w:pStyle w:val="Heading7"/>
        <w:rPr/>
      </w:pPr>
      <w:r>
        <w:rPr/>
        <w:t xml:space="preserve">Пространственный гнозис       </w:t>
      </w:r>
      <w:del w:id="1087" w:author="ORPM" w:date="2001-02-16T16:51:00Z">
        <w:r>
          <w:rPr/>
          <w:delText xml:space="preserve">  '</w:delText>
        </w:r>
      </w:del>
    </w:p>
    <w:p>
      <w:pPr>
        <w:pStyle w:val="Normal"/>
        <w:spacing w:lineRule="auto" w:line="240"/>
        <w:ind w:firstLine="720" w:end="0"/>
        <w:rPr>
          <w:sz w:val="24"/>
        </w:rPr>
      </w:pPr>
      <w:r>
        <w:rPr>
          <w:i/>
          <w:sz w:val="24"/>
        </w:rPr>
        <w:t>Стимулъный материал</w:t>
      </w:r>
      <w:del w:id="1088" w:author="ORPM" w:date="2001-02-16T16:51:00Z">
        <w:r>
          <w:rPr>
            <w:i/>
            <w:sz w:val="24"/>
          </w:rPr>
          <w:delText>.</w:delText>
        </w:r>
      </w:del>
      <w:r>
        <w:rPr>
          <w:i/>
          <w:sz w:val="24"/>
        </w:rPr>
        <w:t>:</w:t>
      </w:r>
      <w:r>
        <w:rPr>
          <w:b/>
          <w:sz w:val="24"/>
        </w:rPr>
        <w:t xml:space="preserve"> </w:t>
      </w:r>
      <w:r>
        <w:rPr>
          <w:sz w:val="24"/>
          <w:rPrChange w:id="0" w:author="ORPM" w:date="2001-02-16T16:51:00Z"/>
        </w:rPr>
        <w:t>мелкие игрушки и картинки, уложенные в ко</w:t>
        <w:softHyphen/>
        <w:t>робку.</w:t>
      </w:r>
    </w:p>
    <w:p>
      <w:pPr>
        <w:pStyle w:val="Normal"/>
        <w:spacing w:lineRule="auto" w:line="240"/>
        <w:ind w:firstLine="720" w:end="0"/>
        <w:rPr>
          <w:i/>
          <w:i/>
          <w:sz w:val="24"/>
        </w:rPr>
      </w:pPr>
      <w:r>
        <w:rPr>
          <w:i/>
          <w:sz w:val="24"/>
          <w:rPrChange w:id="0" w:author="ORPM" w:date="2001-02-16T16:51:00Z"/>
        </w:rPr>
        <w:t>Пример инструкций:</w:t>
      </w:r>
    </w:p>
    <w:p>
      <w:pPr>
        <w:pStyle w:val="Normal"/>
        <w:spacing w:lineRule="auto" w:line="240"/>
        <w:ind w:firstLine="720" w:end="0"/>
        <w:rPr>
          <w:sz w:val="24"/>
        </w:rPr>
      </w:pPr>
      <w:r>
        <w:rPr>
          <w:sz w:val="24"/>
        </w:rPr>
        <w:t>«Посади мишку около коробки», «Положи в коробку», «Посади на ко</w:t>
        <w:softHyphen/>
        <w:t>робку», «Спрячь картинку под коробку», «Достань из-под коробки», «Пока</w:t>
        <w:softHyphen/>
        <w:t>жи, где верх (низ)», «Иди вперед (назад)».</w:t>
      </w:r>
    </w:p>
    <w:p>
      <w:pPr>
        <w:pStyle w:val="Normal"/>
        <w:spacing w:lineRule="auto" w:line="240"/>
        <w:ind w:firstLine="720" w:end="0"/>
        <w:rPr>
          <w:sz w:val="24"/>
        </w:rPr>
      </w:pPr>
      <w:r>
        <w:rPr>
          <w:i/>
          <w:sz w:val="24"/>
        </w:rPr>
        <w:t>Нормативы</w:t>
      </w:r>
      <w:del w:id="1091" w:author="ORPM" w:date="2001-02-16T16:51:00Z">
        <w:r>
          <w:rPr>
            <w:i/>
            <w:sz w:val="24"/>
          </w:rPr>
          <w:delText>.</w:delText>
        </w:r>
      </w:del>
      <w:r>
        <w:rPr>
          <w:i/>
          <w:sz w:val="24"/>
        </w:rPr>
        <w:t>:</w:t>
      </w:r>
    </w:p>
    <w:p>
      <w:pPr>
        <w:pStyle w:val="Normal"/>
        <w:spacing w:lineRule="auto" w:line="240"/>
        <w:ind w:firstLine="720" w:end="0"/>
        <w:rPr>
          <w:sz w:val="24"/>
        </w:rPr>
      </w:pPr>
      <w:r>
        <w:rPr>
          <w:sz w:val="24"/>
        </w:rPr>
        <w:t>2,5—3 года — дети понимают предложно-падежные конструкции; ошиба</w:t>
        <w:softHyphen/>
        <w:t>ются в 1—2 заданиях, легко корректируются;</w:t>
      </w:r>
    </w:p>
    <w:p>
      <w:pPr>
        <w:pStyle w:val="Normal"/>
        <w:spacing w:lineRule="auto" w:line="240"/>
        <w:ind w:firstLine="720" w:end="0"/>
        <w:rPr>
          <w:sz w:val="24"/>
        </w:rPr>
      </w:pPr>
      <w:r>
        <w:rPr>
          <w:sz w:val="24"/>
        </w:rPr>
        <w:t>3,5—4 года — выполняют все задания.</w:t>
      </w:r>
    </w:p>
    <w:p>
      <w:pPr>
        <w:pStyle w:val="Normal"/>
        <w:spacing w:lineRule="auto" w:line="240"/>
        <w:ind w:firstLine="720" w:end="0"/>
        <w:rPr>
          <w:b/>
          <w:sz w:val="24"/>
          <w:ins w:id="1093" w:author="ORPM" w:date="2001-02-16T16:51:00Z"/>
        </w:rPr>
      </w:pPr>
      <w:ins w:id="1092" w:author="ORPM" w:date="2001-02-16T16:51:00Z">
        <w:r>
          <w:rPr>
            <w:b/>
            <w:sz w:val="24"/>
          </w:rPr>
        </w:r>
      </w:ins>
    </w:p>
    <w:p>
      <w:pPr>
        <w:pStyle w:val="Heading3"/>
        <w:rPr/>
      </w:pPr>
      <w:r>
        <w:rPr/>
        <w:t>Диагностика способов деятельности</w:t>
      </w:r>
    </w:p>
    <w:p>
      <w:pPr>
        <w:pStyle w:val="Normal"/>
        <w:spacing w:lineRule="auto" w:line="240"/>
        <w:ind w:firstLine="720" w:end="0"/>
        <w:rPr>
          <w:b/>
          <w:sz w:val="24"/>
          <w:ins w:id="1095" w:author="ORPM" w:date="2001-02-16T16:51:00Z"/>
        </w:rPr>
      </w:pPr>
      <w:ins w:id="1094" w:author="ORPM" w:date="2001-02-16T16:51:00Z">
        <w:r>
          <w:rPr>
            <w:b/>
            <w:sz w:val="24"/>
          </w:rPr>
        </w:r>
      </w:ins>
    </w:p>
    <w:p>
      <w:pPr>
        <w:pStyle w:val="Normal"/>
        <w:spacing w:lineRule="auto" w:line="240"/>
        <w:ind w:firstLine="720" w:end="0"/>
        <w:rPr>
          <w:sz w:val="24"/>
        </w:rPr>
      </w:pPr>
      <w:r>
        <w:rPr>
          <w:b/>
          <w:sz w:val="24"/>
        </w:rPr>
        <w:t>Складывание пирамидки. Складывание матрешки</w:t>
      </w:r>
    </w:p>
    <w:p>
      <w:pPr>
        <w:pStyle w:val="Normal"/>
        <w:spacing w:lineRule="auto" w:line="240"/>
        <w:ind w:firstLine="720" w:end="0"/>
        <w:rPr/>
      </w:pPr>
      <w:r>
        <w:rPr>
          <w:i/>
          <w:sz w:val="24"/>
        </w:rPr>
        <w:t>Стимульный материал:</w:t>
      </w:r>
      <w:r>
        <w:rPr>
          <w:sz w:val="24"/>
        </w:rPr>
        <w:t xml:space="preserve"> пирамидка из четырех и шести колец с колпач</w:t>
        <w:softHyphen/>
        <w:t>ком.</w:t>
      </w:r>
    </w:p>
    <w:p>
      <w:pPr>
        <w:pStyle w:val="Normal"/>
        <w:spacing w:lineRule="auto" w:line="240"/>
        <w:ind w:firstLine="720" w:end="0"/>
        <w:rPr>
          <w:sz w:val="24"/>
        </w:rPr>
      </w:pPr>
      <w:r>
        <w:rPr>
          <w:i/>
          <w:sz w:val="24"/>
        </w:rPr>
        <w:t>Норм</w:t>
      </w:r>
      <w:del w:id="1096" w:author="ORPM" w:date="2001-02-16T16:52:00Z">
        <w:r>
          <w:rPr>
            <w:i/>
            <w:sz w:val="24"/>
          </w:rPr>
          <w:delText>м</w:delText>
        </w:r>
      </w:del>
      <w:ins w:id="1097" w:author="ORPM" w:date="2001-02-16T16:52:00Z">
        <w:r>
          <w:rPr>
            <w:i/>
            <w:sz w:val="24"/>
          </w:rPr>
          <w:t>а</w:t>
        </w:r>
      </w:ins>
      <w:r>
        <w:rPr>
          <w:i/>
          <w:sz w:val="24"/>
        </w:rPr>
        <w:t>т</w:t>
      </w:r>
      <w:del w:id="1098" w:author="ORPM" w:date="2001-02-16T16:52:00Z">
        <w:r>
          <w:rPr>
            <w:i/>
            <w:sz w:val="24"/>
          </w:rPr>
          <w:delText>г</w:delText>
        </w:r>
      </w:del>
      <w:ins w:id="1099" w:author="ORPM" w:date="2001-02-16T16:52:00Z">
        <w:r>
          <w:rPr>
            <w:i/>
            <w:sz w:val="24"/>
          </w:rPr>
          <w:t>и</w:t>
        </w:r>
      </w:ins>
      <w:del w:id="1100" w:author="ORPM" w:date="2001-02-16T16:52:00Z">
        <w:r>
          <w:rPr>
            <w:i/>
            <w:sz w:val="24"/>
          </w:rPr>
          <w:delText>т</w:delText>
        </w:r>
      </w:del>
      <w:ins w:id="1101" w:author="ORPM" w:date="2001-02-16T16:52:00Z">
        <w:r>
          <w:rPr>
            <w:i/>
            <w:sz w:val="24"/>
          </w:rPr>
          <w:t>в</w:t>
        </w:r>
      </w:ins>
      <w:r>
        <w:rPr>
          <w:i/>
          <w:sz w:val="24"/>
        </w:rPr>
        <w:t>ы:</w:t>
      </w:r>
    </w:p>
    <w:p>
      <w:pPr>
        <w:pStyle w:val="Normal"/>
        <w:spacing w:lineRule="auto" w:line="240"/>
        <w:ind w:firstLine="720" w:end="0"/>
        <w:rPr>
          <w:sz w:val="24"/>
        </w:rPr>
      </w:pPr>
      <w:r>
        <w:rPr>
          <w:sz w:val="24"/>
        </w:rPr>
        <w:t>снимают кольца с пирамидки — в 1 год;</w:t>
      </w:r>
    </w:p>
    <w:p>
      <w:pPr>
        <w:pStyle w:val="Normal"/>
        <w:spacing w:lineRule="auto" w:line="240"/>
        <w:ind w:firstLine="720" w:end="0"/>
        <w:rPr>
          <w:sz w:val="24"/>
        </w:rPr>
      </w:pPr>
      <w:r>
        <w:rPr>
          <w:sz w:val="24"/>
        </w:rPr>
        <w:t>собирают пирамидку без учета диаметра колец — в 1,5—2,5 года;</w:t>
      </w:r>
    </w:p>
    <w:p>
      <w:pPr>
        <w:pStyle w:val="Normal"/>
        <w:spacing w:lineRule="auto" w:line="240"/>
        <w:ind w:firstLine="720" w:end="0"/>
        <w:rPr>
          <w:sz w:val="24"/>
        </w:rPr>
      </w:pPr>
      <w:r>
        <w:rPr>
          <w:sz w:val="24"/>
        </w:rPr>
        <w:t>собирают пирамидку с учетом диаметра колец и установки на резуль</w:t>
        <w:softHyphen/>
        <w:t>тат без проб и примеривания — в 3—3,5 года; работа зрительным соотноше</w:t>
        <w:softHyphen/>
        <w:t>нием.</w:t>
      </w:r>
    </w:p>
    <w:p>
      <w:pPr>
        <w:pStyle w:val="Normal"/>
        <w:spacing w:lineRule="auto" w:line="240"/>
        <w:ind w:firstLine="720" w:end="0"/>
        <w:rPr>
          <w:sz w:val="24"/>
        </w:rPr>
      </w:pPr>
      <w:r>
        <w:rPr>
          <w:i/>
          <w:sz w:val="24"/>
        </w:rPr>
        <w:t>Ан</w:t>
      </w:r>
      <w:ins w:id="1102" w:author="ORPM" w:date="2001-02-16T16:52:00Z">
        <w:r>
          <w:rPr>
            <w:i/>
            <w:sz w:val="24"/>
          </w:rPr>
          <w:t>а</w:t>
        </w:r>
      </w:ins>
      <w:r>
        <w:rPr>
          <w:i/>
          <w:sz w:val="24"/>
        </w:rPr>
        <w:t>л</w:t>
      </w:r>
      <w:del w:id="1103" w:author="ORPM" w:date="2001-02-16T16:52:00Z">
        <w:r>
          <w:rPr>
            <w:i/>
            <w:sz w:val="24"/>
          </w:rPr>
          <w:delText>дм</w:delText>
        </w:r>
      </w:del>
      <w:ins w:id="1104" w:author="ORPM" w:date="2001-02-16T16:52:00Z">
        <w:r>
          <w:rPr>
            <w:i/>
            <w:sz w:val="24"/>
          </w:rPr>
          <w:t>и</w:t>
        </w:r>
      </w:ins>
      <w:r>
        <w:rPr>
          <w:i/>
          <w:sz w:val="24"/>
        </w:rPr>
        <w:t xml:space="preserve">з </w:t>
      </w:r>
      <w:r>
        <w:rPr>
          <w:i/>
          <w:sz w:val="24"/>
          <w:rPrChange w:id="0" w:author="ORPM" w:date="2001-02-16T16:52:00Z"/>
        </w:rPr>
        <w:t>результатов:</w:t>
      </w:r>
    </w:p>
    <w:p>
      <w:pPr>
        <w:pStyle w:val="Normal"/>
        <w:spacing w:lineRule="auto" w:line="240"/>
        <w:ind w:firstLine="720" w:end="0"/>
        <w:rPr>
          <w:sz w:val="24"/>
        </w:rPr>
      </w:pPr>
      <w:r>
        <w:rPr>
          <w:sz w:val="24"/>
        </w:rPr>
        <w:t>1) неспецифические манипулятивные действия (ребенок стучит об стол, подносит к уху, гремит, берет в рот и др.). Данные действия являются неадекватными;</w:t>
      </w:r>
    </w:p>
    <w:p>
      <w:pPr>
        <w:pStyle w:val="Normal"/>
        <w:spacing w:lineRule="auto" w:line="240"/>
        <w:ind w:firstLine="720" w:end="0"/>
        <w:rPr/>
      </w:pPr>
      <w:r>
        <w:rPr>
          <w:sz w:val="24"/>
        </w:rPr>
        <w:t>2) простое</w:t>
      </w:r>
      <w:r>
        <w:rPr>
          <w:b/>
          <w:sz w:val="24"/>
        </w:rPr>
        <w:t xml:space="preserve"> </w:t>
      </w:r>
      <w:r>
        <w:rPr>
          <w:sz w:val="24"/>
          <w:rPrChange w:id="0" w:author="ORPM" w:date="2001-02-16T16:52:00Z"/>
        </w:rPr>
        <w:t>манипулирование (специфическая</w:t>
      </w:r>
      <w:r>
        <w:rPr>
          <w:sz w:val="24"/>
        </w:rPr>
        <w:t xml:space="preserve"> манипуляция);</w:t>
      </w:r>
    </w:p>
    <w:p>
      <w:pPr>
        <w:pStyle w:val="Normal"/>
        <w:spacing w:lineRule="auto" w:line="240"/>
        <w:ind w:firstLine="720" w:end="0"/>
        <w:rPr>
          <w:sz w:val="24"/>
        </w:rPr>
      </w:pPr>
      <w:r>
        <w:rPr>
          <w:sz w:val="24"/>
        </w:rPr>
        <w:t>3) силовая проба (например, ребенок вкладывает маленькую матрешку в нижнюю часть большой и наоборот, при этом использует силу (вдавлива</w:t>
        <w:softHyphen/>
        <w:t>ет), не учитывая свойств предмета);</w:t>
      </w:r>
    </w:p>
    <w:p>
      <w:pPr>
        <w:pStyle w:val="Normal"/>
        <w:spacing w:lineRule="auto" w:line="240"/>
        <w:ind w:firstLine="720" w:end="0"/>
        <w:rPr>
          <w:sz w:val="24"/>
        </w:rPr>
      </w:pPr>
      <w:r>
        <w:rPr>
          <w:sz w:val="24"/>
        </w:rPr>
        <w:t>4) целенаправленная проба (ребенок замечает ошибки, исправляет их и находит правильный способ решения);</w:t>
      </w:r>
    </w:p>
    <w:p>
      <w:pPr>
        <w:pStyle w:val="Normal"/>
        <w:spacing w:lineRule="auto" w:line="240"/>
        <w:ind w:firstLine="720" w:end="0"/>
        <w:rPr>
          <w:sz w:val="24"/>
        </w:rPr>
      </w:pPr>
      <w:r>
        <w:rPr>
          <w:sz w:val="24"/>
        </w:rPr>
        <w:t>5) примеривание (ребенок еще не может соотнести предметы на рас</w:t>
        <w:softHyphen/>
        <w:t>стоянии и подносит их друг к другу, заметив несоответствие, меняет их);</w:t>
      </w:r>
    </w:p>
    <w:p>
      <w:pPr>
        <w:sectPr>
          <w:footerReference w:type="default" r:id="rId87"/>
          <w:footerReference w:type="first" r:id="rId8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107" w:author="ORPM" w:date="2001-02-16T16:52:00Z"/>
        </w:rPr>
      </w:pPr>
      <w:r>
        <w:rPr>
          <w:sz w:val="24"/>
        </w:rPr>
        <w:t>6) зрительное соотношение (ребенок сразу правильно решает задачу, зрительно соотнося элементы).</w:t>
      </w:r>
    </w:p>
    <w:p>
      <w:pPr>
        <w:pStyle w:val="Normal"/>
        <w:spacing w:lineRule="auto" w:line="240"/>
        <w:ind w:firstLine="720" w:end="0"/>
        <w:rPr>
          <w:sz w:val="24"/>
          <w:ins w:id="1109" w:author="ORPM" w:date="2001-02-16T16:52:00Z"/>
        </w:rPr>
      </w:pPr>
      <w:ins w:id="1108" w:author="ORPM" w:date="2001-02-16T16:52:00Z">
        <w:r>
          <w:rPr>
            <w:sz w:val="24"/>
          </w:rPr>
        </w:r>
      </w:ins>
    </w:p>
    <w:p>
      <w:pPr>
        <w:pStyle w:val="Normal"/>
        <w:spacing w:lineRule="auto" w:line="240"/>
        <w:ind w:firstLine="720" w:end="0"/>
        <w:rPr/>
      </w:pPr>
      <w:r>
        <w:rPr>
          <w:sz w:val="24"/>
        </w:rPr>
        <w:t>Дети 3 лет с сохранным интеллектом могут работать зрительным соот</w:t>
        <w:softHyphen/>
        <w:t>несением, допустимо примеривание или целенаправленная проба. Отсутст</w:t>
        <w:softHyphen/>
        <w:t>вие данных способов к 3 годам свидетельствует о недостатках</w:t>
      </w:r>
      <w:r>
        <w:rPr>
          <w:b/>
          <w:sz w:val="24"/>
        </w:rPr>
        <w:t xml:space="preserve"> </w:t>
      </w:r>
      <w:r>
        <w:rPr>
          <w:sz w:val="24"/>
          <w:rPrChange w:id="0" w:author="ORPM" w:date="2001-02-16T16:52:00Z"/>
        </w:rPr>
        <w:t>психическо</w:t>
        <w:softHyphen/>
        <w:t>го</w:t>
      </w:r>
      <w:r>
        <w:rPr>
          <w:sz w:val="24"/>
        </w:rPr>
        <w:t xml:space="preserve"> развития. До 2,5 лет правомерно пользоваться силой.</w:t>
      </w:r>
    </w:p>
    <w:p>
      <w:pPr>
        <w:pStyle w:val="Normal"/>
        <w:spacing w:lineRule="auto" w:line="240"/>
        <w:ind w:firstLine="720" w:end="0"/>
        <w:rPr>
          <w:sz w:val="24"/>
        </w:rPr>
      </w:pPr>
      <w:r>
        <w:rPr>
          <w:b/>
          <w:sz w:val="24"/>
        </w:rPr>
        <w:t>Методика «Вкладыши» («Мисочки»)</w:t>
      </w:r>
    </w:p>
    <w:p>
      <w:pPr>
        <w:pStyle w:val="Normal"/>
        <w:spacing w:lineRule="auto" w:line="240"/>
        <w:ind w:firstLine="720" w:end="0"/>
        <w:rPr/>
      </w:pPr>
      <w:r>
        <w:rPr>
          <w:i/>
          <w:sz w:val="24"/>
        </w:rPr>
        <w:t>Стимульный материал:</w:t>
      </w:r>
      <w:r>
        <w:rPr>
          <w:sz w:val="24"/>
        </w:rPr>
        <w:t xml:space="preserve"> семь цилиндрических или квадратных чашек (вкладышей) разного размера четырех основных цветов.</w:t>
      </w:r>
    </w:p>
    <w:p>
      <w:pPr>
        <w:pStyle w:val="Normal"/>
        <w:spacing w:lineRule="auto" w:line="240"/>
        <w:ind w:firstLine="720" w:end="0"/>
        <w:rPr>
          <w:i/>
          <w:i/>
          <w:sz w:val="24"/>
        </w:rPr>
      </w:pPr>
      <w:r>
        <w:rPr>
          <w:i/>
          <w:sz w:val="24"/>
          <w:rPrChange w:id="0" w:author="ORPM" w:date="2001-02-16T16:52:00Z"/>
        </w:rPr>
        <w:t>Анализ результатов:</w:t>
      </w:r>
    </w:p>
    <w:p>
      <w:pPr>
        <w:pStyle w:val="Normal"/>
        <w:spacing w:lineRule="auto" w:line="240"/>
        <w:ind w:firstLine="720" w:end="0"/>
        <w:rPr>
          <w:sz w:val="24"/>
        </w:rPr>
      </w:pPr>
      <w:r>
        <w:rPr>
          <w:sz w:val="24"/>
        </w:rPr>
        <w:t>1) неспецифические манипуляции (использование вкладыша не по на</w:t>
        <w:softHyphen/>
        <w:t>значению; неадекватные действия);</w:t>
      </w:r>
    </w:p>
    <w:p>
      <w:pPr>
        <w:pStyle w:val="Normal"/>
        <w:spacing w:lineRule="auto" w:line="240"/>
        <w:ind w:firstLine="720" w:end="0"/>
        <w:rPr>
          <w:sz w:val="24"/>
        </w:rPr>
      </w:pPr>
      <w:r>
        <w:rPr>
          <w:sz w:val="24"/>
        </w:rPr>
        <w:t>2) специфические манипуляции (познавательные);</w:t>
      </w:r>
    </w:p>
    <w:p>
      <w:pPr>
        <w:pStyle w:val="Normal"/>
        <w:spacing w:lineRule="auto" w:line="240"/>
        <w:ind w:firstLine="720" w:end="0"/>
        <w:rPr>
          <w:sz w:val="24"/>
        </w:rPr>
      </w:pPr>
      <w:r>
        <w:rPr>
          <w:sz w:val="24"/>
        </w:rPr>
        <w:t>3) силовая проба (действие силой, без учета свойств и величины вкла</w:t>
        <w:softHyphen/>
        <w:t>дыша);</w:t>
      </w:r>
    </w:p>
    <w:p>
      <w:pPr>
        <w:pStyle w:val="Normal"/>
        <w:spacing w:lineRule="auto" w:line="240"/>
        <w:ind w:firstLine="720" w:end="0"/>
        <w:rPr>
          <w:sz w:val="24"/>
        </w:rPr>
      </w:pPr>
      <w:r>
        <w:rPr>
          <w:sz w:val="24"/>
        </w:rPr>
        <w:t>4) хаотическая проба (промежуточный способ выполнения задания, когда совмещаются пробные и силовые действия);</w:t>
      </w:r>
    </w:p>
    <w:p>
      <w:pPr>
        <w:pStyle w:val="Normal"/>
        <w:spacing w:lineRule="auto" w:line="240"/>
        <w:ind w:firstLine="720" w:end="0"/>
        <w:rPr>
          <w:sz w:val="24"/>
        </w:rPr>
      </w:pPr>
      <w:r>
        <w:rPr>
          <w:sz w:val="24"/>
        </w:rPr>
        <w:t>5) целенаправленная проба (самостоятельное исправление ошибок с нахождением окончательного решения);</w:t>
      </w:r>
    </w:p>
    <w:p>
      <w:pPr>
        <w:pStyle w:val="Normal"/>
        <w:spacing w:lineRule="auto" w:line="240"/>
        <w:ind w:firstLine="720" w:end="0"/>
        <w:rPr/>
      </w:pPr>
      <w:r>
        <w:rPr>
          <w:sz w:val="24"/>
        </w:rPr>
        <w:t>6) примеривание</w:t>
      </w:r>
      <w:r>
        <w:rPr>
          <w:b/>
          <w:sz w:val="24"/>
        </w:rPr>
        <w:t xml:space="preserve"> (</w:t>
      </w:r>
      <w:r>
        <w:rPr>
          <w:sz w:val="24"/>
          <w:rPrChange w:id="0" w:author="ORPM" w:date="2001-02-16T16:53:00Z"/>
        </w:rPr>
        <w:t>определение несоответствия вкладышей путем под</w:t>
        <w:softHyphen/>
        <w:t>несения</w:t>
      </w:r>
      <w:r>
        <w:rPr>
          <w:sz w:val="24"/>
        </w:rPr>
        <w:t xml:space="preserve"> друг к друг</w:t>
      </w:r>
      <w:del w:id="1113" w:author="ORPM" w:date="2001-02-16T16:53:00Z">
        <w:r>
          <w:rPr>
            <w:sz w:val="24"/>
          </w:rPr>
          <w:delText>}')</w:delText>
        </w:r>
      </w:del>
      <w:ins w:id="1114" w:author="ORPM" w:date="2001-02-16T16:53:00Z">
        <w:r>
          <w:rPr>
            <w:sz w:val="24"/>
          </w:rPr>
          <w:t>у</w:t>
        </w:r>
      </w:ins>
      <w:r>
        <w:rPr>
          <w:sz w:val="24"/>
        </w:rPr>
        <w:t>;</w:t>
      </w:r>
    </w:p>
    <w:p>
      <w:pPr>
        <w:pStyle w:val="Normal"/>
        <w:spacing w:lineRule="auto" w:line="240"/>
        <w:ind w:firstLine="720" w:end="0"/>
        <w:rPr>
          <w:sz w:val="24"/>
          <w:del w:id="1115" w:author="ORPM" w:date="2001-02-16T16:53:00Z"/>
        </w:rPr>
      </w:pPr>
      <w:r>
        <w:rPr>
          <w:sz w:val="24"/>
        </w:rPr>
        <w:t>7) зрительное соотнесение (правильное решение на основании только</w:t>
      </w:r>
    </w:p>
    <w:p>
      <w:pPr>
        <w:pStyle w:val="Normal"/>
        <w:spacing w:lineRule="auto" w:line="240"/>
        <w:ind w:firstLine="720" w:end="0"/>
        <w:rPr/>
      </w:pPr>
      <w:ins w:id="1116" w:author="ORPM" w:date="2001-02-16T16:53:00Z">
        <w:r>
          <w:rPr>
            <w:sz w:val="24"/>
          </w:rPr>
          <w:t xml:space="preserve"> </w:t>
        </w:r>
      </w:ins>
      <w:r>
        <w:rPr>
          <w:sz w:val="24"/>
        </w:rPr>
        <w:t>зрительного анализа);</w:t>
      </w:r>
    </w:p>
    <w:p>
      <w:pPr>
        <w:pStyle w:val="Normal"/>
        <w:spacing w:lineRule="auto" w:line="240"/>
        <w:ind w:firstLine="720" w:end="0"/>
        <w:rPr>
          <w:sz w:val="24"/>
        </w:rPr>
      </w:pPr>
      <w:r>
        <w:rPr>
          <w:sz w:val="24"/>
        </w:rPr>
        <w:t>До 2,5 лет возможна силовая проба. К 3 годам формируется зрительное соотношение, допустима целенаправленная проба или примеривание. Не</w:t>
        <w:softHyphen/>
        <w:t>специфические манипуляции в деятельности к 2,5—3 годам свидетельству</w:t>
        <w:softHyphen/>
        <w:t>ют о снижении интеллектуального развития.</w:t>
      </w:r>
    </w:p>
    <w:p>
      <w:pPr>
        <w:pStyle w:val="BodyTextIndent"/>
        <w:spacing w:lineRule="auto" w:line="240"/>
        <w:rPr/>
      </w:pPr>
      <w:r>
        <w:rPr/>
        <w:t>Учет способов деятельности важен для определения уровня психичес</w:t>
        <w:softHyphen/>
        <w:t>кого развития ребенка. Если ребенок достигает результатов, пользуясь при этом более низкими способами, чем положено по возрасту, следует оце</w:t>
        <w:softHyphen/>
        <w:t>нить обучаемость или сделать вывод об определенной форме нарушения психического развития. Высокая обучаемость, т.е. быстрый переход от низкого способа к более высокому, свидетельствует в пользу ребенка. Отсут</w:t>
        <w:softHyphen/>
        <w:t>ствие обучаемости и упражняемости, а также установки на результат могут быть связаны с нарушением со стороны как эмоционально-волевой, так и познавательной сферы.</w:t>
      </w:r>
    </w:p>
    <w:p>
      <w:pPr>
        <w:pStyle w:val="Normal"/>
        <w:spacing w:lineRule="auto" w:line="240"/>
        <w:ind w:firstLine="720" w:end="0"/>
        <w:rPr/>
      </w:pPr>
      <w:r>
        <w:rPr>
          <w:b/>
          <w:sz w:val="24"/>
        </w:rPr>
        <w:t>Методика «Почтовый ящик» («Коробочка форм»)</w:t>
      </w:r>
      <w:r>
        <w:rPr>
          <w:sz w:val="24"/>
        </w:rPr>
        <w:t xml:space="preserve"> (Л.А. Венгер, Г.Л. Выгодская, Э.И. Леонгард)</w:t>
      </w:r>
    </w:p>
    <w:p>
      <w:pPr>
        <w:pStyle w:val="Normal"/>
        <w:spacing w:lineRule="auto" w:line="240"/>
        <w:ind w:firstLine="720" w:end="0"/>
        <w:rPr/>
      </w:pPr>
      <w:del w:id="1117" w:author="ORPM" w:date="2001-02-16T16:53:00Z">
        <w:r>
          <w:rPr>
            <w:i/>
            <w:sz w:val="24"/>
          </w:rPr>
          <w:delText>Оп</w:delText>
        </w:r>
      </w:del>
      <w:ins w:id="1118" w:author="ORPM" w:date="2001-02-16T16:53:00Z">
        <w:r>
          <w:rPr>
            <w:i/>
            <w:sz w:val="24"/>
          </w:rPr>
          <w:t>С</w:t>
        </w:r>
      </w:ins>
      <w:r>
        <w:rPr>
          <w:i/>
          <w:sz w:val="24"/>
        </w:rPr>
        <w:t>т</w:t>
      </w:r>
      <w:ins w:id="1119" w:author="ORPM" w:date="2001-02-16T16:53:00Z">
        <w:r>
          <w:rPr>
            <w:i/>
            <w:sz w:val="24"/>
          </w:rPr>
          <w:t>и</w:t>
        </w:r>
      </w:ins>
      <w:r>
        <w:rPr>
          <w:i/>
          <w:sz w:val="24"/>
        </w:rPr>
        <w:t>мульный материал:</w:t>
      </w:r>
      <w:r>
        <w:rPr>
          <w:sz w:val="24"/>
        </w:rPr>
        <w:t xml:space="preserve"> деревянный ящик или пластмассовая коробка с пятью прорезями — полукруглой, треугольной, прямоугольной, квадрат</w:t>
        <w:softHyphen/>
        <w:t>ной, шестиугольной и десять объемных геометрических фигур.</w:t>
      </w:r>
    </w:p>
    <w:p>
      <w:pPr>
        <w:pStyle w:val="Normal"/>
        <w:spacing w:lineRule="auto" w:line="240"/>
        <w:ind w:firstLine="720" w:end="0"/>
        <w:rPr>
          <w:sz w:val="24"/>
        </w:rPr>
      </w:pPr>
      <w:r>
        <w:rPr>
          <w:i/>
          <w:sz w:val="24"/>
        </w:rPr>
        <w:t>Анал</w:t>
      </w:r>
      <w:del w:id="1120" w:author="ORPM" w:date="2001-02-16T16:53:00Z">
        <w:r>
          <w:rPr>
            <w:i/>
            <w:sz w:val="24"/>
          </w:rPr>
          <w:delText>-</w:delText>
        </w:r>
      </w:del>
      <w:r>
        <w:rPr>
          <w:i/>
          <w:sz w:val="24"/>
        </w:rPr>
        <w:t>из результатов:</w:t>
      </w:r>
    </w:p>
    <w:p>
      <w:pPr>
        <w:pStyle w:val="Normal"/>
        <w:spacing w:lineRule="auto" w:line="240"/>
        <w:ind w:firstLine="720" w:end="0"/>
        <w:rPr>
          <w:sz w:val="24"/>
        </w:rPr>
      </w:pPr>
      <w:r>
        <w:rPr>
          <w:sz w:val="24"/>
        </w:rPr>
        <w:t>до 3 лет допускается силовая проба;</w:t>
      </w:r>
    </w:p>
    <w:p>
      <w:pPr>
        <w:sectPr>
          <w:footerReference w:type="default" r:id="rId89"/>
          <w:footerReference w:type="first" r:id="rId9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121" w:author="ORPM" w:date="2001-02-16T16:53:00Z"/>
        </w:rPr>
      </w:pPr>
      <w:r>
        <w:rPr>
          <w:sz w:val="24"/>
        </w:rPr>
        <w:t>в 3 года и старше появляются целенаправленные пробы с элементами зрительного соотнесения.</w:t>
      </w:r>
    </w:p>
    <w:p>
      <w:pPr>
        <w:pStyle w:val="Normal"/>
        <w:spacing w:lineRule="auto" w:line="240"/>
        <w:ind w:firstLine="720" w:end="0"/>
        <w:rPr>
          <w:sz w:val="24"/>
          <w:ins w:id="1123" w:author="ORPM" w:date="2001-02-16T16:53:00Z"/>
        </w:rPr>
      </w:pPr>
      <w:ins w:id="1122" w:author="ORPM" w:date="2001-02-16T16:53:00Z">
        <w:r>
          <w:rPr>
            <w:sz w:val="24"/>
          </w:rPr>
        </w:r>
      </w:ins>
    </w:p>
    <w:p>
      <w:pPr>
        <w:pStyle w:val="Normal"/>
        <w:spacing w:lineRule="auto" w:line="240"/>
        <w:ind w:firstLine="720" w:end="0"/>
        <w:rPr>
          <w:sz w:val="24"/>
          <w:del w:id="1124" w:author="ORPM" w:date="2001-02-16T16:54:00Z"/>
        </w:rPr>
      </w:pPr>
      <w:r>
        <w:rPr>
          <w:sz w:val="24"/>
        </w:rPr>
        <w:t>Ребенок действует силой, т.е. толкает фигуру в первую попавшуюся прорезь или в ту, в которую взрослый опустил предыдущую фигуру. Пробы:</w:t>
      </w:r>
    </w:p>
    <w:p>
      <w:pPr>
        <w:pStyle w:val="Normal"/>
        <w:spacing w:lineRule="auto" w:line="240"/>
        <w:ind w:firstLine="720" w:end="0"/>
        <w:rPr/>
      </w:pPr>
      <w:ins w:id="1125" w:author="ORPM" w:date="2001-02-16T16:54:00Z">
        <w:r>
          <w:rPr>
            <w:sz w:val="24"/>
          </w:rPr>
          <w:t xml:space="preserve"> </w:t>
        </w:r>
      </w:ins>
      <w:r>
        <w:rPr>
          <w:sz w:val="24"/>
        </w:rPr>
        <w:t>ребенок переходит от отверстия к отверстию, пытаясь в каждое из них протолкнуть фигуру; примеривание: ребенок начинает ориентироваться на форму прорези и фигуры. При этом он еще не может соотносить формы зрительно на расстоянии, поэтому прикладывает фигуру к похожей, с его точки зрения, прорези. Так, шестиугольник часто прикладывают к квадра</w:t>
        <w:softHyphen/>
        <w:t>ту, затем сразу же переносится в нужную прорезь, полукруг — к треугольни</w:t>
        <w:softHyphen/>
        <w:t>ку, и наоборот. При этом способе бывают также затруднения с разворотом треугольника и полукруга. Зрительное соотнесение: ребенок зрительно со</w:t>
        <w:softHyphen/>
        <w:t>относит форму прорези и фигуры и опускает фигуру всегда в нужную про</w:t>
        <w:softHyphen/>
        <w:t>резь; разворот фигур при этом производится заранее, в воздухе.</w:t>
      </w:r>
    </w:p>
    <w:p>
      <w:pPr>
        <w:pStyle w:val="Normal"/>
        <w:spacing w:lineRule="auto" w:line="240"/>
        <w:ind w:firstLine="720" w:end="0"/>
        <w:rPr/>
      </w:pPr>
      <w:r>
        <w:rPr>
          <w:b/>
          <w:sz w:val="24"/>
        </w:rPr>
        <w:t>Задания с предметами быта</w:t>
      </w:r>
      <w:r>
        <w:rPr>
          <w:sz w:val="24"/>
        </w:rPr>
        <w:t xml:space="preserve"> (по</w:t>
      </w:r>
      <w:r>
        <w:rPr>
          <w:b/>
          <w:sz w:val="24"/>
        </w:rPr>
        <w:t xml:space="preserve"> </w:t>
      </w:r>
      <w:r>
        <w:rPr>
          <w:sz w:val="24"/>
          <w:rPrChange w:id="0" w:author="ORPM" w:date="2001-02-16T16:53:00Z"/>
        </w:rPr>
        <w:t>О</w:t>
      </w:r>
      <w:ins w:id="1127" w:author="ORPM" w:date="2001-02-16T16:53:00Z">
        <w:r>
          <w:rPr>
            <w:sz w:val="24"/>
          </w:rPr>
          <w:t>.</w:t>
        </w:r>
      </w:ins>
      <w:del w:id="1128" w:author="ORPM" w:date="2001-02-16T16:53:00Z">
        <w:r>
          <w:rPr>
            <w:sz w:val="24"/>
          </w:rPr>
          <w:delText>-</w:delText>
        </w:r>
      </w:del>
      <w:r>
        <w:rPr>
          <w:sz w:val="24"/>
          <w:rPrChange w:id="0" w:author="ORPM" w:date="2001-02-16T16:53:00Z"/>
        </w:rPr>
        <w:t>В.</w:t>
      </w:r>
      <w:r>
        <w:rPr>
          <w:sz w:val="24"/>
        </w:rPr>
        <w:t xml:space="preserve"> Баженовой)</w:t>
      </w:r>
    </w:p>
    <w:p>
      <w:pPr>
        <w:pStyle w:val="Normal"/>
        <w:spacing w:lineRule="auto" w:line="240"/>
        <w:ind w:firstLine="720" w:end="0"/>
        <w:rPr/>
      </w:pPr>
      <w:r>
        <w:rPr>
          <w:i/>
          <w:sz w:val="24"/>
        </w:rPr>
        <w:t>Ст</w:t>
      </w:r>
      <w:del w:id="1130" w:author="ORPM" w:date="2001-02-16T16:54:00Z">
        <w:r>
          <w:rPr>
            <w:i/>
            <w:sz w:val="24"/>
          </w:rPr>
          <w:delText>ш</w:delText>
        </w:r>
      </w:del>
      <w:ins w:id="1131" w:author="ORPM" w:date="2001-02-16T16:54:00Z">
        <w:r>
          <w:rPr>
            <w:i/>
            <w:sz w:val="24"/>
          </w:rPr>
          <w:t>и</w:t>
        </w:r>
      </w:ins>
      <w:del w:id="1132" w:author="ORPM" w:date="2001-02-16T16:54:00Z">
        <w:r>
          <w:rPr>
            <w:i/>
            <w:sz w:val="24"/>
          </w:rPr>
          <w:delText>ч</w:delText>
        </w:r>
      </w:del>
      <w:ins w:id="1133" w:author="ORPM" w:date="2001-02-16T16:54:00Z">
        <w:r>
          <w:rPr>
            <w:i/>
            <w:sz w:val="24"/>
          </w:rPr>
          <w:t>м</w:t>
        </w:r>
      </w:ins>
      <w:r>
        <w:rPr>
          <w:i/>
          <w:sz w:val="24"/>
        </w:rPr>
        <w:t>ульный материал</w:t>
      </w:r>
      <w:del w:id="1134" w:author="ORPM" w:date="2001-02-16T16:54:00Z">
        <w:r>
          <w:rPr>
            <w:i/>
            <w:sz w:val="24"/>
          </w:rPr>
          <w:delText>,</w:delText>
        </w:r>
      </w:del>
      <w:r>
        <w:rPr>
          <w:i/>
          <w:sz w:val="24"/>
        </w:rPr>
        <w:t xml:space="preserve"> и исследование</w:t>
      </w:r>
      <w:ins w:id="1135" w:author="ORPM" w:date="2001-02-16T16:54:00Z">
        <w:r>
          <w:rPr>
            <w:i/>
            <w:sz w:val="24"/>
          </w:rPr>
          <w:t>:</w:t>
        </w:r>
      </w:ins>
      <w:del w:id="1136" w:author="ORPM" w:date="2001-02-16T16:54:00Z">
        <w:r>
          <w:rPr>
            <w:i/>
            <w:sz w:val="24"/>
          </w:rPr>
          <w:delText>,</w:delText>
        </w:r>
      </w:del>
      <w:r>
        <w:rPr>
          <w:sz w:val="24"/>
        </w:rPr>
        <w:t xml:space="preserve"> ребенку</w:t>
      </w:r>
      <w:r>
        <w:rPr>
          <w:b/>
          <w:sz w:val="24"/>
        </w:rPr>
        <w:t xml:space="preserve"> </w:t>
      </w:r>
      <w:r>
        <w:rPr>
          <w:sz w:val="24"/>
          <w:rPrChange w:id="0" w:author="ORPM" w:date="2001-02-16T16:54:00Z"/>
        </w:rPr>
        <w:t>предъявляется соответствую</w:t>
        <w:softHyphen/>
        <w:t>щий предмет быта с просьбой выполнить с ним определенное действие.</w:t>
      </w:r>
    </w:p>
    <w:p>
      <w:pPr>
        <w:pStyle w:val="BodyTextIndent"/>
        <w:spacing w:lineRule="auto" w:line="240"/>
        <w:rPr>
          <w:i/>
          <w:i/>
        </w:rPr>
      </w:pPr>
      <w:r>
        <w:rPr>
          <w:i/>
          <w:rPrChange w:id="0" w:author="ORPM" w:date="2001-02-16T16:54:00Z"/>
        </w:rPr>
        <w:t>Нормативы:</w:t>
      </w:r>
    </w:p>
    <w:p>
      <w:pPr>
        <w:pStyle w:val="Normal"/>
        <w:spacing w:lineRule="auto" w:line="240"/>
        <w:ind w:firstLine="720" w:end="0"/>
        <w:rPr>
          <w:sz w:val="24"/>
          <w:del w:id="1139" w:author="ORPM" w:date="2001-02-16T16:54:00Z"/>
        </w:rPr>
      </w:pPr>
      <w:r>
        <w:rPr>
          <w:sz w:val="24"/>
        </w:rPr>
        <w:t>15 месяцев — подносит ложку ко рту, хорошо сам пьет из чашки, может</w:t>
      </w:r>
    </w:p>
    <w:p>
      <w:pPr>
        <w:pStyle w:val="Normal"/>
        <w:spacing w:lineRule="auto" w:line="240"/>
        <w:ind w:firstLine="720" w:end="0"/>
        <w:rPr/>
      </w:pPr>
      <w:ins w:id="1140" w:author="ORPM" w:date="2001-02-16T16:54:00Z">
        <w:r>
          <w:rPr>
            <w:sz w:val="24"/>
          </w:rPr>
          <w:t xml:space="preserve"> </w:t>
        </w:r>
      </w:ins>
      <w:r>
        <w:rPr>
          <w:sz w:val="24"/>
        </w:rPr>
        <w:t>вынуть таблетку из бутылочки, рисует каракули карандашом, проявляет ин</w:t>
        <w:softHyphen/>
        <w:t>терес к книге;</w:t>
      </w:r>
    </w:p>
    <w:p>
      <w:pPr>
        <w:pStyle w:val="Normal"/>
        <w:spacing w:lineRule="auto" w:line="240"/>
        <w:ind w:firstLine="720" w:end="0"/>
        <w:rPr>
          <w:sz w:val="24"/>
          <w:del w:id="1141" w:author="ORPM" w:date="2001-02-16T16:54:00Z"/>
        </w:rPr>
      </w:pPr>
      <w:r>
        <w:rPr>
          <w:sz w:val="24"/>
        </w:rPr>
        <w:t>18 месяцев — снимает варежки, носки, листает книгу, переворачивая</w:t>
      </w:r>
    </w:p>
    <w:p>
      <w:pPr>
        <w:pStyle w:val="Normal"/>
        <w:spacing w:lineRule="auto" w:line="240"/>
        <w:ind w:firstLine="720" w:end="0"/>
        <w:rPr>
          <w:sz w:val="24"/>
          <w:del w:id="1143" w:author="ORPM" w:date="2001-02-16T16:55:00Z"/>
        </w:rPr>
      </w:pPr>
      <w:ins w:id="1142" w:author="ORPM" w:date="2001-02-16T16:54:00Z">
        <w:r>
          <w:rPr>
            <w:sz w:val="24"/>
          </w:rPr>
          <w:t xml:space="preserve"> </w:t>
        </w:r>
      </w:ins>
      <w:r>
        <w:rPr>
          <w:sz w:val="24"/>
        </w:rPr>
        <w:t>одновременно 2—3 страницы, указывая на картинки, ест самостоятельно густую пищу ложкой. Умеет воспроизводить часто наблюдаемые в жизни действия; если на глазах у ребенка спрятать игрушку под одним из двух одинаковых предметов, а затем поменять предметы местами, он находит</w:t>
      </w:r>
    </w:p>
    <w:p>
      <w:pPr>
        <w:pStyle w:val="Normal"/>
        <w:spacing w:lineRule="auto" w:line="240"/>
        <w:ind w:firstLine="720" w:end="0"/>
        <w:rPr/>
      </w:pPr>
      <w:ins w:id="1144" w:author="ORPM" w:date="2001-02-16T16:55:00Z">
        <w:r>
          <w:rPr>
            <w:sz w:val="24"/>
          </w:rPr>
          <w:t xml:space="preserve"> </w:t>
        </w:r>
      </w:ins>
      <w:r>
        <w:rPr>
          <w:sz w:val="24"/>
        </w:rPr>
        <w:t>игрушку на новом месте;</w:t>
      </w:r>
    </w:p>
    <w:p>
      <w:pPr>
        <w:pStyle w:val="Normal"/>
        <w:spacing w:lineRule="auto" w:line="240"/>
        <w:ind w:firstLine="720" w:end="0"/>
        <w:rPr>
          <w:sz w:val="24"/>
          <w:del w:id="1147" w:author="ORPM" w:date="2001-02-16T16:55:00Z"/>
        </w:rPr>
      </w:pPr>
      <w:r>
        <w:rPr>
          <w:sz w:val="24"/>
        </w:rPr>
        <w:t>2 года — запускает волчок, вставляет ключ в замочную скважину, пово</w:t>
        <w:softHyphen/>
        <w:t xml:space="preserve">рачивает ручку двери, нажимает на кнопку звонка, кормит и баюкает куклу, возит машину, листает книгу — каждую страницу отдельно, сам надевает носки, туфли, штанишки, в игре </w:t>
      </w:r>
      <w:r>
        <w:rPr>
          <w:sz w:val="24"/>
          <w:rPrChange w:id="0" w:author="ORPM" w:date="2001-02-16T16:55:00Z"/>
        </w:rPr>
        <w:t>воспроизводит ряд логически</w:t>
      </w:r>
      <w:r>
        <w:rPr>
          <w:b/>
          <w:sz w:val="24"/>
          <w:rPrChange w:id="0" w:author="ORPM" w:date="2001-02-16T16:55:00Z"/>
        </w:rPr>
        <w:t xml:space="preserve"> </w:t>
      </w:r>
      <w:r>
        <w:rPr>
          <w:sz w:val="24"/>
        </w:rPr>
        <w:t>связанных</w:t>
      </w:r>
    </w:p>
    <w:p>
      <w:pPr>
        <w:pStyle w:val="Normal"/>
        <w:spacing w:lineRule="auto" w:line="240"/>
        <w:ind w:firstLine="720" w:end="0"/>
        <w:rPr/>
      </w:pPr>
      <w:ins w:id="1148" w:author="ORPM" w:date="2001-02-16T16:55:00Z">
        <w:r>
          <w:rPr>
            <w:sz w:val="24"/>
          </w:rPr>
          <w:t xml:space="preserve"> </w:t>
        </w:r>
      </w:ins>
      <w:r>
        <w:rPr>
          <w:sz w:val="24"/>
        </w:rPr>
        <w:t>действий;</w:t>
      </w:r>
    </w:p>
    <w:p>
      <w:pPr>
        <w:pStyle w:val="Normal"/>
        <w:spacing w:lineRule="auto" w:line="240"/>
        <w:ind w:firstLine="720" w:end="0"/>
        <w:rPr/>
      </w:pPr>
      <w:r>
        <w:rPr>
          <w:sz w:val="24"/>
        </w:rPr>
        <w:t>2,5 года — подражает большому количеству действий</w:t>
      </w:r>
      <w:r>
        <w:rPr>
          <w:b/>
          <w:sz w:val="24"/>
        </w:rPr>
        <w:t xml:space="preserve"> </w:t>
      </w:r>
      <w:r>
        <w:rPr>
          <w:sz w:val="24"/>
          <w:rPrChange w:id="0" w:author="ORPM" w:date="2001-02-16T16:55:00Z"/>
        </w:rPr>
        <w:t>взрослых</w:t>
      </w:r>
      <w:r>
        <w:rPr>
          <w:sz w:val="24"/>
        </w:rPr>
        <w:t xml:space="preserve"> с быто</w:t>
        <w:softHyphen/>
        <w:t>выми предметами, в игре действует взаимосвязанно и последовательно (будит куклу, одевает, кормит, ведет на прогулку и т.д.). Самостоятельно одевается, но еще не умеет завязывать шнурки, застегивать пуговицы;</w:t>
      </w:r>
    </w:p>
    <w:p>
      <w:pPr>
        <w:pStyle w:val="Normal"/>
        <w:spacing w:lineRule="auto" w:line="240"/>
        <w:ind w:firstLine="720" w:end="0"/>
        <w:rPr>
          <w:sz w:val="24"/>
        </w:rPr>
      </w:pPr>
      <w:r>
        <w:rPr>
          <w:sz w:val="24"/>
        </w:rPr>
        <w:t>3 года — подражает большому количеству действий взрослых с бытовы</w:t>
        <w:softHyphen/>
        <w:t>ми предметами, в игре исполняет роль, одевается самостоятельно, застеги</w:t>
        <w:softHyphen/>
        <w:t>вает пуговицы, завязывает шнурки при небольшой помощи взрослого.</w:t>
      </w:r>
    </w:p>
    <w:p>
      <w:pPr>
        <w:pStyle w:val="Normal"/>
        <w:spacing w:lineRule="auto" w:line="240"/>
        <w:ind w:firstLine="720" w:end="0"/>
        <w:jc w:val="center"/>
        <w:rPr>
          <w:b/>
          <w:sz w:val="24"/>
          <w:ins w:id="1151" w:author="ORPM" w:date="2001-02-16T16:55:00Z"/>
        </w:rPr>
      </w:pPr>
      <w:ins w:id="1150" w:author="ORPM" w:date="2001-02-16T16:55:00Z">
        <w:r>
          <w:rPr>
            <w:b/>
            <w:sz w:val="24"/>
          </w:rPr>
        </w:r>
      </w:ins>
    </w:p>
    <w:p>
      <w:pPr>
        <w:pStyle w:val="Heading3"/>
        <w:rPr/>
      </w:pPr>
      <w:r>
        <w:rPr>
          <w:rPrChange w:id="0" w:author="ORPM" w:date="2001-02-16T16:55:00Z"/>
        </w:rPr>
        <w:t>Диагностика развития игры</w:t>
      </w:r>
    </w:p>
    <w:p>
      <w:pPr>
        <w:pStyle w:val="Normal"/>
        <w:spacing w:lineRule="auto" w:line="240"/>
        <w:ind w:firstLine="720" w:end="0"/>
        <w:rPr>
          <w:sz w:val="24"/>
        </w:rPr>
      </w:pPr>
      <w:r>
        <w:rPr>
          <w:sz w:val="24"/>
        </w:rPr>
        <w:t>Детям предлагают поиграть со знакомыми игрушками.</w:t>
      </w:r>
    </w:p>
    <w:p>
      <w:pPr>
        <w:pStyle w:val="Normal"/>
        <w:spacing w:lineRule="auto" w:line="240"/>
        <w:ind w:firstLine="720" w:end="0"/>
        <w:rPr>
          <w:i/>
          <w:i/>
          <w:sz w:val="24"/>
        </w:rPr>
      </w:pPr>
      <w:r>
        <w:rPr>
          <w:i/>
          <w:sz w:val="24"/>
          <w:rPrChange w:id="0" w:author="ORPM" w:date="2001-02-16T16:55:00Z"/>
        </w:rPr>
        <w:t>Анализ уровня развития игры:</w:t>
      </w:r>
    </w:p>
    <w:p>
      <w:pPr>
        <w:pStyle w:val="Normal"/>
        <w:spacing w:lineRule="auto" w:line="240"/>
        <w:ind w:firstLine="720" w:end="0"/>
        <w:rPr>
          <w:sz w:val="24"/>
        </w:rPr>
      </w:pPr>
      <w:r>
        <w:rPr>
          <w:sz w:val="24"/>
        </w:rPr>
        <w:t>1) неадекватные действия с игрушкой;</w:t>
      </w:r>
    </w:p>
    <w:p>
      <w:pPr>
        <w:sectPr>
          <w:footerReference w:type="default" r:id="rId91"/>
          <w:footerReference w:type="first" r:id="rId9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154" w:author="ORPM" w:date="2001-02-16T16:55:00Z"/>
        </w:rPr>
      </w:pPr>
      <w:r>
        <w:rPr>
          <w:sz w:val="24"/>
        </w:rPr>
        <w:t>2) манипуляция с предметами — до 2 лет;</w:t>
      </w:r>
    </w:p>
    <w:p>
      <w:pPr>
        <w:pStyle w:val="Normal"/>
        <w:spacing w:lineRule="auto" w:line="240"/>
        <w:ind w:firstLine="720" w:end="0"/>
        <w:rPr>
          <w:sz w:val="24"/>
          <w:ins w:id="1156" w:author="ORPM" w:date="2001-02-16T16:55:00Z"/>
        </w:rPr>
      </w:pPr>
      <w:ins w:id="1155" w:author="ORPM" w:date="2001-02-16T16:55:00Z">
        <w:r>
          <w:rPr>
            <w:sz w:val="24"/>
          </w:rPr>
        </w:r>
      </w:ins>
    </w:p>
    <w:p>
      <w:pPr>
        <w:pStyle w:val="Normal"/>
        <w:spacing w:lineRule="auto" w:line="240"/>
        <w:ind w:firstLine="720" w:end="0"/>
        <w:rPr>
          <w:del w:id="1158" w:author="ORPM" w:date="2001-02-16T16:56:00Z"/>
        </w:rPr>
      </w:pPr>
      <w:r>
        <w:rPr>
          <w:sz w:val="24"/>
        </w:rPr>
        <w:t>3) процессуальные игровые действия — с 2 лет (например, возит, маши</w:t>
      </w:r>
      <w:del w:id="1157" w:author="ORPM" w:date="2001-02-16T16:56:00Z">
        <w:r>
          <w:rPr>
            <w:sz w:val="24"/>
          </w:rPr>
          <w:delText>-</w:delText>
        </w:r>
      </w:del>
    </w:p>
    <w:p>
      <w:pPr>
        <w:pStyle w:val="Normal"/>
        <w:spacing w:lineRule="auto" w:line="240"/>
        <w:ind w:firstLine="720" w:end="0"/>
        <w:rPr>
          <w:sz w:val="24"/>
        </w:rPr>
      </w:pPr>
      <w:r>
        <w:rPr>
          <w:sz w:val="24"/>
        </w:rPr>
        <w:t>ну, одевает и раздевает куклу и т.п.);</w:t>
      </w:r>
    </w:p>
    <w:p>
      <w:pPr>
        <w:pStyle w:val="Normal"/>
        <w:spacing w:lineRule="auto" w:line="240"/>
        <w:ind w:firstLine="720" w:end="0"/>
        <w:rPr/>
      </w:pPr>
      <w:r>
        <w:rPr>
          <w:sz w:val="24"/>
        </w:rPr>
        <w:t>4) процессуальная игра с элементами замысла —</w:t>
      </w:r>
      <w:r>
        <w:rPr>
          <w:b/>
          <w:sz w:val="24"/>
        </w:rPr>
        <w:t xml:space="preserve"> </w:t>
      </w:r>
      <w:r>
        <w:rPr>
          <w:sz w:val="24"/>
          <w:rPrChange w:id="0" w:author="ORPM" w:date="2001-02-16T16:56:00Z"/>
        </w:rPr>
        <w:t>от</w:t>
      </w:r>
      <w:r>
        <w:rPr>
          <w:sz w:val="24"/>
        </w:rPr>
        <w:t xml:space="preserve"> 2—3 лет (например, нагружает кубиками машину, катает куклу и т.п.);</w:t>
      </w:r>
    </w:p>
    <w:p>
      <w:pPr>
        <w:pStyle w:val="Normal"/>
        <w:spacing w:lineRule="auto" w:line="240"/>
        <w:ind w:firstLine="720" w:end="0"/>
        <w:rPr>
          <w:sz w:val="24"/>
        </w:rPr>
      </w:pPr>
      <w:r>
        <w:rPr>
          <w:sz w:val="24"/>
        </w:rPr>
        <w:t>5) сюжетная игра — к 3 годам.</w:t>
      </w:r>
    </w:p>
    <w:p>
      <w:pPr>
        <w:pStyle w:val="Normal"/>
        <w:spacing w:lineRule="auto" w:line="240"/>
        <w:ind w:firstLine="720" w:end="0"/>
        <w:rPr>
          <w:sz w:val="24"/>
          <w:ins w:id="1161" w:author="ORPM" w:date="2001-02-16T16:56:00Z"/>
        </w:rPr>
      </w:pPr>
      <w:ins w:id="1160" w:author="ORPM" w:date="2001-02-16T16:56:00Z">
        <w:r>
          <w:rPr>
            <w:sz w:val="24"/>
          </w:rPr>
        </w:r>
      </w:ins>
    </w:p>
    <w:p>
      <w:pPr>
        <w:pStyle w:val="Heading3"/>
        <w:rPr/>
      </w:pPr>
      <w:r>
        <w:rPr>
          <w:rPrChange w:id="0" w:author="ORPM" w:date="2001-02-16T16:56:00Z"/>
        </w:rPr>
        <w:t>Диагностика развития двигательной сферы</w:t>
      </w:r>
    </w:p>
    <w:p>
      <w:pPr>
        <w:pStyle w:val="Normal"/>
        <w:spacing w:lineRule="auto" w:line="240"/>
        <w:ind w:firstLine="720" w:end="0"/>
        <w:rPr>
          <w:sz w:val="24"/>
        </w:rPr>
      </w:pPr>
      <w:r>
        <w:rPr>
          <w:sz w:val="24"/>
        </w:rPr>
        <w:t>Общая моторика.</w:t>
      </w:r>
    </w:p>
    <w:p>
      <w:pPr>
        <w:pStyle w:val="Normal"/>
        <w:spacing w:lineRule="auto" w:line="240"/>
        <w:ind w:firstLine="720" w:end="0"/>
        <w:rPr/>
      </w:pPr>
      <w:r>
        <w:rPr>
          <w:i/>
          <w:sz w:val="24"/>
        </w:rPr>
        <w:t>Статическая и динамическая координация</w:t>
      </w:r>
      <w:r>
        <w:rPr>
          <w:sz w:val="24"/>
        </w:rPr>
        <w:t xml:space="preserve"> определяются по следующим параметрам:</w:t>
      </w:r>
    </w:p>
    <w:p>
      <w:pPr>
        <w:pStyle w:val="Normal"/>
        <w:spacing w:lineRule="auto" w:line="240"/>
        <w:ind w:firstLine="720" w:end="0"/>
        <w:rPr>
          <w:sz w:val="24"/>
        </w:rPr>
      </w:pPr>
      <w:r>
        <w:rPr>
          <w:sz w:val="24"/>
        </w:rPr>
        <w:t>1 год — самостоятельная ходьба;</w:t>
      </w:r>
    </w:p>
    <w:p>
      <w:pPr>
        <w:pStyle w:val="BodyTextIndent"/>
        <w:spacing w:lineRule="auto" w:line="240"/>
        <w:rPr/>
      </w:pPr>
      <w:r>
        <w:rPr/>
        <w:t>1,5—2 года — поднимается и опускается по лестнице, держась за пору</w:t>
        <w:softHyphen/>
        <w:t>чень; перешагивает через препятствие на полу; встает на лавку 20 см от пола;</w:t>
      </w:r>
    </w:p>
    <w:p>
      <w:pPr>
        <w:pStyle w:val="Normal"/>
        <w:spacing w:lineRule="auto" w:line="240"/>
        <w:ind w:firstLine="720" w:end="0"/>
        <w:rPr>
          <w:sz w:val="24"/>
        </w:rPr>
      </w:pPr>
      <w:r>
        <w:rPr>
          <w:sz w:val="24"/>
        </w:rPr>
        <w:t>2,5 года — подпрыгивает, одновременно отделяя от земли обе ноги, с поддержкой; перешагивает через несколько препятствий; нагибается за предметом;</w:t>
      </w:r>
    </w:p>
    <w:p>
      <w:pPr>
        <w:pStyle w:val="Normal"/>
        <w:spacing w:lineRule="auto" w:line="240"/>
        <w:ind w:firstLine="720" w:end="0"/>
        <w:rPr>
          <w:sz w:val="24"/>
        </w:rPr>
      </w:pPr>
      <w:r>
        <w:rPr>
          <w:sz w:val="24"/>
        </w:rPr>
        <w:t>3 года — поднимается вверх по лестнице в 10 ступеней высотой 12—15 см, поочередно ставит ноги на каждую ступеньку; подпрыгивает на двух ногах без поддержки, стоит на одной ноге в течение 10 с с открытыми глазами.</w:t>
      </w:r>
    </w:p>
    <w:p>
      <w:pPr>
        <w:pStyle w:val="Normal"/>
        <w:spacing w:lineRule="auto" w:line="240"/>
        <w:ind w:firstLine="720" w:end="0"/>
        <w:rPr>
          <w:sz w:val="24"/>
        </w:rPr>
      </w:pPr>
      <w:r>
        <w:rPr>
          <w:sz w:val="24"/>
        </w:rPr>
        <w:t>Одновременность движений: по бокам от коробки располагаются круп</w:t>
        <w:softHyphen/>
        <w:t>ные пуговицы или монеты достоинством в 20 руб. по три с каждой сторо</w:t>
        <w:softHyphen/>
        <w:t>ны. По сигналу ребенок двумя руками одновременно должен брать монету с каждой стороны и класть в коробку. Скорость не учитывается. Тест счита</w:t>
        <w:softHyphen/>
        <w:t>ется невыполненным при разновременном движении рук.</w:t>
      </w:r>
    </w:p>
    <w:p>
      <w:pPr>
        <w:pStyle w:val="Normal"/>
        <w:spacing w:lineRule="auto" w:line="240"/>
        <w:ind w:firstLine="720" w:end="0"/>
        <w:rPr>
          <w:sz w:val="24"/>
        </w:rPr>
      </w:pPr>
      <w:r>
        <w:rPr>
          <w:sz w:val="24"/>
        </w:rPr>
        <w:t>Отчетливость движений: ребенку 3 лет предлагается сильно ударить перкуссионным молотком по столу. Отмечается наличие (или отсутствие) синкенезий.</w:t>
      </w:r>
    </w:p>
    <w:p>
      <w:pPr>
        <w:pStyle w:val="Heading7"/>
        <w:rPr/>
      </w:pPr>
      <w:r>
        <w:rPr/>
        <w:t>Тонкие движения пальцев рук</w:t>
      </w:r>
    </w:p>
    <w:p>
      <w:pPr>
        <w:pStyle w:val="Normal"/>
        <w:spacing w:lineRule="auto" w:line="240"/>
        <w:ind w:firstLine="720" w:end="0"/>
        <w:rPr>
          <w:sz w:val="24"/>
          <w:ins w:id="1164" w:author="ORPM" w:date="2001-02-16T16:56:00Z"/>
        </w:rPr>
      </w:pPr>
      <w:del w:id="1163" w:author="ORPM" w:date="2001-02-16T16:56:00Z">
        <w:r>
          <w:rPr>
            <w:sz w:val="24"/>
          </w:rPr>
          <w:delText xml:space="preserve">'   </w:delText>
        </w:r>
      </w:del>
      <w:r>
        <w:rPr>
          <w:sz w:val="24"/>
        </w:rPr>
        <w:t>Оценивается степень дифференцированности движений и возмож</w:t>
        <w:softHyphen/>
        <w:t xml:space="preserve">ность действий с мелкими предметами. </w:t>
      </w:r>
    </w:p>
    <w:p>
      <w:pPr>
        <w:pStyle w:val="Normal"/>
        <w:spacing w:lineRule="auto" w:line="240"/>
        <w:ind w:firstLine="720" w:end="0"/>
        <w:rPr>
          <w:sz w:val="24"/>
        </w:rPr>
      </w:pPr>
      <w:r>
        <w:rPr>
          <w:i/>
          <w:sz w:val="24"/>
        </w:rPr>
        <w:t>Нормативы:</w:t>
      </w:r>
    </w:p>
    <w:p>
      <w:pPr>
        <w:pStyle w:val="Normal"/>
        <w:spacing w:lineRule="auto" w:line="240"/>
        <w:ind w:firstLine="720" w:end="0"/>
        <w:rPr>
          <w:sz w:val="24"/>
        </w:rPr>
      </w:pPr>
      <w:r>
        <w:rPr>
          <w:sz w:val="24"/>
        </w:rPr>
        <w:t>2 года — повторяют штрихи, рисуют круги;</w:t>
      </w:r>
    </w:p>
    <w:p>
      <w:pPr>
        <w:pStyle w:val="Normal"/>
        <w:spacing w:lineRule="auto" w:line="240"/>
        <w:ind w:firstLine="720" w:end="0"/>
        <w:rPr>
          <w:sz w:val="24"/>
          <w:ins w:id="1165" w:author="ORPM" w:date="2001-02-16T16:56:00Z"/>
        </w:rPr>
      </w:pPr>
      <w:r>
        <w:rPr>
          <w:sz w:val="24"/>
        </w:rPr>
        <w:t xml:space="preserve">2,5—3 года — рисуют прямые линии, круги по показу; могут нарисовать человека — «головонога». </w:t>
      </w:r>
    </w:p>
    <w:p>
      <w:pPr>
        <w:pStyle w:val="Normal"/>
        <w:spacing w:lineRule="auto" w:line="240"/>
        <w:ind w:firstLine="720" w:end="0"/>
        <w:rPr>
          <w:sz w:val="24"/>
        </w:rPr>
      </w:pPr>
      <w:r>
        <w:rPr>
          <w:i/>
          <w:sz w:val="24"/>
        </w:rPr>
        <w:t>Оральный праксис:</w:t>
      </w:r>
    </w:p>
    <w:p>
      <w:pPr>
        <w:pStyle w:val="Normal"/>
        <w:spacing w:lineRule="auto" w:line="240"/>
        <w:ind w:firstLine="720" w:end="0"/>
        <w:rPr/>
      </w:pPr>
      <w:r>
        <w:rPr>
          <w:sz w:val="24"/>
        </w:rPr>
        <w:t>губ (вытянуть губы</w:t>
      </w:r>
      <w:r>
        <w:rPr>
          <w:b/>
          <w:sz w:val="24"/>
        </w:rPr>
        <w:t xml:space="preserve"> </w:t>
      </w:r>
      <w:r>
        <w:rPr>
          <w:sz w:val="24"/>
          <w:rPrChange w:id="0" w:author="ORPM" w:date="2001-02-16T16:56:00Z"/>
        </w:rPr>
        <w:t>трубочкой, растянуть в улыбку);</w:t>
      </w:r>
    </w:p>
    <w:p>
      <w:pPr>
        <w:pStyle w:val="Normal"/>
        <w:spacing w:lineRule="auto" w:line="240"/>
        <w:ind w:firstLine="720" w:end="0"/>
        <w:rPr>
          <w:sz w:val="24"/>
        </w:rPr>
      </w:pPr>
      <w:r>
        <w:rPr>
          <w:sz w:val="24"/>
        </w:rPr>
        <w:t>щек (надуть и втянуть щеки);</w:t>
      </w:r>
    </w:p>
    <w:p>
      <w:pPr>
        <w:pStyle w:val="Normal"/>
        <w:spacing w:lineRule="auto" w:line="240"/>
        <w:ind w:firstLine="720" w:end="0"/>
        <w:rPr/>
      </w:pPr>
      <w:r>
        <w:rPr>
          <w:sz w:val="24"/>
        </w:rPr>
        <w:t>языка (положить</w:t>
      </w:r>
      <w:r>
        <w:rPr>
          <w:b/>
          <w:sz w:val="24"/>
        </w:rPr>
        <w:t xml:space="preserve"> </w:t>
      </w:r>
      <w:r>
        <w:rPr>
          <w:sz w:val="24"/>
          <w:rPrChange w:id="0" w:author="ORPM" w:date="2001-02-16T16:56:00Z"/>
        </w:rPr>
        <w:t>язык на нижнюю губу, облизать верхнюю губу, сделать</w:t>
      </w:r>
      <w:r>
        <w:rPr>
          <w:b/>
          <w:sz w:val="24"/>
        </w:rPr>
        <w:t xml:space="preserve"> </w:t>
      </w:r>
      <w:r>
        <w:rPr>
          <w:sz w:val="24"/>
        </w:rPr>
        <w:t>из языка «горку»).</w:t>
      </w:r>
    </w:p>
    <w:p>
      <w:pPr>
        <w:sectPr>
          <w:footerReference w:type="default" r:id="rId93"/>
          <w:footerReference w:type="first" r:id="rId9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168" w:author="ORPM" w:date="2001-02-16T16:56:00Z"/>
        </w:rPr>
      </w:pPr>
      <w:r>
        <w:rPr>
          <w:sz w:val="24"/>
        </w:rPr>
        <w:t>Наличие девиации языка, асимметрия оскала свидетельствуют о невро</w:t>
        <w:softHyphen/>
        <w:t>логической симптоматике. Отмечаются сила (сильные, слабые), объем (до</w:t>
        <w:softHyphen/>
        <w:t>водятся ли движения до конца), переключаемость (быстрая, медленная) оральных движений.</w:t>
      </w:r>
    </w:p>
    <w:p>
      <w:pPr>
        <w:pStyle w:val="Normal"/>
        <w:spacing w:lineRule="auto" w:line="240"/>
        <w:ind w:firstLine="720" w:end="0"/>
        <w:rPr>
          <w:b/>
          <w:sz w:val="24"/>
          <w:ins w:id="1170" w:author="ORPM" w:date="2001-02-16T16:56:00Z"/>
        </w:rPr>
      </w:pPr>
      <w:ins w:id="1169" w:author="ORPM" w:date="2001-02-16T16:56:00Z">
        <w:r>
          <w:rPr>
            <w:b/>
            <w:sz w:val="24"/>
          </w:rPr>
        </w:r>
      </w:ins>
    </w:p>
    <w:p>
      <w:pPr>
        <w:pStyle w:val="Heading3"/>
        <w:rPr/>
      </w:pPr>
      <w:r>
        <w:rPr/>
        <w:t>Исследование памяти</w:t>
      </w:r>
    </w:p>
    <w:p>
      <w:pPr>
        <w:pStyle w:val="Normal"/>
        <w:spacing w:lineRule="auto" w:line="240"/>
        <w:ind w:firstLine="720" w:end="0"/>
        <w:rPr>
          <w:sz w:val="24"/>
        </w:rPr>
      </w:pPr>
      <w:r>
        <w:rPr>
          <w:sz w:val="24"/>
        </w:rPr>
        <w:t>Выполнить по памяти серию инструкций: встать, открыть дверь, сесть за столик, открыть коробку, взять карандаш.</w:t>
      </w:r>
    </w:p>
    <w:p>
      <w:pPr>
        <w:pStyle w:val="Normal"/>
        <w:spacing w:lineRule="auto" w:line="240"/>
        <w:ind w:firstLine="720" w:end="0"/>
        <w:rPr>
          <w:i/>
          <w:i/>
          <w:sz w:val="24"/>
        </w:rPr>
      </w:pPr>
      <w:r>
        <w:rPr>
          <w:i/>
          <w:sz w:val="24"/>
          <w:rPrChange w:id="0" w:author="ORPM" w:date="2001-02-16T16:57:00Z"/>
        </w:rPr>
        <w:t>Нормативы</w:t>
      </w:r>
      <w:del w:id="1172" w:author="ORPM" w:date="2001-02-16T16:57:00Z">
        <w:r>
          <w:rPr>
            <w:i/>
            <w:sz w:val="24"/>
          </w:rPr>
          <w:delText>.</w:delText>
        </w:r>
      </w:del>
      <w:r>
        <w:rPr>
          <w:i/>
          <w:sz w:val="24"/>
          <w:rPrChange w:id="0" w:author="ORPM" w:date="2001-02-16T16:57:00Z"/>
        </w:rPr>
        <w:t>:</w:t>
      </w:r>
    </w:p>
    <w:p>
      <w:pPr>
        <w:pStyle w:val="Normal"/>
        <w:spacing w:lineRule="auto" w:line="240"/>
        <w:ind w:firstLine="720" w:end="0"/>
        <w:rPr>
          <w:sz w:val="24"/>
        </w:rPr>
      </w:pPr>
      <w:r>
        <w:rPr>
          <w:sz w:val="24"/>
        </w:rPr>
        <w:t>1,5 года — выполняют 3 действия;</w:t>
      </w:r>
    </w:p>
    <w:p>
      <w:pPr>
        <w:pStyle w:val="Normal"/>
        <w:spacing w:lineRule="auto" w:line="240"/>
        <w:ind w:firstLine="720" w:end="0"/>
        <w:rPr>
          <w:sz w:val="24"/>
        </w:rPr>
      </w:pPr>
      <w:r>
        <w:rPr>
          <w:sz w:val="24"/>
        </w:rPr>
        <w:t>2 года — выполняют 3—4 действия;</w:t>
      </w:r>
    </w:p>
    <w:p>
      <w:pPr>
        <w:pStyle w:val="Normal"/>
        <w:spacing w:lineRule="auto" w:line="240"/>
        <w:ind w:firstLine="720" w:end="0"/>
        <w:rPr>
          <w:sz w:val="24"/>
        </w:rPr>
      </w:pPr>
      <w:r>
        <w:rPr>
          <w:sz w:val="24"/>
        </w:rPr>
        <w:t>3 года — выполняют 5 действий.</w:t>
      </w:r>
    </w:p>
    <w:p>
      <w:pPr>
        <w:pStyle w:val="Normal"/>
        <w:spacing w:lineRule="auto" w:line="240"/>
        <w:ind w:firstLine="720" w:end="0"/>
        <w:rPr>
          <w:sz w:val="24"/>
        </w:rPr>
      </w:pPr>
      <w:r>
        <w:rPr>
          <w:b/>
          <w:sz w:val="24"/>
        </w:rPr>
        <w:t>Игра «Что изменилось — чего не стало»</w:t>
      </w:r>
    </w:p>
    <w:p>
      <w:pPr>
        <w:pStyle w:val="Normal"/>
        <w:spacing w:lineRule="auto" w:line="240"/>
        <w:ind w:firstLine="720" w:end="0"/>
        <w:rPr>
          <w:sz w:val="24"/>
        </w:rPr>
      </w:pPr>
      <w:r>
        <w:rPr>
          <w:sz w:val="24"/>
        </w:rPr>
        <w:t>Ребенку предъявляют четыре картинки, которые он называет. Затем ребенка просят отвернуться, а экспериментатор убирает одну из картинок и заменяет другой либо меняет их местами. Просит ребенка найти измене</w:t>
        <w:softHyphen/>
        <w:t>ния.</w:t>
      </w:r>
    </w:p>
    <w:p>
      <w:pPr>
        <w:pStyle w:val="Normal"/>
        <w:spacing w:lineRule="auto" w:line="240"/>
        <w:ind w:firstLine="720" w:end="0"/>
        <w:rPr>
          <w:sz w:val="24"/>
        </w:rPr>
      </w:pPr>
      <w:r>
        <w:rPr>
          <w:sz w:val="24"/>
        </w:rPr>
        <w:t>Невыполнение задания свидетельствует о трудностях на этапе воспро</w:t>
        <w:softHyphen/>
        <w:t>изведения.</w:t>
      </w:r>
    </w:p>
    <w:p>
      <w:pPr>
        <w:pStyle w:val="Normal"/>
        <w:spacing w:lineRule="auto" w:line="240"/>
        <w:ind w:firstLine="720" w:end="0"/>
        <w:rPr>
          <w:b/>
          <w:sz w:val="24"/>
          <w:ins w:id="1175" w:author="ORPM" w:date="2001-02-16T16:57:00Z"/>
        </w:rPr>
      </w:pPr>
      <w:del w:id="1174" w:author="ORPM" w:date="2001-02-16T16:57:00Z">
        <w:r>
          <w:rPr>
            <w:b/>
            <w:sz w:val="24"/>
          </w:rPr>
          <w:delText xml:space="preserve">'              </w:delText>
        </w:r>
      </w:del>
    </w:p>
    <w:p>
      <w:pPr>
        <w:pStyle w:val="Heading3"/>
        <w:rPr/>
      </w:pPr>
      <w:r>
        <w:rPr/>
        <w:t>Исследование внимания</w:t>
      </w:r>
    </w:p>
    <w:p>
      <w:pPr>
        <w:pStyle w:val="Normal"/>
        <w:spacing w:lineRule="auto" w:line="240"/>
        <w:ind w:firstLine="720" w:end="0"/>
        <w:rPr>
          <w:sz w:val="24"/>
        </w:rPr>
      </w:pPr>
      <w:r>
        <w:rPr>
          <w:b/>
          <w:sz w:val="24"/>
        </w:rPr>
        <w:t>Методика «Зрительный диктант»</w:t>
      </w:r>
    </w:p>
    <w:p>
      <w:pPr>
        <w:pStyle w:val="Normal"/>
        <w:spacing w:lineRule="auto" w:line="240"/>
        <w:ind w:firstLine="720" w:end="0"/>
        <w:rPr/>
      </w:pPr>
      <w:r>
        <w:rPr>
          <w:i/>
          <w:sz w:val="24"/>
        </w:rPr>
        <w:t>Стимульный материал:</w:t>
      </w:r>
      <w:r>
        <w:rPr>
          <w:sz w:val="24"/>
        </w:rPr>
        <w:t xml:space="preserve"> три таблицы</w:t>
      </w:r>
      <w:r>
        <w:rPr>
          <w:b/>
          <w:sz w:val="24"/>
        </w:rPr>
        <w:t xml:space="preserve"> </w:t>
      </w:r>
      <w:r>
        <w:rPr>
          <w:sz w:val="24"/>
          <w:rPrChange w:id="0" w:author="ORPM" w:date="2001-02-16T16:57:00Z"/>
        </w:rPr>
        <w:t>из 16 клеток</w:t>
      </w:r>
      <w:r>
        <w:rPr>
          <w:b/>
          <w:sz w:val="24"/>
        </w:rPr>
        <w:t>,</w:t>
      </w:r>
      <w:r>
        <w:rPr>
          <w:sz w:val="24"/>
        </w:rPr>
        <w:t xml:space="preserve"> где</w:t>
      </w:r>
      <w:r>
        <w:rPr>
          <w:b/>
          <w:sz w:val="24"/>
        </w:rPr>
        <w:t xml:space="preserve"> </w:t>
      </w:r>
      <w:r>
        <w:rPr>
          <w:sz w:val="24"/>
          <w:rPrChange w:id="0" w:author="ORPM" w:date="2001-02-16T16:57:00Z"/>
        </w:rPr>
        <w:t>нарисованы знако</w:t>
        <w:softHyphen/>
        <w:t>мые</w:t>
      </w:r>
      <w:r>
        <w:rPr>
          <w:sz w:val="24"/>
        </w:rPr>
        <w:t xml:space="preserve"> картинки (не по порядку).</w:t>
      </w:r>
    </w:p>
    <w:p>
      <w:pPr>
        <w:pStyle w:val="Normal"/>
        <w:spacing w:lineRule="auto" w:line="240"/>
        <w:ind w:firstLine="720" w:end="0"/>
        <w:rPr>
          <w:sz w:val="24"/>
        </w:rPr>
      </w:pPr>
      <w:r>
        <w:rPr>
          <w:i/>
          <w:sz w:val="24"/>
        </w:rPr>
        <w:t>Нормативы:</w:t>
      </w:r>
    </w:p>
    <w:p>
      <w:pPr>
        <w:pStyle w:val="Normal"/>
        <w:spacing w:lineRule="auto" w:line="240"/>
        <w:ind w:firstLine="720" w:end="0"/>
        <w:rPr>
          <w:sz w:val="24"/>
        </w:rPr>
      </w:pPr>
      <w:r>
        <w:rPr>
          <w:sz w:val="24"/>
        </w:rPr>
        <w:t>для детей 2—2,5 лет — найти</w:t>
      </w:r>
      <w:r>
        <w:rPr>
          <w:b/>
          <w:sz w:val="24"/>
        </w:rPr>
        <w:t xml:space="preserve"> </w:t>
      </w:r>
      <w:r>
        <w:rPr>
          <w:sz w:val="24"/>
          <w:rPrChange w:id="0" w:author="ORPM" w:date="2001-02-16T16:57:00Z"/>
        </w:rPr>
        <w:t>две повторяющиеся картинки;</w:t>
      </w:r>
    </w:p>
    <w:p>
      <w:pPr>
        <w:pStyle w:val="Normal"/>
        <w:spacing w:lineRule="auto" w:line="240"/>
        <w:ind w:firstLine="720" w:end="0"/>
        <w:rPr>
          <w:sz w:val="24"/>
        </w:rPr>
      </w:pPr>
      <w:r>
        <w:rPr>
          <w:sz w:val="24"/>
        </w:rPr>
        <w:t>для детей 3—4 лет — найти две повторяющиеся картинки;</w:t>
      </w:r>
    </w:p>
    <w:p>
      <w:pPr>
        <w:pStyle w:val="Normal"/>
        <w:spacing w:lineRule="auto" w:line="240"/>
        <w:ind w:firstLine="720" w:end="0"/>
        <w:rPr>
          <w:sz w:val="24"/>
        </w:rPr>
      </w:pPr>
      <w:r>
        <w:rPr>
          <w:sz w:val="24"/>
        </w:rPr>
        <w:t>для детей 5 лет — отыскивание картинок в таблице.</w:t>
      </w:r>
    </w:p>
    <w:p>
      <w:pPr>
        <w:pStyle w:val="Normal"/>
        <w:spacing w:lineRule="auto" w:line="240"/>
        <w:ind w:firstLine="720" w:end="0"/>
        <w:rPr/>
      </w:pPr>
      <w:del w:id="1179" w:author="ORPM" w:date="2001-02-16T16:57:00Z">
        <w:r>
          <w:rPr>
            <w:i/>
            <w:sz w:val="24"/>
          </w:rPr>
          <w:delText>^</w:delText>
        </w:r>
      </w:del>
      <w:r>
        <w:rPr>
          <w:i/>
          <w:sz w:val="24"/>
        </w:rPr>
        <w:t>Инструкция:</w:t>
      </w:r>
      <w:r>
        <w:rPr>
          <w:sz w:val="24"/>
        </w:rPr>
        <w:t xml:space="preserve"> «Вот здесь, на табличке, картинки. Посмотри и закрой все одинаковые (например, домики). Как можно быстрее. Но не ошибайся».</w:t>
      </w:r>
    </w:p>
    <w:p>
      <w:pPr>
        <w:pStyle w:val="Normal"/>
        <w:spacing w:lineRule="auto" w:line="240"/>
        <w:ind w:firstLine="720" w:end="0"/>
        <w:rPr>
          <w:sz w:val="24"/>
        </w:rPr>
      </w:pPr>
      <w:r>
        <w:rPr>
          <w:i/>
          <w:sz w:val="24"/>
        </w:rPr>
        <w:t>Анализ результатов:</w:t>
      </w:r>
    </w:p>
    <w:p>
      <w:pPr>
        <w:pStyle w:val="Normal"/>
        <w:spacing w:lineRule="auto" w:line="240"/>
        <w:ind w:firstLine="720" w:end="0"/>
        <w:rPr>
          <w:sz w:val="24"/>
        </w:rPr>
      </w:pPr>
      <w:r>
        <w:rPr>
          <w:sz w:val="24"/>
        </w:rPr>
        <w:t>скорость выполнения одной таблицы — 1,5 минуты.</w:t>
      </w:r>
    </w:p>
    <w:p>
      <w:pPr>
        <w:pStyle w:val="Normal"/>
        <w:spacing w:lineRule="auto" w:line="240"/>
        <w:ind w:firstLine="720" w:end="0"/>
        <w:rPr/>
      </w:pPr>
      <w:r>
        <w:rPr>
          <w:i/>
          <w:sz w:val="24"/>
          <w:rPrChange w:id="0" w:author="ORPM" w:date="2001-02-16T16:58:00Z"/>
        </w:rPr>
        <w:t>Нарушения в</w:t>
      </w:r>
      <w:del w:id="1181" w:author="ORPM" w:date="2001-02-16T16:57:00Z">
        <w:r>
          <w:rPr>
            <w:i/>
            <w:sz w:val="24"/>
          </w:rPr>
          <w:delText>^ч</w:delText>
        </w:r>
      </w:del>
      <w:ins w:id="1182" w:author="ORPM" w:date="2001-02-16T16:57:00Z">
        <w:r>
          <w:rPr>
            <w:i/>
            <w:sz w:val="24"/>
          </w:rPr>
          <w:t>ни</w:t>
        </w:r>
      </w:ins>
      <w:del w:id="1183" w:author="ORPM" w:date="2001-02-16T16:57:00Z">
        <w:r>
          <w:rPr>
            <w:i/>
            <w:sz w:val="24"/>
          </w:rPr>
          <w:delText>ш</w:delText>
        </w:r>
      </w:del>
      <w:ins w:id="1184" w:author="ORPM" w:date="2001-02-16T16:57:00Z">
        <w:r>
          <w:rPr>
            <w:i/>
            <w:sz w:val="24"/>
          </w:rPr>
          <w:t>м</w:t>
        </w:r>
      </w:ins>
      <w:r>
        <w:rPr>
          <w:i/>
          <w:sz w:val="24"/>
          <w:rPrChange w:id="0" w:author="ORPM" w:date="2001-02-16T16:58:00Z"/>
        </w:rPr>
        <w:t>ания:</w:t>
      </w:r>
    </w:p>
    <w:p>
      <w:pPr>
        <w:pStyle w:val="Normal"/>
        <w:spacing w:lineRule="auto" w:line="240"/>
        <w:ind w:firstLine="720" w:end="0"/>
        <w:rPr>
          <w:sz w:val="24"/>
        </w:rPr>
      </w:pPr>
      <w:r>
        <w:rPr>
          <w:sz w:val="24"/>
        </w:rPr>
        <w:t>1) повышенная отвлекаемость (нарушение концентрации внимания);</w:t>
      </w:r>
    </w:p>
    <w:p>
      <w:pPr>
        <w:pStyle w:val="Normal"/>
        <w:spacing w:lineRule="auto" w:line="240"/>
        <w:ind w:firstLine="720" w:end="0"/>
        <w:rPr>
          <w:sz w:val="24"/>
        </w:rPr>
      </w:pPr>
      <w:r>
        <w:rPr>
          <w:sz w:val="24"/>
        </w:rPr>
        <w:t>2) генерализация внимания (зависимость внимания от внешних воздей</w:t>
        <w:softHyphen/>
        <w:t>ствий);</w:t>
      </w:r>
    </w:p>
    <w:p>
      <w:pPr>
        <w:pStyle w:val="Normal"/>
        <w:spacing w:lineRule="auto" w:line="240"/>
        <w:ind w:firstLine="720" w:end="0"/>
        <w:rPr/>
      </w:pPr>
      <w:del w:id="1186" w:author="ORPM" w:date="2001-02-16T16:58:00Z">
        <w:r>
          <w:rPr>
            <w:sz w:val="24"/>
          </w:rPr>
          <w:delText>?</w:delText>
        </w:r>
      </w:del>
      <w:ins w:id="1187" w:author="ORPM" w:date="2001-02-16T16:58:00Z">
        <w:r>
          <w:rPr>
            <w:sz w:val="24"/>
          </w:rPr>
          <w:t>3</w:t>
        </w:r>
      </w:ins>
      <w:r>
        <w:rPr>
          <w:sz w:val="24"/>
        </w:rPr>
        <w:t>) «застреваемость» внимания (нарушение переключаемости), слабая способность переходить с одного объекта на другой;</w:t>
      </w:r>
    </w:p>
    <w:p>
      <w:pPr>
        <w:pStyle w:val="Normal"/>
        <w:spacing w:lineRule="auto" w:line="240"/>
        <w:ind w:firstLine="720" w:end="0"/>
        <w:rPr/>
      </w:pPr>
      <w:r>
        <w:rPr>
          <w:sz w:val="24"/>
        </w:rPr>
        <w:t>4) ограниченный объем внимания</w:t>
      </w:r>
      <w:r>
        <w:rPr>
          <w:b/>
          <w:sz w:val="24"/>
        </w:rPr>
        <w:t xml:space="preserve"> (</w:t>
      </w:r>
      <w:r>
        <w:rPr>
          <w:sz w:val="24"/>
          <w:rPrChange w:id="0" w:author="ORPM" w:date="2001-02-16T16:58:00Z"/>
        </w:rPr>
        <w:t>неспособность воспринять в дан</w:t>
        <w:softHyphen/>
        <w:t>ный</w:t>
      </w:r>
      <w:r>
        <w:rPr>
          <w:sz w:val="24"/>
        </w:rPr>
        <w:t xml:space="preserve"> момент нужный объем информации).</w:t>
      </w:r>
    </w:p>
    <w:p>
      <w:pPr>
        <w:pStyle w:val="Normal"/>
        <w:spacing w:lineRule="auto" w:line="240"/>
        <w:ind w:firstLine="720" w:end="0"/>
        <w:rPr>
          <w:sz w:val="24"/>
        </w:rPr>
      </w:pPr>
      <w:r>
        <w:rPr>
          <w:sz w:val="24"/>
        </w:rPr>
        <w:t>При изучении эмоционально-волевой сферы и поведения учитываются: контактность, длительность сосредоточения внимания, эмоциональный фон настроения, реакция на поощрение и порицание, наличие или отсут</w:t>
        <w:softHyphen/>
        <w:t>ствие двигательной расторможенности.</w:t>
      </w:r>
    </w:p>
    <w:p>
      <w:pPr>
        <w:pStyle w:val="Normal"/>
        <w:spacing w:lineRule="auto" w:line="240"/>
        <w:ind w:firstLine="720" w:end="0"/>
        <w:rPr>
          <w:sz w:val="24"/>
        </w:rPr>
      </w:pPr>
      <w:r>
        <w:rPr>
          <w:sz w:val="24"/>
        </w:rPr>
        <w:t>1. Контактность:</w:t>
      </w:r>
    </w:p>
    <w:p>
      <w:pPr>
        <w:pStyle w:val="Normal"/>
        <w:spacing w:lineRule="auto" w:line="240"/>
        <w:ind w:firstLine="720" w:start="720" w:end="0"/>
        <w:rPr>
          <w:sz w:val="24"/>
        </w:rPr>
      </w:pPr>
      <w:r>
        <w:rPr>
          <w:sz w:val="24"/>
        </w:rPr>
        <w:t>а) легкий,</w:t>
      </w:r>
      <w:r>
        <w:rPr>
          <w:b/>
          <w:sz w:val="24"/>
        </w:rPr>
        <w:t xml:space="preserve"> </w:t>
      </w:r>
      <w:r>
        <w:rPr>
          <w:sz w:val="24"/>
          <w:rPrChange w:id="0" w:author="ORPM" w:date="2001-02-16T16:58:00Z"/>
        </w:rPr>
        <w:t>быстрый контакт;</w:t>
      </w:r>
      <w:r>
        <w:rPr>
          <w:b/>
          <w:sz w:val="24"/>
        </w:rPr>
        <w:t xml:space="preserve">   </w:t>
      </w:r>
      <w:del w:id="1190" w:author="ORPM" w:date="2001-02-16T16:58:00Z">
        <w:r>
          <w:rPr>
            <w:b/>
            <w:sz w:val="24"/>
          </w:rPr>
          <w:delText xml:space="preserve"> . •</w:delText>
        </w:r>
      </w:del>
    </w:p>
    <w:p>
      <w:pPr>
        <w:pStyle w:val="Normal"/>
        <w:spacing w:lineRule="auto" w:line="240"/>
        <w:ind w:firstLine="720" w:start="720" w:end="0"/>
        <w:rPr>
          <w:sz w:val="24"/>
        </w:rPr>
      </w:pPr>
      <w:r>
        <w:rPr>
          <w:sz w:val="24"/>
        </w:rPr>
        <w:t>б) поверхностный;</w:t>
      </w:r>
    </w:p>
    <w:p>
      <w:pPr>
        <w:sectPr>
          <w:footerReference w:type="default" r:id="rId95"/>
          <w:footerReference w:type="first" r:id="rId9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start="720" w:end="0"/>
        <w:rPr>
          <w:sz w:val="24"/>
          <w:del w:id="1191" w:author="ORPM" w:date="2001-02-16T16:59:00Z"/>
        </w:rPr>
      </w:pPr>
      <w:r>
        <w:rPr>
          <w:sz w:val="24"/>
        </w:rPr>
        <w:t>в) контакт устанавливает с трудом;</w:t>
      </w:r>
    </w:p>
    <w:p>
      <w:pPr>
        <w:pStyle w:val="Normal"/>
        <w:widowControl w:val="false"/>
        <w:bidi w:val="0"/>
        <w:spacing w:lineRule="auto" w:line="240"/>
        <w:ind w:firstLine="720" w:start="720" w:end="0"/>
        <w:jc w:val="both"/>
        <w:rPr>
          <w:sz w:val="24"/>
          <w:ins w:id="1193" w:author="ORPM" w:date="2001-02-16T16:59:00Z"/>
        </w:rPr>
      </w:pPr>
      <w:ins w:id="1192" w:author="ORPM" w:date="2001-02-16T16:59:00Z">
        <w:r>
          <w:rPr>
            <w:sz w:val="24"/>
          </w:rPr>
        </w:r>
      </w:ins>
    </w:p>
    <w:p>
      <w:pPr>
        <w:pStyle w:val="Normal"/>
        <w:spacing w:lineRule="auto" w:line="240"/>
        <w:ind w:firstLine="720" w:start="720" w:end="0"/>
        <w:rPr/>
      </w:pPr>
      <w:r>
        <w:rPr>
          <w:sz w:val="24"/>
        </w:rPr>
        <w:t>г) уходит</w:t>
      </w:r>
      <w:r>
        <w:rPr>
          <w:b/>
          <w:sz w:val="24"/>
        </w:rPr>
        <w:t xml:space="preserve"> </w:t>
      </w:r>
      <w:r>
        <w:rPr>
          <w:sz w:val="24"/>
          <w:rPrChange w:id="0" w:author="ORPM" w:date="2001-02-16T16:59:00Z"/>
        </w:rPr>
        <w:t>от контакта;</w:t>
      </w:r>
    </w:p>
    <w:p>
      <w:pPr>
        <w:pStyle w:val="Normal"/>
        <w:spacing w:lineRule="auto" w:line="240"/>
        <w:ind w:firstLine="720" w:start="720" w:end="0"/>
        <w:rPr>
          <w:sz w:val="24"/>
          <w:ins w:id="1195" w:author="ORPM" w:date="2001-02-16T17:00:00Z"/>
        </w:rPr>
      </w:pPr>
      <w:r>
        <w:rPr>
          <w:sz w:val="24"/>
        </w:rPr>
        <w:t xml:space="preserve">д) протестная реакция. </w:t>
      </w:r>
    </w:p>
    <w:p>
      <w:pPr>
        <w:pStyle w:val="Normal"/>
        <w:spacing w:lineRule="auto" w:line="240"/>
        <w:ind w:firstLine="720" w:end="0"/>
        <w:rPr>
          <w:sz w:val="24"/>
        </w:rPr>
      </w:pPr>
      <w:r>
        <w:rPr>
          <w:sz w:val="24"/>
        </w:rPr>
        <w:t>2.Внимание:</w:t>
      </w:r>
    </w:p>
    <w:p>
      <w:pPr>
        <w:pStyle w:val="Normal"/>
        <w:spacing w:lineRule="auto" w:line="240"/>
        <w:ind w:firstLine="720" w:start="720" w:end="0"/>
        <w:rPr>
          <w:sz w:val="24"/>
        </w:rPr>
      </w:pPr>
      <w:r>
        <w:rPr>
          <w:sz w:val="24"/>
        </w:rPr>
        <w:t>а) взгляд фиксирует (не фиксирует);</w:t>
      </w:r>
    </w:p>
    <w:p>
      <w:pPr>
        <w:pStyle w:val="Normal"/>
        <w:spacing w:lineRule="auto" w:line="240"/>
        <w:ind w:firstLine="720" w:start="720" w:end="0"/>
        <w:rPr>
          <w:sz w:val="24"/>
        </w:rPr>
      </w:pPr>
      <w:r>
        <w:rPr>
          <w:sz w:val="24"/>
        </w:rPr>
        <w:t>б) устойчивое (неустойчивое);</w:t>
      </w:r>
    </w:p>
    <w:p>
      <w:pPr>
        <w:pStyle w:val="Normal"/>
        <w:spacing w:lineRule="auto" w:line="240"/>
        <w:ind w:firstLine="720" w:start="720" w:end="0"/>
        <w:rPr>
          <w:sz w:val="24"/>
        </w:rPr>
      </w:pPr>
      <w:r>
        <w:rPr>
          <w:sz w:val="24"/>
        </w:rPr>
        <w:t>в) с хорошей переключаемостью с одного предмета на другой;</w:t>
      </w:r>
    </w:p>
    <w:p>
      <w:pPr>
        <w:pStyle w:val="Normal"/>
        <w:spacing w:lineRule="auto" w:line="240"/>
        <w:ind w:firstLine="720" w:start="720" w:end="0"/>
        <w:rPr>
          <w:sz w:val="24"/>
        </w:rPr>
      </w:pPr>
      <w:r>
        <w:rPr>
          <w:sz w:val="24"/>
        </w:rPr>
        <w:t>г) «застревание»;</w:t>
      </w:r>
    </w:p>
    <w:p>
      <w:pPr>
        <w:pStyle w:val="Normal"/>
        <w:spacing w:lineRule="auto" w:line="240"/>
        <w:ind w:firstLine="720" w:start="720" w:end="0"/>
        <w:rPr>
          <w:sz w:val="24"/>
        </w:rPr>
      </w:pPr>
      <w:r>
        <w:rPr>
          <w:sz w:val="24"/>
        </w:rPr>
        <w:t>д) с явлениями генерализации.</w:t>
      </w:r>
    </w:p>
    <w:p>
      <w:pPr>
        <w:pStyle w:val="Normal"/>
        <w:spacing w:lineRule="auto" w:line="240"/>
        <w:ind w:firstLine="720" w:end="0"/>
        <w:rPr>
          <w:sz w:val="24"/>
        </w:rPr>
      </w:pPr>
      <w:r>
        <w:rPr>
          <w:sz w:val="24"/>
        </w:rPr>
        <w:t>3. Фон настроения:</w:t>
      </w:r>
    </w:p>
    <w:p>
      <w:pPr>
        <w:pStyle w:val="Normal"/>
        <w:spacing w:lineRule="auto" w:line="240"/>
        <w:ind w:firstLine="720" w:start="720" w:end="0"/>
        <w:rPr>
          <w:sz w:val="24"/>
        </w:rPr>
      </w:pPr>
      <w:r>
        <w:rPr>
          <w:sz w:val="24"/>
        </w:rPr>
        <w:t>а) нормальный;</w:t>
      </w:r>
    </w:p>
    <w:p>
      <w:pPr>
        <w:pStyle w:val="Normal"/>
        <w:spacing w:lineRule="auto" w:line="240"/>
        <w:ind w:firstLine="720" w:start="720" w:end="0"/>
        <w:rPr>
          <w:sz w:val="24"/>
        </w:rPr>
      </w:pPr>
      <w:r>
        <w:rPr>
          <w:sz w:val="24"/>
        </w:rPr>
        <w:t>б) несколько повышен (снижен);</w:t>
      </w:r>
    </w:p>
    <w:p>
      <w:pPr>
        <w:pStyle w:val="Normal"/>
        <w:spacing w:lineRule="auto" w:line="240"/>
        <w:ind w:firstLine="720" w:start="720" w:end="0"/>
        <w:rPr>
          <w:sz w:val="24"/>
        </w:rPr>
      </w:pPr>
      <w:r>
        <w:rPr>
          <w:sz w:val="24"/>
        </w:rPr>
        <w:t>в) эйфорический;</w:t>
      </w:r>
    </w:p>
    <w:p>
      <w:pPr>
        <w:pStyle w:val="Normal"/>
        <w:spacing w:lineRule="auto" w:line="240"/>
        <w:ind w:firstLine="720" w:start="720" w:end="0"/>
        <w:rPr>
          <w:sz w:val="24"/>
        </w:rPr>
      </w:pPr>
      <w:r>
        <w:rPr>
          <w:sz w:val="24"/>
        </w:rPr>
        <w:t>г) депрессивный;</w:t>
      </w:r>
    </w:p>
    <w:p>
      <w:pPr>
        <w:pStyle w:val="Normal"/>
        <w:spacing w:lineRule="auto" w:line="240"/>
        <w:ind w:firstLine="720" w:start="720" w:end="0"/>
        <w:rPr>
          <w:sz w:val="24"/>
        </w:rPr>
      </w:pPr>
      <w:r>
        <w:rPr>
          <w:sz w:val="24"/>
        </w:rPr>
        <w:t>д) контрастирующий.</w:t>
      </w:r>
      <w:del w:id="1196" w:author="ORPM" w:date="2001-02-16T17:00:00Z">
        <w:r>
          <w:rPr>
            <w:sz w:val="24"/>
          </w:rPr>
          <w:delText xml:space="preserve">    '      '               •</w:delText>
        </w:r>
      </w:del>
    </w:p>
    <w:p>
      <w:pPr>
        <w:pStyle w:val="Normal"/>
        <w:spacing w:lineRule="auto" w:line="240"/>
        <w:ind w:firstLine="720" w:end="0"/>
        <w:rPr>
          <w:sz w:val="24"/>
        </w:rPr>
      </w:pPr>
      <w:r>
        <w:rPr>
          <w:sz w:val="24"/>
        </w:rPr>
        <w:t>4. Реакция на поощрение и порицание:</w:t>
      </w:r>
    </w:p>
    <w:p>
      <w:pPr>
        <w:pStyle w:val="Normal"/>
        <w:spacing w:lineRule="auto" w:line="240"/>
        <w:ind w:firstLine="720" w:start="720" w:end="0"/>
        <w:rPr>
          <w:sz w:val="24"/>
        </w:rPr>
      </w:pPr>
      <w:r>
        <w:rPr>
          <w:sz w:val="24"/>
        </w:rPr>
        <w:t>а)адекватная;</w:t>
      </w:r>
    </w:p>
    <w:p>
      <w:pPr>
        <w:pStyle w:val="Normal"/>
        <w:spacing w:lineRule="auto" w:line="240"/>
        <w:ind w:firstLine="720" w:start="720" w:end="0"/>
        <w:rPr>
          <w:sz w:val="24"/>
        </w:rPr>
      </w:pPr>
      <w:r>
        <w:rPr>
          <w:sz w:val="24"/>
        </w:rPr>
        <w:t>б) индифферентная;</w:t>
      </w:r>
    </w:p>
    <w:p>
      <w:pPr>
        <w:pStyle w:val="Normal"/>
        <w:spacing w:lineRule="auto" w:line="240"/>
        <w:ind w:firstLine="720" w:start="720" w:end="0"/>
        <w:rPr>
          <w:sz w:val="24"/>
        </w:rPr>
      </w:pPr>
      <w:r>
        <w:rPr>
          <w:sz w:val="24"/>
        </w:rPr>
        <w:t>в) с повышением (понижением) результативности работы;</w:t>
      </w:r>
    </w:p>
    <w:p>
      <w:pPr>
        <w:pStyle w:val="Normal"/>
        <w:spacing w:lineRule="auto" w:line="240"/>
        <w:ind w:firstLine="720" w:start="720" w:end="0"/>
        <w:rPr>
          <w:sz w:val="24"/>
        </w:rPr>
      </w:pPr>
      <w:r>
        <w:rPr>
          <w:sz w:val="24"/>
        </w:rPr>
        <w:t>г) корректировка деятельности;</w:t>
      </w:r>
    </w:p>
    <w:p>
      <w:pPr>
        <w:pStyle w:val="Normal"/>
        <w:spacing w:lineRule="auto" w:line="240"/>
        <w:ind w:firstLine="720" w:start="720" w:end="0"/>
        <w:rPr>
          <w:sz w:val="24"/>
        </w:rPr>
      </w:pPr>
      <w:r>
        <w:rPr>
          <w:sz w:val="24"/>
        </w:rPr>
        <w:t>д) отсутствие реакции;</w:t>
      </w:r>
    </w:p>
    <w:p>
      <w:pPr>
        <w:pStyle w:val="Normal"/>
        <w:spacing w:lineRule="auto" w:line="240"/>
        <w:ind w:firstLine="720" w:start="720" w:end="0"/>
        <w:rPr>
          <w:sz w:val="24"/>
        </w:rPr>
      </w:pPr>
      <w:r>
        <w:rPr>
          <w:sz w:val="24"/>
        </w:rPr>
        <w:t>е) отказ от деятельности при порицании;</w:t>
      </w:r>
    </w:p>
    <w:p>
      <w:pPr>
        <w:pStyle w:val="Normal"/>
        <w:spacing w:lineRule="auto" w:line="240"/>
        <w:ind w:firstLine="720" w:start="720" w:end="0"/>
        <w:rPr>
          <w:sz w:val="24"/>
        </w:rPr>
      </w:pPr>
      <w:r>
        <w:rPr>
          <w:sz w:val="24"/>
        </w:rPr>
        <w:t>ж) агрессивная реакция на порицание;</w:t>
      </w:r>
    </w:p>
    <w:p>
      <w:pPr>
        <w:pStyle w:val="Normal"/>
        <w:spacing w:lineRule="auto" w:line="240"/>
        <w:ind w:firstLine="720" w:start="720" w:end="0"/>
        <w:rPr>
          <w:sz w:val="24"/>
        </w:rPr>
      </w:pPr>
      <w:r>
        <w:rPr>
          <w:sz w:val="24"/>
        </w:rPr>
        <w:t>з) дезорганизация деятельности.</w:t>
      </w:r>
    </w:p>
    <w:p>
      <w:pPr>
        <w:sectPr>
          <w:footerReference w:type="default" r:id="rId97"/>
          <w:footerReference w:type="first" r:id="rId9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197" w:author="ORPM" w:date="2001-02-16T17:00:00Z"/>
        </w:rPr>
      </w:pPr>
      <w:r>
        <w:rPr>
          <w:sz w:val="24"/>
        </w:rPr>
        <w:t>Результаты исследования заносятся в карту цифровыми обозначениями в соответствии с диагностическим уровнем и возрастом испытуемого. Перед началом психологического исследования собираются полные анам</w:t>
        <w:softHyphen/>
        <w:t>нестические сведения, социальная характеристика семьи. При составле</w:t>
        <w:softHyphen/>
        <w:t>нии заключения трактовка состояния отклоняющегося развития на основе качественного анализа результатов систематизируется только по нозологи</w:t>
        <w:softHyphen/>
        <w:t>ческому принципу. Соответственно даются рекомендации о направлении ребенка в тот или иной тип детского воспитательного учреждения.</w:t>
      </w:r>
    </w:p>
    <w:p>
      <w:pPr>
        <w:pStyle w:val="Normal"/>
        <w:spacing w:lineRule="auto" w:line="240"/>
        <w:ind w:firstLine="720" w:end="0"/>
        <w:rPr>
          <w:i/>
          <w:i/>
          <w:sz w:val="24"/>
          <w:ins w:id="1199" w:author="ORPM" w:date="2001-02-16T17:00:00Z"/>
        </w:rPr>
      </w:pPr>
      <w:ins w:id="1198" w:author="ORPM" w:date="2001-02-16T17:00:00Z">
        <w:r>
          <w:rPr>
            <w:i/>
            <w:sz w:val="24"/>
          </w:rPr>
        </w:r>
      </w:ins>
    </w:p>
    <w:p>
      <w:pPr>
        <w:pStyle w:val="Normal"/>
        <w:spacing w:lineRule="auto" w:line="240"/>
        <w:ind w:firstLine="720" w:end="0"/>
        <w:rPr>
          <w:i/>
          <w:i/>
          <w:sz w:val="24"/>
          <w:ins w:id="1201" w:author="ORPM" w:date="2001-02-16T17:00:00Z"/>
        </w:rPr>
      </w:pPr>
      <w:ins w:id="1200" w:author="ORPM" w:date="2001-02-16T17:00:00Z">
        <w:r>
          <w:rPr>
            <w:i/>
            <w:sz w:val="24"/>
          </w:rPr>
        </w:r>
      </w:ins>
    </w:p>
    <w:p>
      <w:pPr>
        <w:pStyle w:val="Heading2"/>
        <w:keepNext w:val="false"/>
        <w:spacing w:lineRule="auto" w:line="316"/>
        <w:rPr>
          <w:ins w:id="1202" w:author="ORPM" w:date="2001-02-16T17:01:00Z"/>
        </w:rPr>
      </w:pPr>
      <w:bookmarkStart w:id="96" w:name="__RefHeading___Toc511554794"/>
      <w:r>
        <w:rPr/>
        <w:t>Приложение 24</w:t>
      </w:r>
      <w:bookmarkEnd w:id="96"/>
      <w:r>
        <w:rPr/>
        <w:t xml:space="preserve"> </w:t>
      </w:r>
    </w:p>
    <w:p>
      <w:pPr>
        <w:pStyle w:val="Heading2"/>
        <w:rPr/>
      </w:pPr>
      <w:del w:id="1203" w:author="ORPM" w:date="2001-02-16T17:01:00Z">
        <w:r>
          <w:rPr>
            <w:lang w:val="en-US"/>
          </w:rPr>
          <w:delText>AuamocTuka</w:delText>
        </w:r>
      </w:del>
      <w:ins w:id="1204" w:author="ORPM" w:date="2001-02-16T17:01:00Z">
        <w:bookmarkStart w:id="97" w:name="__RefHeading___Toc511554795"/>
        <w:r>
          <w:rPr>
            <w:lang w:val="en-US"/>
          </w:rPr>
          <w:t>Диагностика</w:t>
        </w:r>
      </w:ins>
      <w:r>
        <w:rPr/>
        <w:t xml:space="preserve"> психического развития детей 3—7 лет</w:t>
      </w:r>
      <w:bookmarkEnd w:id="97"/>
    </w:p>
    <w:p>
      <w:pPr>
        <w:pStyle w:val="Normal"/>
        <w:spacing w:lineRule="auto" w:line="240"/>
        <w:ind w:firstLine="720" w:end="0"/>
        <w:rPr>
          <w:sz w:val="24"/>
        </w:rPr>
      </w:pPr>
      <w:r>
        <w:rPr>
          <w:sz w:val="24"/>
        </w:rPr>
        <w:t>В наборе материалов, представленных для диагностики психического развития детей дошкольного возраста, представлены некоторые задания, предназначенные для психолого-педагогического обследования детей с 3 до 7 лет. Материалы взяты из набора, представленного С.Д. Забрамной (1998).</w:t>
      </w:r>
    </w:p>
    <w:p>
      <w:pPr>
        <w:pStyle w:val="Normal"/>
        <w:spacing w:lineRule="auto" w:line="240"/>
        <w:ind w:firstLine="720" w:end="0"/>
        <w:rPr>
          <w:sz w:val="24"/>
        </w:rPr>
      </w:pPr>
      <w:r>
        <w:rPr>
          <w:sz w:val="24"/>
        </w:rPr>
        <w:t>Нами дается описание лишь некоторых наиболее показательных зада</w:t>
        <w:softHyphen/>
        <w:t>ний, каждое из которых может применяться самостоятельно, дополняя об</w:t>
        <w:softHyphen/>
        <w:t>следование.</w:t>
      </w:r>
    </w:p>
    <w:p>
      <w:pPr>
        <w:pStyle w:val="Normal"/>
        <w:spacing w:lineRule="auto" w:line="240"/>
        <w:ind w:firstLine="720" w:end="0"/>
        <w:rPr>
          <w:sz w:val="24"/>
        </w:rPr>
      </w:pPr>
      <w:r>
        <w:rPr>
          <w:sz w:val="24"/>
        </w:rPr>
        <w:t>Предлагаемый материал содержит описание известных психологичес</w:t>
        <w:softHyphen/>
        <w:t>ких методик, апробированных в течение многих лет практической работы с детьми в психолого-медико-педагогических комиссиях, консультациях, диагностических центрах.</w:t>
      </w:r>
    </w:p>
    <w:p>
      <w:pPr>
        <w:pStyle w:val="Normal"/>
        <w:spacing w:lineRule="auto" w:line="240"/>
        <w:ind w:firstLine="720" w:end="0"/>
        <w:rPr>
          <w:sz w:val="24"/>
        </w:rPr>
      </w:pPr>
      <w:r>
        <w:rPr>
          <w:sz w:val="24"/>
        </w:rPr>
        <w:t>Этот материал может быть использован практическими психологами.</w:t>
      </w:r>
    </w:p>
    <w:p>
      <w:pPr>
        <w:pStyle w:val="Normal"/>
        <w:spacing w:lineRule="auto" w:line="240"/>
        <w:ind w:firstLine="720" w:end="0"/>
        <w:rPr>
          <w:sz w:val="24"/>
        </w:rPr>
      </w:pPr>
      <w:r>
        <w:rPr>
          <w:sz w:val="24"/>
        </w:rPr>
        <w:t>Для краткости мы сократили описание материала, целей и процедур исследования, с которыми можно ознакомиться в указанной рекомендуе</w:t>
        <w:softHyphen/>
        <w:t>мой литературе.</w:t>
      </w:r>
    </w:p>
    <w:p>
      <w:pPr>
        <w:pStyle w:val="Normal"/>
        <w:spacing w:lineRule="auto" w:line="240"/>
        <w:ind w:firstLine="720" w:end="0"/>
        <w:rPr/>
      </w:pPr>
      <w:r>
        <w:rPr>
          <w:sz w:val="24"/>
        </w:rPr>
        <w:t>Выбор задания, с которого начинается обследование, зависит</w:t>
      </w:r>
      <w:r>
        <w:rPr>
          <w:b/>
          <w:sz w:val="24"/>
        </w:rPr>
        <w:t xml:space="preserve"> </w:t>
      </w:r>
      <w:r>
        <w:rPr>
          <w:sz w:val="24"/>
          <w:rPrChange w:id="0" w:author="ORPM" w:date="2001-02-16T17:01:00Z"/>
        </w:rPr>
        <w:t>от</w:t>
      </w:r>
      <w:r>
        <w:rPr>
          <w:sz w:val="24"/>
        </w:rPr>
        <w:t xml:space="preserve"> инди</w:t>
        <w:softHyphen/>
        <w:t>видуальных особенностей детей. При заключительной оценке результатов обследования детей, имеющих задержки в психическом развитии, в первую очередь важно учитывать не возрастные нормы, а качественные своеобра</w:t>
        <w:softHyphen/>
        <w:t>зия, определяемые структурой дефекта. Наиболее значимыми диагности</w:t>
        <w:softHyphen/>
        <w:t>ческими показателями являются:</w:t>
      </w:r>
    </w:p>
    <w:p>
      <w:pPr>
        <w:pStyle w:val="Normal"/>
        <w:spacing w:lineRule="auto" w:line="240"/>
        <w:ind w:firstLine="720" w:end="0"/>
        <w:rPr/>
      </w:pPr>
      <w:r>
        <w:rPr>
          <w:sz w:val="24"/>
        </w:rPr>
        <w:t>1. Эмоциональная реакция ребенка</w:t>
      </w:r>
      <w:r>
        <w:rPr>
          <w:b/>
          <w:sz w:val="24"/>
        </w:rPr>
        <w:t xml:space="preserve"> </w:t>
      </w:r>
      <w:r>
        <w:rPr>
          <w:sz w:val="24"/>
          <w:rPrChange w:id="0" w:author="ORPM" w:date="2001-02-16T17:01:00Z"/>
        </w:rPr>
        <w:t xml:space="preserve">на </w:t>
      </w:r>
      <w:r>
        <w:rPr>
          <w:sz w:val="24"/>
        </w:rPr>
        <w:t>сам факт обследования (адекват</w:t>
        <w:softHyphen/>
        <w:t>ность поведения).</w:t>
      </w:r>
    </w:p>
    <w:p>
      <w:pPr>
        <w:pStyle w:val="Normal"/>
        <w:spacing w:lineRule="auto" w:line="240"/>
        <w:ind w:firstLine="720" w:end="0"/>
        <w:rPr>
          <w:sz w:val="24"/>
        </w:rPr>
      </w:pPr>
      <w:r>
        <w:rPr>
          <w:sz w:val="24"/>
        </w:rPr>
        <w:t>2. Понимание инструкции и цели задания. Характер инструкции (вер</w:t>
        <w:softHyphen/>
        <w:t>бальная, невербальная). Способность сохранять инструкцию до конца зада</w:t>
        <w:softHyphen/>
        <w:t>ния.</w:t>
      </w:r>
    </w:p>
    <w:p>
      <w:pPr>
        <w:pStyle w:val="Normal"/>
        <w:spacing w:lineRule="auto" w:line="240"/>
        <w:ind w:firstLine="720" w:end="0"/>
        <w:rPr>
          <w:sz w:val="24"/>
        </w:rPr>
      </w:pPr>
      <w:r>
        <w:rPr>
          <w:sz w:val="24"/>
        </w:rPr>
        <w:t>Для детей с задержкой психического развития наиболее эффективной является невербальная инструкция. Часты случаи потери инструкции в процессе выполнения задания, из-за повышенной отвлекаемости, импуль</w:t>
        <w:softHyphen/>
        <w:t>сивности, неорганизованности.</w:t>
      </w:r>
    </w:p>
    <w:p>
      <w:pPr>
        <w:pStyle w:val="Normal"/>
        <w:spacing w:lineRule="auto" w:line="240"/>
        <w:ind w:firstLine="720" w:end="0"/>
        <w:rPr>
          <w:sz w:val="24"/>
        </w:rPr>
      </w:pPr>
      <w:r>
        <w:rPr>
          <w:sz w:val="24"/>
        </w:rPr>
        <w:t>3. Характер деятельности:</w:t>
      </w:r>
    </w:p>
    <w:p>
      <w:pPr>
        <w:pStyle w:val="Normal"/>
        <w:spacing w:lineRule="auto" w:line="240"/>
        <w:ind w:firstLine="720" w:end="0"/>
        <w:rPr>
          <w:sz w:val="24"/>
        </w:rPr>
      </w:pPr>
      <w:r>
        <w:rPr>
          <w:sz w:val="24"/>
        </w:rPr>
        <w:t>наличие и стойкость интереса к заданию;</w:t>
      </w:r>
    </w:p>
    <w:p>
      <w:pPr>
        <w:pStyle w:val="Normal"/>
        <w:spacing w:lineRule="auto" w:line="240"/>
        <w:ind w:firstLine="720" w:end="0"/>
        <w:rPr>
          <w:sz w:val="24"/>
        </w:rPr>
      </w:pPr>
      <w:r>
        <w:rPr>
          <w:sz w:val="24"/>
        </w:rPr>
        <w:t>целенаправленность и активность;</w:t>
      </w:r>
    </w:p>
    <w:p>
      <w:pPr>
        <w:pStyle w:val="Normal"/>
        <w:spacing w:lineRule="auto" w:line="240"/>
        <w:ind w:firstLine="720" w:end="0"/>
        <w:rPr>
          <w:sz w:val="24"/>
        </w:rPr>
      </w:pPr>
      <w:r>
        <w:rPr>
          <w:sz w:val="24"/>
        </w:rPr>
        <w:t>способы деятельности (адекватность, рациональность);</w:t>
      </w:r>
    </w:p>
    <w:p>
      <w:pPr>
        <w:sectPr>
          <w:footerReference w:type="default" r:id="rId99"/>
          <w:footerReference w:type="first" r:id="rId100"/>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207" w:author="ORPM" w:date="2001-02-16T17:01:00Z"/>
        </w:rPr>
      </w:pPr>
      <w:r>
        <w:rPr>
          <w:sz w:val="24"/>
        </w:rPr>
        <w:t>уровень сформированности (действует методом проб и ошибок, мето</w:t>
        <w:softHyphen/>
        <w:t>дом зрительного соотнесения, на основе представления);</w:t>
      </w:r>
    </w:p>
    <w:p>
      <w:pPr>
        <w:pStyle w:val="Normal"/>
        <w:spacing w:lineRule="auto" w:line="240"/>
        <w:ind w:firstLine="720" w:end="0"/>
        <w:rPr>
          <w:b/>
          <w:sz w:val="24"/>
          <w:ins w:id="1209" w:author="ORPM" w:date="2001-02-16T17:01:00Z"/>
        </w:rPr>
      </w:pPr>
      <w:ins w:id="1208" w:author="ORPM" w:date="2001-02-16T17:01:00Z">
        <w:r>
          <w:rPr>
            <w:b/>
            <w:sz w:val="24"/>
          </w:rPr>
        </w:r>
      </w:ins>
    </w:p>
    <w:p>
      <w:pPr>
        <w:pStyle w:val="Normal"/>
        <w:spacing w:lineRule="auto" w:line="240"/>
        <w:ind w:firstLine="720" w:end="0"/>
        <w:rPr/>
      </w:pPr>
      <w:r>
        <w:rPr>
          <w:sz w:val="24"/>
          <w:rPrChange w:id="0" w:author="ORPM" w:date="2001-02-16T17:01:00Z"/>
        </w:rPr>
        <w:t>использование помощи, виды и мера пом</w:t>
      </w:r>
      <w:del w:id="1211" w:author="ORPM" w:date="2001-02-16T17:01:00Z">
        <w:r>
          <w:rPr>
            <w:sz w:val="24"/>
          </w:rPr>
          <w:delText>сйц</w:delText>
        </w:r>
      </w:del>
      <w:ins w:id="1212" w:author="ORPM" w:date="2001-02-16T17:01:00Z">
        <w:r>
          <w:rPr>
            <w:sz w:val="24"/>
          </w:rPr>
          <w:t>ощ</w:t>
        </w:r>
      </w:ins>
      <w:r>
        <w:rPr>
          <w:sz w:val="24"/>
          <w:rPrChange w:id="0" w:author="ORPM" w:date="2001-02-16T17:01:00Z"/>
        </w:rPr>
        <w:t>и;</w:t>
      </w:r>
    </w:p>
    <w:p>
      <w:pPr>
        <w:pStyle w:val="Normal"/>
        <w:spacing w:lineRule="auto" w:line="240"/>
        <w:ind w:firstLine="720" w:end="0"/>
        <w:rPr>
          <w:sz w:val="24"/>
        </w:rPr>
      </w:pPr>
      <w:r>
        <w:rPr>
          <w:sz w:val="24"/>
        </w:rPr>
        <w:t>волевые усилия.</w:t>
      </w:r>
    </w:p>
    <w:p>
      <w:pPr>
        <w:pStyle w:val="Normal"/>
        <w:spacing w:lineRule="auto" w:line="240"/>
        <w:ind w:firstLine="720" w:end="0"/>
        <w:rPr>
          <w:sz w:val="24"/>
        </w:rPr>
      </w:pPr>
      <w:r>
        <w:rPr>
          <w:sz w:val="24"/>
        </w:rPr>
        <w:t>У детей с задержкой психического развития также наблюдается сниже</w:t>
        <w:softHyphen/>
        <w:t>ние познавательной активности. Их умственные операции недостаточно сформированы, им трудны обобщения и абстрагирование признаков пред</w:t>
        <w:softHyphen/>
        <w:t>метов. Слабо развита произвольная регуляция деятельности, отсутствуют навыки самоконтроля.</w:t>
      </w:r>
    </w:p>
    <w:p>
      <w:pPr>
        <w:pStyle w:val="Normal"/>
        <w:spacing w:lineRule="auto" w:line="240"/>
        <w:ind w:firstLine="720" w:end="0"/>
        <w:rPr>
          <w:sz w:val="24"/>
        </w:rPr>
      </w:pPr>
      <w:r>
        <w:rPr>
          <w:sz w:val="24"/>
        </w:rPr>
        <w:t>4. Способность переноса показанного способа действия на аналогич</w:t>
        <w:softHyphen/>
        <w:t>ные задания (см. выше).</w:t>
      </w:r>
    </w:p>
    <w:p>
      <w:pPr>
        <w:pStyle w:val="Normal"/>
        <w:spacing w:lineRule="auto" w:line="240"/>
        <w:ind w:firstLine="720" w:end="0"/>
        <w:rPr>
          <w:sz w:val="24"/>
        </w:rPr>
      </w:pPr>
      <w:r>
        <w:rPr>
          <w:sz w:val="24"/>
        </w:rPr>
        <w:t>5. Критичность оценки результатов своей работы.</w:t>
      </w:r>
    </w:p>
    <w:p>
      <w:pPr>
        <w:pStyle w:val="Normal"/>
        <w:spacing w:lineRule="auto" w:line="240"/>
        <w:ind w:firstLine="720" w:end="0"/>
        <w:rPr/>
      </w:pPr>
      <w:r>
        <w:rPr>
          <w:sz w:val="24"/>
        </w:rPr>
        <w:t>У детей с задержкой психического развития эмоциональные реакции на ситуации успеха и неудачи более адекватные (по сравнению с умственно отстал</w:t>
      </w:r>
      <w:del w:id="1214" w:author="ORPM" w:date="2001-02-16T17:02:00Z">
        <w:r>
          <w:rPr>
            <w:sz w:val="24"/>
          </w:rPr>
          <w:delText xml:space="preserve"> </w:delText>
        </w:r>
      </w:del>
      <w:r>
        <w:rPr>
          <w:sz w:val="24"/>
        </w:rPr>
        <w:t>ы</w:t>
      </w:r>
      <w:del w:id="1215" w:author="ORPM" w:date="2001-02-16T17:02:00Z">
        <w:r>
          <w:rPr>
            <w:sz w:val="24"/>
          </w:rPr>
          <w:delText xml:space="preserve"> </w:delText>
        </w:r>
      </w:del>
      <w:r>
        <w:rPr>
          <w:sz w:val="24"/>
        </w:rPr>
        <w:t>м</w:t>
      </w:r>
      <w:del w:id="1216" w:author="ORPM" w:date="2001-02-16T17:02:00Z">
        <w:r>
          <w:rPr>
            <w:sz w:val="24"/>
          </w:rPr>
          <w:delText xml:space="preserve"> </w:delText>
        </w:r>
      </w:del>
      <w:r>
        <w:rPr>
          <w:sz w:val="24"/>
        </w:rPr>
        <w:t>и детьм</w:t>
      </w:r>
      <w:del w:id="1217" w:author="ORPM" w:date="2001-02-16T17:02:00Z">
        <w:r>
          <w:rPr>
            <w:sz w:val="24"/>
          </w:rPr>
          <w:delText xml:space="preserve"> </w:delText>
        </w:r>
      </w:del>
      <w:r>
        <w:rPr>
          <w:sz w:val="24"/>
        </w:rPr>
        <w:t>и).</w:t>
      </w:r>
    </w:p>
    <w:p>
      <w:pPr>
        <w:pStyle w:val="Normal"/>
        <w:spacing w:lineRule="auto" w:line="240"/>
        <w:ind w:firstLine="720" w:end="0"/>
        <w:rPr>
          <w:sz w:val="24"/>
        </w:rPr>
      </w:pPr>
      <w:r>
        <w:rPr>
          <w:sz w:val="24"/>
        </w:rPr>
        <w:t>6. Состояние моторики.</w:t>
      </w:r>
    </w:p>
    <w:p>
      <w:pPr>
        <w:pStyle w:val="Normal"/>
        <w:spacing w:lineRule="auto" w:line="240"/>
        <w:ind w:firstLine="720" w:end="0"/>
        <w:rPr>
          <w:sz w:val="24"/>
        </w:rPr>
      </w:pPr>
      <w:r>
        <w:rPr>
          <w:sz w:val="24"/>
        </w:rPr>
        <w:t>У детей с задержкой психического развития недоразвитие моторики отмечается реже.</w:t>
      </w:r>
    </w:p>
    <w:p>
      <w:pPr>
        <w:pStyle w:val="Normal"/>
        <w:spacing w:lineRule="auto" w:line="240"/>
        <w:ind w:firstLine="720" w:end="0"/>
        <w:rPr>
          <w:sz w:val="24"/>
        </w:rPr>
      </w:pPr>
      <w:r>
        <w:rPr>
          <w:sz w:val="24"/>
        </w:rPr>
        <w:t>7. Уровень речевого развития.</w:t>
      </w:r>
    </w:p>
    <w:p>
      <w:pPr>
        <w:pStyle w:val="Normal"/>
        <w:spacing w:lineRule="auto" w:line="240"/>
        <w:ind w:firstLine="720" w:end="0"/>
        <w:rPr/>
      </w:pPr>
      <w:r>
        <w:rPr>
          <w:sz w:val="24"/>
        </w:rPr>
        <w:t>У детей с задержкой психического развития отмечается бедность осо</w:t>
        <w:softHyphen/>
        <w:t>бенно активного словаря, трудности звукового анализа слова, возможны аграмматизмы и т.д. Существенно запаздывает</w:t>
      </w:r>
      <w:del w:id="1218" w:author="ORPM" w:date="2001-02-16T17:02:00Z">
        <w:r>
          <w:rPr>
            <w:sz w:val="24"/>
          </w:rPr>
          <w:delText>'</w:delText>
        </w:r>
      </w:del>
      <w:ins w:id="1219" w:author="ORPM" w:date="2001-02-16T17:02:00Z">
        <w:r>
          <w:rPr>
            <w:sz w:val="24"/>
          </w:rPr>
          <w:t xml:space="preserve"> </w:t>
        </w:r>
      </w:ins>
      <w:r>
        <w:rPr>
          <w:sz w:val="24"/>
        </w:rPr>
        <w:t>развитие внутренней речи.</w:t>
      </w:r>
    </w:p>
    <w:p>
      <w:pPr>
        <w:pStyle w:val="Normal"/>
        <w:spacing w:lineRule="auto" w:line="240"/>
        <w:ind w:firstLine="720" w:end="0"/>
        <w:rPr>
          <w:sz w:val="24"/>
        </w:rPr>
      </w:pPr>
      <w:r>
        <w:rPr>
          <w:sz w:val="24"/>
        </w:rPr>
        <w:t>Дадим описание типичных результатов</w:t>
      </w:r>
      <w:r>
        <w:rPr>
          <w:b/>
          <w:sz w:val="24"/>
        </w:rPr>
        <w:t xml:space="preserve"> </w:t>
      </w:r>
      <w:r>
        <w:rPr>
          <w:sz w:val="24"/>
          <w:rPrChange w:id="0" w:author="ORPM" w:date="2001-02-16T17:02:00Z"/>
        </w:rPr>
        <w:t>наиболее</w:t>
      </w:r>
      <w:r>
        <w:rPr>
          <w:sz w:val="24"/>
        </w:rPr>
        <w:t xml:space="preserve"> употребляемых</w:t>
      </w:r>
      <w:r>
        <w:rPr>
          <w:b/>
          <w:sz w:val="24"/>
        </w:rPr>
        <w:t xml:space="preserve"> </w:t>
      </w:r>
      <w:r>
        <w:rPr>
          <w:sz w:val="24"/>
          <w:rPrChange w:id="0" w:author="ORPM" w:date="2001-02-16T17:02:00Z"/>
        </w:rPr>
        <w:t>методик.</w:t>
      </w:r>
    </w:p>
    <w:p>
      <w:pPr>
        <w:pStyle w:val="BodyTextIndent"/>
        <w:spacing w:lineRule="auto" w:line="240"/>
        <w:rPr/>
      </w:pPr>
      <w:r>
        <w:rPr/>
        <w:t>Пирамиды из четырех колец (предлагается с 3 лет): дети с задержкой психического развития выполняют это задание на более низком уровне по сравнению с нормальными сверстниками, но значительно лучше, чем умст</w:t>
        <w:softHyphen/>
        <w:t xml:space="preserve">венно отсталые. В отличие от умственно отсталых проявляют интерес и понимают смысл задания. Нет грубых неадекватных действий. Используют </w:t>
      </w:r>
      <w:del w:id="1222" w:author="ORPM" w:date="2001-02-16T17:02:00Z">
        <w:r>
          <w:rPr/>
          <w:delText>-</w:delText>
        </w:r>
      </w:del>
      <w:r>
        <w:rPr/>
        <w:t>помощь и осуществляют перенос на аналогичное задание.</w:t>
      </w:r>
    </w:p>
    <w:p>
      <w:pPr>
        <w:pStyle w:val="Normal"/>
        <w:spacing w:lineRule="auto" w:line="240"/>
        <w:ind w:firstLine="720" w:end="0"/>
        <w:rPr>
          <w:sz w:val="24"/>
        </w:rPr>
      </w:pPr>
      <w:r>
        <w:rPr>
          <w:sz w:val="24"/>
        </w:rPr>
        <w:t>Доски Сегена (доска № 1 предлагается детям с 2 лет, доска № 6 — с 4 лет): дети с задержкой психического развития по характеру работы с до</w:t>
        <w:softHyphen/>
        <w:t>сками Сегена ближе к нормально развивающимся детям. Различия имеются в качестве и темпе работы. Им нужна в большей степени помощь, организа</w:t>
        <w:softHyphen/>
        <w:t>ция деятельности («Не спеши!», «Попробуй по-другому"), поощрение в процессе выполнения задания. Снижение и неравномерность темпа могут быть вызваны как усложнением задания, так и физическим состоянием ре</w:t>
        <w:softHyphen/>
        <w:t>бенка (астения и пр.).</w:t>
      </w:r>
    </w:p>
    <w:p>
      <w:pPr>
        <w:pStyle w:val="Normal"/>
        <w:spacing w:lineRule="auto" w:line="240"/>
        <w:ind w:firstLine="720" w:end="0"/>
        <w:rPr>
          <w:sz w:val="24"/>
        </w:rPr>
      </w:pPr>
      <w:r>
        <w:rPr>
          <w:sz w:val="24"/>
        </w:rPr>
        <w:t>Коробочка форм (почтовый ящик) предлагается с 3—4 лет. Деятель</w:t>
        <w:softHyphen/>
        <w:t>ность детей с задержкой психического развития отличается от работы ум</w:t>
        <w:softHyphen/>
        <w:t>ственно отсталых. Они проявляют интерес к самому заданию, реже случаи неадекватных действий. Лучше используют помощь.</w:t>
      </w:r>
    </w:p>
    <w:p>
      <w:pPr>
        <w:sectPr>
          <w:footerReference w:type="default" r:id="rId101"/>
          <w:footerReference w:type="first" r:id="rId102"/>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sz w:val="24"/>
          <w:del w:id="1223" w:author="ORPM" w:date="2001-02-16T17:02:00Z"/>
        </w:rPr>
      </w:pPr>
      <w:r>
        <w:rPr>
          <w:sz w:val="24"/>
        </w:rPr>
        <w:t>Разрезные картинки (предлагается с 3—4 лет): дети с задержкой психи</w:t>
        <w:softHyphen/>
        <w:t>ческого развития начинают составлять знакомую картинку из двух частей к 4 годам. Возможны пробы. Картинка из четырех частей, разрезанная по горизонтали и вертикали, может вызвать трудности и в 5-летнем возрасте,</w:t>
      </w:r>
    </w:p>
    <w:p>
      <w:pPr>
        <w:pStyle w:val="Normal"/>
        <w:spacing w:lineRule="auto" w:line="240"/>
        <w:ind w:firstLine="720" w:end="0"/>
        <w:rPr/>
      </w:pPr>
      <w:ins w:id="1224" w:author="ORPM" w:date="2001-02-16T17:02:00Z">
        <w:r>
          <w:rPr>
            <w:sz w:val="24"/>
          </w:rPr>
          <w:t xml:space="preserve"> </w:t>
        </w:r>
      </w:ins>
      <w:r>
        <w:rPr>
          <w:sz w:val="24"/>
        </w:rPr>
        <w:t>однако после показа, способа действия (экспериментатор сам собирает кар</w:t>
        <w:softHyphen/>
        <w:t>тинку, а затем разрушает ее) ребенок выполняет задание. Допустимы при</w:t>
      </w:r>
      <w:del w:id="1225" w:author="ORPM" w:date="2001-02-16T17:02:00Z">
        <w:r>
          <w:rPr>
            <w:sz w:val="24"/>
          </w:rPr>
          <w:delText>-</w:delText>
        </w:r>
      </w:del>
      <w:r>
        <w:rPr>
          <w:sz w:val="24"/>
        </w:rPr>
        <w:t>меривания. Составление картинок из четырех частей, разрезанных по диа</w:t>
        <w:softHyphen/>
        <w:t>гоналям, требует специального длительного обучения.</w:t>
      </w:r>
    </w:p>
    <w:p>
      <w:pPr>
        <w:pStyle w:val="Normal"/>
        <w:spacing w:lineRule="auto" w:line="240"/>
        <w:ind w:firstLine="720" w:end="0"/>
        <w:rPr>
          <w:b/>
          <w:sz w:val="24"/>
          <w:ins w:id="1227" w:author="ORPM" w:date="2001-02-16T17:02:00Z"/>
        </w:rPr>
      </w:pPr>
      <w:ins w:id="1226" w:author="ORPM" w:date="2001-02-16T17:02:00Z">
        <w:r>
          <w:rPr>
            <w:b/>
            <w:sz w:val="24"/>
          </w:rPr>
        </w:r>
      </w:ins>
    </w:p>
    <w:p>
      <w:pPr>
        <w:pStyle w:val="Normal"/>
        <w:spacing w:lineRule="auto" w:line="240"/>
        <w:ind w:firstLine="720" w:end="0"/>
        <w:rPr>
          <w:sz w:val="24"/>
        </w:rPr>
      </w:pPr>
      <w:r>
        <w:rPr>
          <w:b/>
          <w:sz w:val="24"/>
        </w:rPr>
        <w:t>Методика психолого-педагогического обследования детей 3—5 лет</w:t>
      </w:r>
    </w:p>
    <w:tbl>
      <w:tblPr>
        <w:tblW w:w="9497" w:type="dxa"/>
        <w:jc w:val="start"/>
        <w:tblInd w:w="182" w:type="dxa"/>
        <w:tblLayout w:type="fixed"/>
        <w:tblCellMar>
          <w:top w:w="0" w:type="dxa"/>
          <w:start w:w="40" w:type="dxa"/>
          <w:bottom w:w="0" w:type="dxa"/>
          <w:end w:w="40" w:type="dxa"/>
        </w:tblCellMar>
      </w:tblPr>
      <w:tblGrid>
        <w:gridCol w:w="567"/>
        <w:gridCol w:w="4961"/>
        <w:gridCol w:w="1843"/>
        <w:gridCol w:w="2126"/>
      </w:tblGrid>
      <w:tr>
        <w:trPr>
          <w:trHeight w:val="320" w:hRule="exact"/>
        </w:trPr>
        <w:tc>
          <w:tcPr>
            <w:tcW w:w="567"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 xml:space="preserve">№ </w:t>
            </w:r>
            <w:r>
              <w:rPr>
                <w:sz w:val="24"/>
              </w:rPr>
              <w:t>п/п</w:t>
            </w:r>
          </w:p>
          <w:p>
            <w:pPr>
              <w:pStyle w:val="Normal"/>
              <w:spacing w:lineRule="auto" w:line="240"/>
              <w:ind w:hanging="0" w:end="0"/>
              <w:jc w:val="center"/>
              <w:rPr>
                <w:sz w:val="24"/>
              </w:rPr>
            </w:pPr>
            <w:r>
              <w:rPr>
                <w:sz w:val="24"/>
              </w:rPr>
            </w:r>
          </w:p>
        </w:tc>
        <w:tc>
          <w:tcPr>
            <w:tcW w:w="4961" w:type="dxa"/>
            <w:vMerge w:val="restart"/>
            <w:tcBorders>
              <w:top w:val="single" w:sz="6" w:space="0" w:color="000000"/>
              <w:start w:val="single" w:sz="6" w:space="0" w:color="000000"/>
              <w:end w:val="single" w:sz="6" w:space="0" w:color="000000"/>
            </w:tcBorders>
          </w:tcPr>
          <w:p>
            <w:pPr>
              <w:pStyle w:val="Normal"/>
              <w:spacing w:lineRule="auto" w:line="240"/>
              <w:ind w:hanging="0" w:end="0"/>
              <w:jc w:val="center"/>
              <w:rPr>
                <w:sz w:val="24"/>
              </w:rPr>
            </w:pPr>
            <w:r>
              <w:rPr>
                <w:sz w:val="24"/>
              </w:rPr>
              <w:t>Задание</w:t>
            </w:r>
          </w:p>
          <w:p>
            <w:pPr>
              <w:pStyle w:val="Normal"/>
              <w:spacing w:lineRule="auto" w:line="240"/>
              <w:ind w:hanging="0" w:end="0"/>
              <w:jc w:val="center"/>
              <w:rPr>
                <w:sz w:val="24"/>
              </w:rPr>
            </w:pPr>
            <w:r>
              <w:rPr>
                <w:sz w:val="24"/>
              </w:rPr>
            </w:r>
          </w:p>
        </w:tc>
        <w:tc>
          <w:tcPr>
            <w:tcW w:w="3969" w:type="dxa"/>
            <w:gridSpan w:val="2"/>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Выполнение задания</w:t>
            </w:r>
          </w:p>
          <w:p>
            <w:pPr>
              <w:pStyle w:val="Normal"/>
              <w:spacing w:lineRule="auto" w:line="240"/>
              <w:ind w:hanging="0" w:end="0"/>
              <w:jc w:val="center"/>
              <w:rPr>
                <w:sz w:val="24"/>
              </w:rPr>
            </w:pPr>
            <w:r>
              <w:rPr>
                <w:sz w:val="24"/>
              </w:rPr>
            </w:r>
          </w:p>
        </w:tc>
      </w:tr>
      <w:tr>
        <w:trPr>
          <w:trHeight w:val="300" w:hRule="exact"/>
        </w:trPr>
        <w:tc>
          <w:tcPr>
            <w:tcW w:w="567"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4961" w:type="dxa"/>
            <w:vMerge w:val="continue"/>
            <w:tcBorders>
              <w:top w:val="single" w:sz="6" w:space="0" w:color="000000"/>
              <w:start w:val="single" w:sz="6" w:space="0" w:color="000000"/>
              <w:end w:val="single" w:sz="6" w:space="0" w:color="000000"/>
            </w:tcBorders>
          </w:tcPr>
          <w:p>
            <w:pPr>
              <w:pStyle w:val="Normal"/>
              <w:snapToGrid w:val="false"/>
              <w:spacing w:lineRule="auto" w:line="240"/>
              <w:ind w:hanging="0" w:end="0"/>
              <w:jc w:val="center"/>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3—4 года</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4—5 лет</w:t>
            </w:r>
          </w:p>
          <w:p>
            <w:pPr>
              <w:pStyle w:val="Normal"/>
              <w:spacing w:lineRule="auto" w:line="240"/>
              <w:ind w:hanging="0" w:end="0"/>
              <w:jc w:val="center"/>
              <w:rPr>
                <w:sz w:val="24"/>
              </w:rPr>
            </w:pPr>
            <w:r>
              <w:rPr>
                <w:sz w:val="24"/>
              </w:rPr>
            </w:r>
          </w:p>
        </w:tc>
      </w:tr>
      <w:tr>
        <w:trPr>
          <w:trHeight w:val="92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28" w:author="ORPM" w:date="2001-02-16T17:03:00Z"/>
              </w:rPr>
            </w:pPr>
            <w:r>
              <w:rPr>
                <w:sz w:val="24"/>
              </w:rPr>
              <w:t xml:space="preserve">Разборка и складывание матрешки: четырехместной </w:t>
            </w:r>
          </w:p>
          <w:p>
            <w:pPr>
              <w:pStyle w:val="Normal"/>
              <w:spacing w:lineRule="auto" w:line="240"/>
              <w:ind w:hanging="0" w:end="0"/>
              <w:rPr>
                <w:sz w:val="24"/>
              </w:rPr>
            </w:pPr>
            <w:r>
              <w:rPr>
                <w:sz w:val="24"/>
              </w:rPr>
              <w:t>пятиместной</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30" w:author="ORPM" w:date="2001-02-16T17:03:00Z"/>
              </w:rPr>
            </w:pPr>
            <w:ins w:id="1229" w:author="ORPM" w:date="2001-02-16T17:03: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31" w:author="ORPM" w:date="2001-02-16T17:04: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33" w:author="ORPM" w:date="2001-02-16T17:03:00Z"/>
              </w:rPr>
            </w:pPr>
            <w:ins w:id="1232" w:author="ORPM" w:date="2001-02-16T17:03:00Z">
              <w:r>
                <w:rPr>
                  <w:sz w:val="24"/>
                </w:rPr>
              </w:r>
            </w:ins>
          </w:p>
          <w:p>
            <w:pPr>
              <w:pStyle w:val="Normal"/>
              <w:spacing w:lineRule="auto" w:line="240"/>
              <w:ind w:hanging="0" w:end="0"/>
              <w:jc w:val="center"/>
              <w:rPr>
                <w:sz w:val="24"/>
                <w:ins w:id="1235" w:author="ORPM" w:date="2001-02-16T17:03:00Z"/>
              </w:rPr>
            </w:pPr>
            <w:ins w:id="1234" w:author="ORPM" w:date="2001-02-16T17:03: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2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ins w:id="1236" w:author="ORPM" w:date="2001-02-16T17:04:00Z">
              <w:r>
                <w:rPr>
                  <w:sz w:val="24"/>
                </w:rPr>
                <w:t>2</w:t>
              </w:r>
            </w:ins>
            <w:del w:id="1237" w:author="ORPM" w:date="2001-02-16T17:04:00Z">
              <w:r>
                <w:rPr>
                  <w:sz w:val="24"/>
                </w:rPr>
                <w:delText>9</w:delText>
              </w:r>
            </w:del>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38" w:author="ORPM" w:date="2001-02-16T17:04:00Z"/>
              </w:rPr>
            </w:pPr>
            <w:r>
              <w:rPr>
                <w:sz w:val="24"/>
              </w:rPr>
              <w:t xml:space="preserve">Разработка и складывание пирамидки: </w:t>
            </w:r>
          </w:p>
          <w:p>
            <w:pPr>
              <w:pStyle w:val="Normal"/>
              <w:spacing w:lineRule="auto" w:line="240"/>
              <w:ind w:hanging="0" w:end="0"/>
              <w:rPr>
                <w:sz w:val="24"/>
                <w:ins w:id="1239" w:author="ORPM" w:date="2001-02-16T17:04:00Z"/>
              </w:rPr>
            </w:pPr>
            <w:r>
              <w:rPr>
                <w:sz w:val="24"/>
              </w:rPr>
              <w:t xml:space="preserve">из четырех колец </w:t>
            </w:r>
          </w:p>
          <w:p>
            <w:pPr>
              <w:pStyle w:val="Normal"/>
              <w:spacing w:lineRule="auto" w:line="240"/>
              <w:ind w:hanging="0" w:end="0"/>
              <w:rPr>
                <w:sz w:val="24"/>
              </w:rPr>
            </w:pPr>
            <w:r>
              <w:rPr>
                <w:sz w:val="24"/>
              </w:rPr>
              <w:t>из шести колец</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41" w:author="ORPM" w:date="2001-02-16T17:04:00Z"/>
              </w:rPr>
            </w:pPr>
            <w:ins w:id="1240" w:author="ORPM" w:date="2001-02-16T17:04: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42" w:author="ORPM" w:date="2001-02-16T17:04: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44" w:author="ORPM" w:date="2001-02-16T17:04:00Z"/>
              </w:rPr>
            </w:pPr>
            <w:ins w:id="1243" w:author="ORPM" w:date="2001-02-16T17:04:00Z">
              <w:r>
                <w:rPr>
                  <w:sz w:val="24"/>
                </w:rPr>
              </w:r>
            </w:ins>
          </w:p>
          <w:p>
            <w:pPr>
              <w:pStyle w:val="Normal"/>
              <w:spacing w:lineRule="auto" w:line="240"/>
              <w:ind w:hanging="0" w:end="0"/>
              <w:jc w:val="center"/>
              <w:rPr>
                <w:sz w:val="24"/>
                <w:ins w:id="1246" w:author="ORPM" w:date="2001-02-16T17:04:00Z"/>
              </w:rPr>
            </w:pPr>
            <w:ins w:id="1245" w:author="ORPM" w:date="2001-02-16T17:04: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ins w:id="1247" w:author="ORPM" w:date="2001-02-16T17:04:00Z">
              <w:r>
                <w:rPr>
                  <w:sz w:val="24"/>
                </w:rPr>
                <w:t>3</w:t>
              </w:r>
            </w:ins>
            <w:del w:id="1248" w:author="ORPM" w:date="2001-02-16T17:04:00Z">
              <w:r>
                <w:rPr>
                  <w:sz w:val="24"/>
                </w:rPr>
                <w:delText>Я</w:delText>
              </w:r>
            </w:del>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pPr>
            <w:r>
              <w:rPr>
                <w:sz w:val="24"/>
              </w:rPr>
              <w:t>Доски Се</w:t>
            </w:r>
            <w:del w:id="1249" w:author="ORPM" w:date="2001-02-16T17:04:00Z">
              <w:r>
                <w:rPr>
                  <w:sz w:val="24"/>
                </w:rPr>
                <w:delText>гси</w:delText>
              </w:r>
            </w:del>
            <w:ins w:id="1250" w:author="ORPM" w:date="2001-02-16T17:04:00Z">
              <w:r>
                <w:rPr>
                  <w:sz w:val="24"/>
                </w:rPr>
                <w:t>ген</w:t>
              </w:r>
            </w:ins>
            <w:r>
              <w:rPr>
                <w:sz w:val="24"/>
              </w:rPr>
              <w:t>а № 1 и 6</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51" w:author="ORPM" w:date="2001-02-16T17:04:00Z"/>
              </w:rPr>
            </w:pPr>
            <w:r>
              <w:rPr>
                <w:sz w:val="24"/>
              </w:rPr>
              <w:t xml:space="preserve">Коробочка форм (почтовый ящик): </w:t>
            </w:r>
          </w:p>
          <w:p>
            <w:pPr>
              <w:pStyle w:val="Normal"/>
              <w:spacing w:lineRule="auto" w:line="240"/>
              <w:ind w:hanging="0" w:end="0"/>
              <w:rPr>
                <w:sz w:val="24"/>
                <w:ins w:id="1252" w:author="ORPM" w:date="2001-02-16T17:04:00Z"/>
              </w:rPr>
            </w:pPr>
            <w:r>
              <w:rPr>
                <w:sz w:val="24"/>
              </w:rPr>
              <w:t xml:space="preserve">из четырех форм </w:t>
            </w:r>
          </w:p>
          <w:p>
            <w:pPr>
              <w:pStyle w:val="Normal"/>
              <w:spacing w:lineRule="auto" w:line="240"/>
              <w:ind w:hanging="0" w:end="0"/>
              <w:rPr/>
            </w:pPr>
            <w:r>
              <w:rPr>
                <w:sz w:val="24"/>
              </w:rPr>
              <w:t>и</w:t>
            </w:r>
            <w:del w:id="1253" w:author="ORPM" w:date="2001-02-16T17:04:00Z">
              <w:r>
                <w:rPr>
                  <w:sz w:val="24"/>
                </w:rPr>
                <w:delText>.ч</w:delText>
              </w:r>
            </w:del>
            <w:ins w:id="1254" w:author="ORPM" w:date="2001-02-16T17:04:00Z">
              <w:r>
                <w:rPr>
                  <w:sz w:val="24"/>
                </w:rPr>
                <w:t>з</w:t>
              </w:r>
            </w:ins>
            <w:r>
              <w:rPr>
                <w:sz w:val="24"/>
              </w:rPr>
              <w:t xml:space="preserve"> пяти форм</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56" w:author="ORPM" w:date="2001-02-16T17:04:00Z"/>
              </w:rPr>
            </w:pPr>
            <w:ins w:id="1255" w:author="ORPM" w:date="2001-02-16T17:04: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57" w:author="ORPM" w:date="2001-02-16T17:04: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59" w:author="ORPM" w:date="2001-02-16T17:05:00Z"/>
              </w:rPr>
            </w:pPr>
            <w:ins w:id="1258" w:author="ORPM" w:date="2001-02-16T17:05:00Z">
              <w:r>
                <w:rPr>
                  <w:sz w:val="24"/>
                </w:rPr>
              </w:r>
            </w:ins>
          </w:p>
          <w:p>
            <w:pPr>
              <w:pStyle w:val="Normal"/>
              <w:spacing w:lineRule="auto" w:line="240"/>
              <w:ind w:hanging="0" w:end="0"/>
              <w:jc w:val="center"/>
              <w:rPr>
                <w:sz w:val="24"/>
                <w:ins w:id="1261" w:author="ORPM" w:date="2001-02-16T17:05:00Z"/>
              </w:rPr>
            </w:pPr>
            <w:ins w:id="1260" w:author="ORPM" w:date="2001-02-16T17:05: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BodyText"/>
              <w:rPr>
                <w:ins w:id="1262" w:author="ORPM" w:date="2001-02-16T17:05:00Z"/>
              </w:rPr>
            </w:pPr>
            <w:r>
              <w:rPr/>
              <w:t xml:space="preserve">Разрезная картинка: </w:t>
            </w:r>
          </w:p>
          <w:p>
            <w:pPr>
              <w:pStyle w:val="BodyText"/>
              <w:rPr>
                <w:ins w:id="1263" w:author="ORPM" w:date="2001-02-16T17:05:00Z"/>
              </w:rPr>
            </w:pPr>
            <w:r>
              <w:rPr/>
              <w:t xml:space="preserve">из трех частей </w:t>
            </w:r>
          </w:p>
          <w:p>
            <w:pPr>
              <w:pStyle w:val="BodyText"/>
              <w:rPr/>
            </w:pPr>
            <w:r>
              <w:rPr/>
              <w:t>из четырех частей</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65" w:author="ORPM" w:date="2001-02-16T17:05:00Z"/>
              </w:rPr>
            </w:pPr>
            <w:ins w:id="1264" w:author="ORPM" w:date="2001-02-16T17:05: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66" w:author="ORPM" w:date="2001-02-16T17:05: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68" w:author="ORPM" w:date="2001-02-16T17:05:00Z"/>
              </w:rPr>
            </w:pPr>
            <w:ins w:id="1267" w:author="ORPM" w:date="2001-02-16T17:05:00Z">
              <w:r>
                <w:rPr>
                  <w:sz w:val="24"/>
                </w:rPr>
              </w:r>
            </w:ins>
          </w:p>
          <w:p>
            <w:pPr>
              <w:pStyle w:val="Normal"/>
              <w:spacing w:lineRule="auto" w:line="240"/>
              <w:ind w:hanging="0" w:end="0"/>
              <w:jc w:val="center"/>
              <w:rPr>
                <w:sz w:val="24"/>
                <w:ins w:id="1270" w:author="ORPM" w:date="2001-02-16T17:05:00Z"/>
              </w:rPr>
            </w:pPr>
            <w:ins w:id="1269" w:author="ORPM" w:date="2001-02-16T17:05: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71" w:author="ORPM" w:date="2001-02-16T17:05:00Z"/>
              </w:rPr>
            </w:pPr>
            <w:r>
              <w:rPr>
                <w:sz w:val="24"/>
              </w:rPr>
              <w:t xml:space="preserve">Цветные кружки: </w:t>
            </w:r>
          </w:p>
          <w:p>
            <w:pPr>
              <w:pStyle w:val="Normal"/>
              <w:spacing w:lineRule="auto" w:line="240"/>
              <w:ind w:hanging="0" w:end="0"/>
              <w:rPr>
                <w:sz w:val="24"/>
                <w:ins w:id="1272" w:author="ORPM" w:date="2001-02-16T17:05:00Z"/>
              </w:rPr>
            </w:pPr>
            <w:r>
              <w:rPr>
                <w:sz w:val="24"/>
              </w:rPr>
              <w:t xml:space="preserve">пяти цветов </w:t>
            </w:r>
          </w:p>
          <w:p>
            <w:pPr>
              <w:pStyle w:val="Normal"/>
              <w:spacing w:lineRule="auto" w:line="240"/>
              <w:ind w:hanging="0" w:end="0"/>
              <w:rPr>
                <w:sz w:val="24"/>
              </w:rPr>
            </w:pPr>
            <w:r>
              <w:rPr>
                <w:sz w:val="24"/>
              </w:rPr>
              <w:t>семи цветов</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74" w:author="ORPM" w:date="2001-02-16T17:05:00Z"/>
              </w:rPr>
            </w:pPr>
            <w:ins w:id="1273" w:author="ORPM" w:date="2001-02-16T17:05: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75" w:author="ORPM" w:date="2001-02-16T17:05: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77" w:author="ORPM" w:date="2001-02-16T17:05:00Z"/>
              </w:rPr>
            </w:pPr>
            <w:ins w:id="1276" w:author="ORPM" w:date="2001-02-16T17:05:00Z">
              <w:r>
                <w:rPr>
                  <w:sz w:val="24"/>
                </w:rPr>
              </w:r>
            </w:ins>
          </w:p>
          <w:p>
            <w:pPr>
              <w:pStyle w:val="Normal"/>
              <w:spacing w:lineRule="auto" w:line="240"/>
              <w:ind w:hanging="0" w:end="0"/>
              <w:jc w:val="center"/>
              <w:rPr>
                <w:sz w:val="24"/>
                <w:ins w:id="1279" w:author="ORPM" w:date="2001-02-16T17:05:00Z"/>
              </w:rPr>
            </w:pPr>
            <w:ins w:id="1278" w:author="ORPM" w:date="2001-02-16T17:05: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2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80" w:author="ORPM" w:date="2001-02-16T17:05:00Z"/>
              </w:rPr>
            </w:pPr>
            <w:r>
              <w:rPr>
                <w:sz w:val="24"/>
              </w:rPr>
              <w:t xml:space="preserve">«Достань ключик»: </w:t>
            </w:r>
          </w:p>
          <w:p>
            <w:pPr>
              <w:pStyle w:val="Normal"/>
              <w:spacing w:lineRule="auto" w:line="240"/>
              <w:ind w:hanging="0" w:end="0"/>
              <w:rPr>
                <w:sz w:val="24"/>
                <w:ins w:id="1281" w:author="ORPM" w:date="2001-02-16T17:05:00Z"/>
              </w:rPr>
            </w:pPr>
            <w:r>
              <w:rPr>
                <w:sz w:val="24"/>
              </w:rPr>
              <w:t xml:space="preserve">практическая задача </w:t>
            </w:r>
          </w:p>
          <w:p>
            <w:pPr>
              <w:pStyle w:val="Normal"/>
              <w:spacing w:lineRule="auto" w:line="240"/>
              <w:ind w:hanging="0" w:end="0"/>
              <w:rPr>
                <w:sz w:val="24"/>
              </w:rPr>
            </w:pPr>
            <w:r>
              <w:rPr>
                <w:sz w:val="24"/>
              </w:rPr>
              <w:t>на картинке</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83" w:author="ORPM" w:date="2001-02-16T17:06:00Z"/>
              </w:rPr>
            </w:pPr>
            <w:ins w:id="1282" w:author="ORPM" w:date="2001-02-16T17:06: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84" w:author="ORPM" w:date="2001-02-16T17:06: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86" w:author="ORPM" w:date="2001-02-16T17:06:00Z"/>
              </w:rPr>
            </w:pPr>
            <w:ins w:id="1285" w:author="ORPM" w:date="2001-02-16T17:06:00Z">
              <w:r>
                <w:rPr>
                  <w:sz w:val="24"/>
                </w:rPr>
              </w:r>
            </w:ins>
          </w:p>
          <w:p>
            <w:pPr>
              <w:pStyle w:val="Normal"/>
              <w:spacing w:lineRule="auto" w:line="240"/>
              <w:ind w:hanging="0" w:end="0"/>
              <w:jc w:val="center"/>
              <w:rPr>
                <w:sz w:val="24"/>
                <w:ins w:id="1288" w:author="ORPM" w:date="2001-02-16T17:06:00Z"/>
              </w:rPr>
            </w:pPr>
            <w:ins w:id="1287" w:author="ORPM" w:date="2001-02-16T17:06: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8</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Счет</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9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ins w:id="1289" w:author="ORPM" w:date="2001-02-16T17:06:00Z"/>
              </w:rPr>
            </w:pPr>
            <w:r>
              <w:rPr>
                <w:sz w:val="24"/>
              </w:rPr>
              <w:t xml:space="preserve">Конструирование: </w:t>
            </w:r>
          </w:p>
          <w:p>
            <w:pPr>
              <w:pStyle w:val="Normal"/>
              <w:spacing w:lineRule="auto" w:line="240"/>
              <w:ind w:hanging="0" w:end="0"/>
              <w:rPr>
                <w:sz w:val="24"/>
                <w:ins w:id="1290" w:author="ORPM" w:date="2001-02-16T17:06:00Z"/>
              </w:rPr>
            </w:pPr>
            <w:r>
              <w:rPr>
                <w:sz w:val="24"/>
              </w:rPr>
              <w:t xml:space="preserve">из четырех элементов </w:t>
            </w:r>
          </w:p>
          <w:p>
            <w:pPr>
              <w:pStyle w:val="Heading4"/>
              <w:rPr/>
            </w:pPr>
            <w:r>
              <w:rPr/>
              <w:t xml:space="preserve">из пяти элементов </w:t>
            </w:r>
            <w:del w:id="1291" w:author="ORPM" w:date="2001-02-16T17:06:00Z">
              <w:r>
                <w:rPr/>
                <w:delText>•</w:delText>
              </w:r>
            </w:del>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93" w:author="ORPM" w:date="2001-02-16T17:06:00Z"/>
              </w:rPr>
            </w:pPr>
            <w:ins w:id="1292" w:author="ORPM" w:date="2001-02-16T17:06:00Z">
              <w:r>
                <w:rPr>
                  <w:sz w:val="24"/>
                </w:rPr>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ins w:id="1294" w:author="ORPM" w:date="2001-02-16T17:06:00Z">
              <w:r>
                <w:rPr>
                  <w:sz w:val="24"/>
                </w:rPr>
                <w:t>–</w:t>
              </w:r>
            </w:ins>
          </w:p>
        </w:tc>
        <w:tc>
          <w:tcPr>
            <w:tcW w:w="2126" w:type="dxa"/>
            <w:tcBorders>
              <w:top w:val="single" w:sz="6" w:space="0" w:color="000000"/>
              <w:start w:val="single" w:sz="6" w:space="0" w:color="000000"/>
              <w:bottom w:val="single" w:sz="6" w:space="0" w:color="000000"/>
              <w:end w:val="single" w:sz="6" w:space="0" w:color="000000"/>
            </w:tcBorders>
          </w:tcPr>
          <w:p>
            <w:pPr>
              <w:pStyle w:val="Normal"/>
              <w:snapToGrid w:val="false"/>
              <w:spacing w:lineRule="auto" w:line="240"/>
              <w:ind w:hanging="0" w:end="0"/>
              <w:jc w:val="center"/>
              <w:rPr>
                <w:sz w:val="24"/>
                <w:ins w:id="1296" w:author="ORPM" w:date="2001-02-16T17:06:00Z"/>
              </w:rPr>
            </w:pPr>
            <w:ins w:id="1295" w:author="ORPM" w:date="2001-02-16T17:06:00Z">
              <w:r>
                <w:rPr>
                  <w:sz w:val="24"/>
                </w:rPr>
              </w:r>
            </w:ins>
          </w:p>
          <w:p>
            <w:pPr>
              <w:pStyle w:val="Normal"/>
              <w:spacing w:lineRule="auto" w:line="240"/>
              <w:ind w:hanging="0" w:end="0"/>
              <w:jc w:val="center"/>
              <w:rPr>
                <w:sz w:val="24"/>
                <w:ins w:id="1298" w:author="ORPM" w:date="2001-02-16T17:06:00Z"/>
              </w:rPr>
            </w:pPr>
            <w:ins w:id="1297" w:author="ORPM" w:date="2001-02-16T17:06:00Z">
              <w:r>
                <w:rPr>
                  <w:sz w:val="24"/>
                </w:rPr>
                <w:t>–</w:t>
              </w:r>
            </w:ins>
          </w:p>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10</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Рисование (дом, дерево, человек)</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4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11</w:t>
            </w:r>
          </w:p>
          <w:p>
            <w:pPr>
              <w:pStyle w:val="Normal"/>
              <w:spacing w:lineRule="auto" w:line="240"/>
              <w:ind w:hanging="0" w:end="0"/>
              <w:jc w:val="center"/>
              <w:rPr>
                <w:sz w:val="24"/>
              </w:rPr>
            </w:pPr>
            <w:r>
              <w:rPr>
                <w:sz w:val="24"/>
              </w:rPr>
            </w:r>
          </w:p>
        </w:tc>
        <w:tc>
          <w:tcPr>
            <w:tcW w:w="4961"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Игра</w:t>
            </w:r>
          </w:p>
          <w:p>
            <w:pPr>
              <w:pStyle w:val="Normal"/>
              <w:spacing w:lineRule="auto" w:line="240"/>
              <w:ind w:hanging="0" w:end="0"/>
              <w:rPr>
                <w:sz w:val="24"/>
              </w:rPr>
            </w:pPr>
            <w:r>
              <w:rPr>
                <w:sz w:val="24"/>
              </w:rPr>
            </w:r>
          </w:p>
        </w:tc>
        <w:tc>
          <w:tcPr>
            <w:tcW w:w="1843"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c>
          <w:tcPr>
            <w:tcW w:w="2126"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bl>
    <w:p>
      <w:pPr>
        <w:pStyle w:val="Normal"/>
        <w:spacing w:lineRule="auto" w:line="240"/>
        <w:ind w:firstLine="720" w:end="0"/>
        <w:rPr>
          <w:sz w:val="24"/>
        </w:rPr>
      </w:pPr>
      <w:r>
        <w:rPr>
          <w:sz w:val="24"/>
        </w:rPr>
      </w:r>
    </w:p>
    <w:p>
      <w:pPr>
        <w:pStyle w:val="Normal"/>
        <w:spacing w:lineRule="auto" w:line="240"/>
        <w:ind w:firstLine="720" w:end="0"/>
        <w:rPr>
          <w:b/>
          <w:sz w:val="24"/>
          <w:del w:id="1300" w:author="ORPM" w:date="2001-02-16T17:07:00Z"/>
        </w:rPr>
      </w:pPr>
      <w:del w:id="1299" w:author="ORPM" w:date="2001-02-16T17:07:00Z">
        <w:r>
          <w:rPr>
            <w:b/>
            <w:sz w:val="24"/>
          </w:rPr>
        </w:r>
      </w:del>
    </w:p>
    <w:p>
      <w:pPr>
        <w:pStyle w:val="Normal"/>
        <w:spacing w:lineRule="auto" w:line="240"/>
        <w:ind w:firstLine="720" w:end="0"/>
        <w:jc w:val="center"/>
        <w:rPr/>
      </w:pPr>
      <w:del w:id="1301" w:author="ORPM" w:date="2001-02-16T17:07:00Z">
        <w:r>
          <w:rPr>
            <w:b/>
            <w:sz w:val="24"/>
          </w:rPr>
          <w:delText>М</w:delText>
        </w:r>
      </w:del>
      <w:ins w:id="1302" w:author="ORPM" w:date="2001-02-16T17:07:00Z">
        <w:r>
          <w:rPr>
            <w:b/>
            <w:sz w:val="24"/>
          </w:rPr>
          <w:t>М</w:t>
        </w:r>
      </w:ins>
      <w:r>
        <w:rPr>
          <w:b/>
          <w:sz w:val="24"/>
          <w:rPrChange w:id="0" w:author="ORPM" w:date="2001-02-16T17:07:00Z"/>
        </w:rPr>
        <w:t>етодика психолого-педа</w:t>
      </w:r>
      <w:del w:id="1304" w:author="ORPM" w:date="2001-02-16T17:07:00Z">
        <w:r>
          <w:rPr>
            <w:b/>
            <w:sz w:val="24"/>
          </w:rPr>
          <w:delText>^</w:delText>
        </w:r>
      </w:del>
      <w:ins w:id="1305" w:author="ORPM" w:date="2001-02-16T17:07:00Z">
        <w:r>
          <w:rPr>
            <w:b/>
            <w:sz w:val="24"/>
          </w:rPr>
          <w:t>г</w:t>
        </w:r>
      </w:ins>
      <w:r>
        <w:rPr/>
        <w:t>огического обследования детей 6—7 лет</w:t>
      </w:r>
    </w:p>
    <w:tbl>
      <w:tblPr>
        <w:tblW w:w="9497" w:type="dxa"/>
        <w:jc w:val="start"/>
        <w:tblInd w:w="182" w:type="dxa"/>
        <w:tblLayout w:type="fixed"/>
        <w:tblCellMar>
          <w:top w:w="0" w:type="dxa"/>
          <w:start w:w="40" w:type="dxa"/>
          <w:bottom w:w="0" w:type="dxa"/>
          <w:end w:w="40" w:type="dxa"/>
        </w:tblCellMar>
      </w:tblPr>
      <w:tblGrid>
        <w:gridCol w:w="567"/>
        <w:gridCol w:w="5528"/>
        <w:gridCol w:w="3402"/>
      </w:tblGrid>
      <w:tr>
        <w:trPr>
          <w:trHeight w:val="555"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 xml:space="preserve">№ </w:t>
            </w:r>
            <w:r>
              <w:rPr>
                <w:sz w:val="24"/>
              </w:rPr>
              <w:t>п/п</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Задание</w:t>
            </w:r>
          </w:p>
          <w:p>
            <w:pPr>
              <w:pStyle w:val="Normal"/>
              <w:spacing w:lineRule="auto" w:line="240"/>
              <w:ind w:hanging="0" w:end="0"/>
              <w:jc w:val="center"/>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Выполнение задания</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1</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Heading4"/>
              <w:rPr/>
            </w:pPr>
            <w:r>
              <w:rPr/>
              <w:t>Включение в ряд</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2</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«Лесенка»</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543"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3</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Классификация картинок по функциональному назначению</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del w:id="1306" w:author="ORPM" w:date="2001-02-16T17:08:00Z">
              <w:r>
                <w:rPr>
                  <w:sz w:val="24"/>
                </w:rPr>
                <w:delText>•</w:delText>
              </w:r>
            </w:del>
            <w:del w:id="1307" w:author="ORPM" w:date="2001-02-16T17:08:00Z">
              <w:r>
                <w:rPr>
                  <w:sz w:val="24"/>
                </w:rPr>
                <w:delText>+ ,</w:delText>
              </w:r>
            </w:del>
            <w:ins w:id="1308" w:author="ORPM" w:date="2001-02-16T17:08:00Z">
              <w:r>
                <w:rPr>
                  <w:sz w:val="24"/>
                </w:rPr>
                <w:t>+</w:t>
              </w:r>
            </w:ins>
          </w:p>
          <w:p>
            <w:pPr>
              <w:pStyle w:val="Normal"/>
              <w:spacing w:lineRule="auto" w:line="240"/>
              <w:ind w:hanging="0" w:end="0"/>
              <w:jc w:val="center"/>
              <w:rPr>
                <w:sz w:val="24"/>
              </w:rPr>
            </w:pPr>
            <w:r>
              <w:rPr>
                <w:sz w:val="24"/>
              </w:rPr>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4</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Группировка картинок по способу действия</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5</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Heading4"/>
              <w:rPr/>
            </w:pPr>
            <w:r>
              <w:rPr/>
              <w:t>Счет</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6</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pPr>
            <w:r>
              <w:rPr>
                <w:sz w:val="24"/>
              </w:rPr>
              <w:t>«Наид</w:t>
            </w:r>
            <w:del w:id="1309" w:author="ORPM" w:date="2001-02-16T17:09:00Z">
              <w:r>
                <w:rPr>
                  <w:sz w:val="24"/>
                </w:rPr>
                <w:delText>п</w:delText>
              </w:r>
            </w:del>
            <w:ins w:id="1310" w:author="ORPM" w:date="2001-02-16T17:09:00Z">
              <w:r>
                <w:rPr>
                  <w:sz w:val="24"/>
                </w:rPr>
                <w:t>и</w:t>
              </w:r>
            </w:ins>
            <w:r>
              <w:rPr>
                <w:sz w:val="24"/>
              </w:rPr>
              <w:t xml:space="preserve"> время года»</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7</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«Дорисуй»</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r>
        <w:trPr>
          <w:trHeight w:val="30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8</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Серия сюжетных картинок (девочка купает куклу)</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del w:id="1311" w:author="ORPM" w:date="2001-02-16T17:09:00Z">
              <w:r>
                <w:rPr>
                  <w:sz w:val="24"/>
                </w:rPr>
                <w:delText>' -</w:delText>
              </w:r>
            </w:del>
          </w:p>
          <w:p>
            <w:pPr>
              <w:pStyle w:val="Normal"/>
              <w:spacing w:lineRule="auto" w:line="240"/>
              <w:ind w:hanging="0" w:end="0"/>
              <w:jc w:val="center"/>
              <w:rPr>
                <w:sz w:val="24"/>
              </w:rPr>
            </w:pPr>
            <w:r>
              <w:rPr>
                <w:sz w:val="24"/>
              </w:rPr>
            </w:r>
          </w:p>
        </w:tc>
      </w:tr>
      <w:tr>
        <w:trPr>
          <w:trHeight w:val="28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9</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pPr>
            <w:r>
              <w:rPr>
                <w:sz w:val="24"/>
              </w:rPr>
              <w:t>Рисование</w:t>
            </w:r>
            <w:ins w:id="1312" w:author="ORPM" w:date="2001-02-16T17:09:00Z">
              <w:r>
                <w:rPr>
                  <w:sz w:val="24"/>
                </w:rPr>
                <w:t xml:space="preserve"> </w:t>
              </w:r>
            </w:ins>
            <w:r>
              <w:rPr>
                <w:sz w:val="24"/>
              </w:rPr>
              <w:t>(дом, дерево,человек)</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del w:id="1313" w:author="ORPM" w:date="2001-02-16T17:09:00Z">
              <w:r>
                <w:rPr>
                  <w:sz w:val="24"/>
                </w:rPr>
                <w:delText>-</w:delText>
              </w:r>
            </w:del>
            <w:r>
              <w:rPr>
                <w:sz w:val="24"/>
              </w:rPr>
              <w:t>+</w:t>
            </w:r>
            <w:del w:id="1314" w:author="ORPM" w:date="2001-02-16T17:09:00Z">
              <w:r>
                <w:rPr>
                  <w:sz w:val="24"/>
                </w:rPr>
                <w:delText>-</w:delText>
              </w:r>
            </w:del>
          </w:p>
          <w:p>
            <w:pPr>
              <w:pStyle w:val="Normal"/>
              <w:spacing w:lineRule="auto" w:line="240"/>
              <w:ind w:hanging="0" w:end="0"/>
              <w:jc w:val="center"/>
              <w:rPr>
                <w:sz w:val="24"/>
              </w:rPr>
            </w:pPr>
            <w:r>
              <w:rPr>
                <w:sz w:val="24"/>
              </w:rPr>
            </w:r>
          </w:p>
        </w:tc>
      </w:tr>
      <w:tr>
        <w:trPr>
          <w:trHeight w:val="320" w:hRule="exact"/>
        </w:trPr>
        <w:tc>
          <w:tcPr>
            <w:tcW w:w="567"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pPr>
            <w:del w:id="1315" w:author="ORPM" w:date="2001-02-16T17:08:00Z">
              <w:r>
                <w:rPr>
                  <w:sz w:val="24"/>
                </w:rPr>
                <w:delText>,</w:delText>
              </w:r>
            </w:del>
            <w:r>
              <w:rPr>
                <w:sz w:val="24"/>
              </w:rPr>
              <w:t xml:space="preserve"> 10</w:t>
            </w:r>
          </w:p>
          <w:p>
            <w:pPr>
              <w:pStyle w:val="Normal"/>
              <w:spacing w:lineRule="auto" w:line="240"/>
              <w:ind w:hanging="0" w:end="0"/>
              <w:jc w:val="center"/>
              <w:rPr>
                <w:sz w:val="24"/>
              </w:rPr>
            </w:pPr>
            <w:r>
              <w:rPr>
                <w:sz w:val="24"/>
              </w:rPr>
            </w:r>
          </w:p>
        </w:tc>
        <w:tc>
          <w:tcPr>
            <w:tcW w:w="5528"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rPr>
                <w:sz w:val="24"/>
              </w:rPr>
            </w:pPr>
            <w:r>
              <w:rPr>
                <w:sz w:val="24"/>
              </w:rPr>
              <w:t>Игра</w:t>
            </w:r>
          </w:p>
          <w:p>
            <w:pPr>
              <w:pStyle w:val="Normal"/>
              <w:spacing w:lineRule="auto" w:line="240"/>
              <w:ind w:hanging="0" w:end="0"/>
              <w:rPr>
                <w:sz w:val="24"/>
              </w:rPr>
            </w:pPr>
            <w:r>
              <w:rPr>
                <w:sz w:val="24"/>
              </w:rPr>
            </w:r>
          </w:p>
        </w:tc>
        <w:tc>
          <w:tcPr>
            <w:tcW w:w="3402" w:type="dxa"/>
            <w:tcBorders>
              <w:top w:val="single" w:sz="6" w:space="0" w:color="000000"/>
              <w:start w:val="single" w:sz="6" w:space="0" w:color="000000"/>
              <w:bottom w:val="single" w:sz="6" w:space="0" w:color="000000"/>
              <w:end w:val="single" w:sz="6" w:space="0" w:color="000000"/>
            </w:tcBorders>
          </w:tcPr>
          <w:p>
            <w:pPr>
              <w:pStyle w:val="Normal"/>
              <w:spacing w:lineRule="auto" w:line="240"/>
              <w:ind w:hanging="0" w:end="0"/>
              <w:jc w:val="center"/>
              <w:rPr>
                <w:sz w:val="24"/>
              </w:rPr>
            </w:pPr>
            <w:r>
              <w:rPr>
                <w:sz w:val="24"/>
              </w:rPr>
              <w:t>+</w:t>
            </w:r>
          </w:p>
          <w:p>
            <w:pPr>
              <w:pStyle w:val="Normal"/>
              <w:spacing w:lineRule="auto" w:line="240"/>
              <w:ind w:hanging="0" w:end="0"/>
              <w:jc w:val="center"/>
              <w:rPr>
                <w:sz w:val="24"/>
              </w:rPr>
            </w:pPr>
            <w:r>
              <w:rPr>
                <w:sz w:val="24"/>
              </w:rPr>
            </w:r>
          </w:p>
        </w:tc>
      </w:tr>
    </w:tbl>
    <w:p>
      <w:pPr>
        <w:pStyle w:val="Normal"/>
        <w:spacing w:lineRule="auto" w:line="240"/>
        <w:ind w:firstLine="720" w:end="0"/>
        <w:rPr>
          <w:sz w:val="24"/>
          <w:ins w:id="1317" w:author="ORPM" w:date="2001-02-16T17:08:00Z"/>
        </w:rPr>
      </w:pPr>
      <w:ins w:id="1316" w:author="ORPM" w:date="2001-02-16T17:08:00Z">
        <w:r>
          <w:rPr>
            <w:sz w:val="24"/>
          </w:rPr>
        </w:r>
      </w:ins>
    </w:p>
    <w:p>
      <w:pPr>
        <w:pStyle w:val="Normal"/>
        <w:spacing w:lineRule="auto" w:line="240"/>
        <w:ind w:firstLine="720" w:end="0"/>
        <w:rPr>
          <w:sz w:val="24"/>
        </w:rPr>
      </w:pPr>
      <w:r>
        <w:rPr>
          <w:sz w:val="24"/>
        </w:rPr>
        <w:t>Найди место (предлагается с 4 лет): у детей с задержкой психического развития представления о цвете формируются несколько позже, чем у нор</w:t>
        <w:softHyphen/>
        <w:t>мально развивающихся. Для понимания задания более эффективной оказы</w:t>
        <w:softHyphen/>
        <w:t>вается не словесная инструкция, а показ того, что надо сделать (экспери</w:t>
        <w:softHyphen/>
        <w:t>ментатор берет любой кружок и кладет его на соответствующую полоску). Дальнейшие действия ребенок производит сам. Вторая часть задания по</w:t>
        <w:softHyphen/>
        <w:t>нятна ребенку и он способен дифференцировать основные цвета по назва</w:t>
        <w:softHyphen/>
        <w:t>нию. Третья часть требует специального обучения, поэтому выполняется не всеми детьми. Они путают названия цветов. К школьному возрасту дети запоминают названия основных цветов и различают их.</w:t>
      </w:r>
    </w:p>
    <w:p>
      <w:pPr>
        <w:sectPr>
          <w:footerReference w:type="default" r:id="rId103"/>
          <w:footerReference w:type="first" r:id="rId104"/>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rPr/>
      </w:pPr>
      <w:r>
        <w:rPr>
          <w:sz w:val="24"/>
        </w:rPr>
        <w:t xml:space="preserve">Конструирование по образцу (предлагается с 4—5 лет): </w:t>
      </w:r>
      <w:del w:id="1318" w:author="ORPM" w:date="2001-02-16T17:09:00Z">
        <w:r>
          <w:rPr>
            <w:sz w:val="24"/>
          </w:rPr>
          <w:delText>дгтн</w:delText>
        </w:r>
      </w:del>
      <w:ins w:id="1319" w:author="ORPM" w:date="2001-02-16T17:09:00Z">
        <w:r>
          <w:rPr>
            <w:sz w:val="24"/>
          </w:rPr>
          <w:t>дети</w:t>
        </w:r>
      </w:ins>
      <w:r>
        <w:rPr>
          <w:sz w:val="24"/>
        </w:rPr>
        <w:t xml:space="preserve"> с задерж</w:t>
        <w:softHyphen/>
        <w:t>кой психического развития проявляют интерес к работе. Задание понима</w:t>
        <w:softHyphen/>
        <w:t>ют. Однако из-за недостаточной активности зрительного анализа, недораз</w:t>
        <w:softHyphen/>
        <w:t>вития пространственных представлении, а также несформированности де</w:t>
        <w:softHyphen/>
        <w:t>ятельности (неумения целенаправленно работать, планировать, контроли</w:t>
        <w:softHyphen/>
        <w:t>ровать свои действия и т.п.) могут быть неточные воспроизведения образца. Уточняющие вопросы, организующая помощь оказываются эф</w:t>
        <w:softHyphen/>
        <w:t>фективными.</w:t>
      </w:r>
    </w:p>
    <w:p>
      <w:pPr>
        <w:pStyle w:val="Normal"/>
        <w:spacing w:lineRule="auto" w:line="240"/>
        <w:ind w:hanging="0" w:end="0"/>
        <w:jc w:val="center"/>
        <w:rPr/>
      </w:pPr>
      <w:del w:id="1320" w:author="ORPM" w:date="2001-02-16T17:10:00Z">
        <w:r>
          <w:rPr>
            <w:sz w:val="24"/>
          </w:rPr>
          <w:delText>.</w:delText>
        </w:r>
      </w:del>
      <w:r>
        <w:rPr>
          <w:sz w:val="24"/>
        </w:rPr>
        <w:t>Учебное издание</w:t>
      </w:r>
    </w:p>
    <w:p>
      <w:pPr>
        <w:pStyle w:val="Normal"/>
        <w:spacing w:lineRule="auto" w:line="240"/>
        <w:ind w:hanging="0" w:end="0"/>
        <w:jc w:val="center"/>
        <w:rPr>
          <w:b/>
          <w:sz w:val="24"/>
          <w:ins w:id="1322" w:author="ORPM" w:date="2001-02-16T17:11:00Z"/>
        </w:rPr>
      </w:pPr>
      <w:ins w:id="1321" w:author="ORPM" w:date="2001-02-16T17:11:00Z">
        <w:r>
          <w:rPr>
            <w:b/>
            <w:sz w:val="24"/>
          </w:rPr>
        </w:r>
      </w:ins>
    </w:p>
    <w:p>
      <w:pPr>
        <w:pStyle w:val="Normal"/>
        <w:spacing w:lineRule="auto" w:line="240"/>
        <w:ind w:hanging="0" w:end="0"/>
        <w:jc w:val="center"/>
        <w:rPr>
          <w:sz w:val="24"/>
        </w:rPr>
      </w:pPr>
      <w:r>
        <w:rPr>
          <w:b/>
          <w:sz w:val="24"/>
        </w:rPr>
        <w:t>ДЕТСКАЯ ПРАКТИЧЕСКАЯ ПСИХОЛОГИЯ</w:t>
      </w:r>
    </w:p>
    <w:p>
      <w:pPr>
        <w:pStyle w:val="Heading8"/>
        <w:rPr/>
      </w:pPr>
      <w:r>
        <w:rPr/>
        <w:t>Под ред. проф. Т.Д. Марцинковской</w:t>
      </w:r>
    </w:p>
    <w:p>
      <w:pPr>
        <w:pStyle w:val="Normal"/>
        <w:spacing w:lineRule="auto" w:line="240"/>
        <w:ind w:firstLine="720" w:end="0"/>
        <w:jc w:val="center"/>
        <w:rPr>
          <w:sz w:val="24"/>
          <w:ins w:id="1324" w:author="ORPM" w:date="2001-02-16T17:11:00Z"/>
        </w:rPr>
      </w:pPr>
      <w:ins w:id="1323" w:author="ORPM" w:date="2001-02-16T17:11:00Z">
        <w:r>
          <w:rPr>
            <w:sz w:val="24"/>
          </w:rPr>
        </w:r>
      </w:ins>
    </w:p>
    <w:p>
      <w:pPr>
        <w:pStyle w:val="Normal"/>
        <w:spacing w:lineRule="auto" w:line="240"/>
        <w:ind w:firstLine="720" w:end="0"/>
        <w:jc w:val="center"/>
        <w:rPr>
          <w:sz w:val="24"/>
        </w:rPr>
      </w:pPr>
      <w:r>
        <w:rPr>
          <w:sz w:val="24"/>
        </w:rPr>
        <w:t>Учебник</w:t>
      </w:r>
    </w:p>
    <w:p>
      <w:pPr>
        <w:pStyle w:val="Normal"/>
        <w:spacing w:lineRule="auto" w:line="240"/>
        <w:ind w:firstLine="720" w:end="0"/>
        <w:rPr>
          <w:b/>
          <w:sz w:val="24"/>
          <w:ins w:id="1326" w:author="ORPM" w:date="2001-02-16T17:11:00Z"/>
        </w:rPr>
      </w:pPr>
      <w:ins w:id="1325" w:author="ORPM" w:date="2001-02-16T17:11:00Z">
        <w:r>
          <w:rPr>
            <w:b/>
            <w:sz w:val="24"/>
          </w:rPr>
        </w:r>
      </w:ins>
    </w:p>
    <w:p>
      <w:pPr>
        <w:pStyle w:val="Normal"/>
        <w:spacing w:lineRule="auto" w:line="240"/>
        <w:ind w:firstLine="720" w:end="0"/>
        <w:jc w:val="center"/>
        <w:rPr>
          <w:ins w:id="1329" w:author="ORPM" w:date="2001-02-16T17:11:00Z"/>
        </w:rPr>
      </w:pPr>
      <w:ins w:id="1327" w:author="ORPM" w:date="2001-02-16T17:11:00Z">
        <w:r>
          <w:rPr>
            <w:sz w:val="24"/>
          </w:rPr>
          <w:t xml:space="preserve">Редактор </w:t>
        </w:r>
      </w:ins>
      <w:ins w:id="1328" w:author="ORPM" w:date="2001-02-16T17:11:00Z">
        <w:r>
          <w:rPr>
            <w:i/>
            <w:sz w:val="24"/>
          </w:rPr>
          <w:t>Н.И. Самодина</w:t>
        </w:r>
      </w:ins>
    </w:p>
    <w:p>
      <w:pPr>
        <w:pStyle w:val="Normal"/>
        <w:spacing w:lineRule="auto" w:line="240"/>
        <w:ind w:firstLine="720" w:end="0"/>
        <w:jc w:val="center"/>
        <w:rPr>
          <w:ins w:id="1332" w:author="ORPM" w:date="2001-02-16T17:11:00Z"/>
        </w:rPr>
      </w:pPr>
      <w:ins w:id="1330" w:author="ORPM" w:date="2001-02-16T17:11:00Z">
        <w:r>
          <w:rPr>
            <w:sz w:val="24"/>
          </w:rPr>
          <w:t xml:space="preserve">Оформление обложки </w:t>
        </w:r>
      </w:ins>
      <w:ins w:id="1331" w:author="ORPM" w:date="2001-02-16T17:11:00Z">
        <w:r>
          <w:rPr>
            <w:i/>
            <w:sz w:val="24"/>
          </w:rPr>
          <w:t>А.Л. Бондаренко</w:t>
        </w:r>
      </w:ins>
    </w:p>
    <w:p>
      <w:pPr>
        <w:pStyle w:val="Normal"/>
        <w:spacing w:lineRule="auto" w:line="240"/>
        <w:ind w:firstLine="720" w:end="0"/>
        <w:jc w:val="center"/>
        <w:rPr>
          <w:ins w:id="1335" w:author="ORPM" w:date="2001-02-16T17:11:00Z"/>
        </w:rPr>
      </w:pPr>
      <w:ins w:id="1333" w:author="ORPM" w:date="2001-02-16T17:11:00Z">
        <w:r>
          <w:rPr>
            <w:sz w:val="24"/>
          </w:rPr>
          <w:t xml:space="preserve">Художественный редактор </w:t>
        </w:r>
      </w:ins>
      <w:ins w:id="1334" w:author="ORPM" w:date="2001-02-16T17:11:00Z">
        <w:r>
          <w:rPr>
            <w:i/>
            <w:sz w:val="24"/>
          </w:rPr>
          <w:t>Е.Ю. Молчанов</w:t>
        </w:r>
      </w:ins>
    </w:p>
    <w:p>
      <w:pPr>
        <w:pStyle w:val="Normal"/>
        <w:spacing w:lineRule="auto" w:line="240"/>
        <w:ind w:firstLine="720" w:end="0"/>
        <w:jc w:val="center"/>
        <w:rPr>
          <w:ins w:id="1338" w:author="ORPM" w:date="2001-02-16T17:11:00Z"/>
        </w:rPr>
      </w:pPr>
      <w:ins w:id="1336" w:author="ORPM" w:date="2001-02-16T17:11:00Z">
        <w:r>
          <w:rPr>
            <w:sz w:val="24"/>
          </w:rPr>
          <w:t xml:space="preserve">Корректор </w:t>
        </w:r>
      </w:ins>
      <w:ins w:id="1337" w:author="ORPM" w:date="2001-02-16T17:11:00Z">
        <w:r>
          <w:rPr>
            <w:i/>
            <w:sz w:val="24"/>
          </w:rPr>
          <w:t>Г.Д. Шаровка</w:t>
        </w:r>
      </w:ins>
    </w:p>
    <w:p>
      <w:pPr>
        <w:pStyle w:val="Normal"/>
        <w:spacing w:lineRule="auto" w:line="240"/>
        <w:ind w:firstLine="720" w:end="0"/>
        <w:jc w:val="center"/>
        <w:rPr>
          <w:sz w:val="24"/>
          <w:ins w:id="1341" w:author="ORPM" w:date="2001-02-16T17:11:00Z"/>
        </w:rPr>
      </w:pPr>
      <w:ins w:id="1339" w:author="ORPM" w:date="2001-02-16T17:11:00Z">
        <w:r>
          <w:rPr>
            <w:sz w:val="24"/>
          </w:rPr>
          <w:t xml:space="preserve">Компьютерная верстка </w:t>
        </w:r>
      </w:ins>
      <w:ins w:id="1340" w:author="ORPM" w:date="2001-02-16T17:11:00Z">
        <w:r>
          <w:rPr>
            <w:i/>
            <w:sz w:val="24"/>
          </w:rPr>
          <w:t>И.Г. Долгой</w:t>
        </w:r>
      </w:ins>
    </w:p>
    <w:p>
      <w:pPr>
        <w:pStyle w:val="Normal"/>
        <w:spacing w:lineRule="auto" w:line="240"/>
        <w:ind w:firstLine="720" w:end="0"/>
        <w:rPr>
          <w:b/>
          <w:sz w:val="24"/>
          <w:ins w:id="1343" w:author="ORPM" w:date="2001-02-16T17:11:00Z"/>
        </w:rPr>
      </w:pPr>
      <w:ins w:id="1342" w:author="ORPM" w:date="2001-02-16T17:11:00Z">
        <w:r>
          <w:rPr>
            <w:b/>
            <w:sz w:val="24"/>
          </w:rPr>
        </w:r>
      </w:ins>
    </w:p>
    <w:p>
      <w:pPr>
        <w:pStyle w:val="Normal"/>
        <w:spacing w:lineRule="auto" w:line="240"/>
        <w:ind w:firstLine="720" w:end="0"/>
        <w:rPr>
          <w:b/>
          <w:sz w:val="24"/>
          <w:ins w:id="1345" w:author="ORPM" w:date="2001-02-16T17:11:00Z"/>
        </w:rPr>
      </w:pPr>
      <w:ins w:id="1344" w:author="ORPM" w:date="2001-02-16T17:11:00Z">
        <w:r>
          <w:rPr>
            <w:b/>
            <w:sz w:val="24"/>
          </w:rPr>
        </w:r>
      </w:ins>
    </w:p>
    <w:p>
      <w:pPr>
        <w:pStyle w:val="Normal"/>
        <w:spacing w:lineRule="auto" w:line="240"/>
        <w:ind w:firstLine="720" w:end="0"/>
        <w:rPr>
          <w:b/>
          <w:sz w:val="24"/>
          <w:ins w:id="1347" w:author="ORPM" w:date="2001-02-16T17:11:00Z"/>
        </w:rPr>
      </w:pPr>
      <w:ins w:id="1346" w:author="ORPM" w:date="2001-02-16T17:11:00Z">
        <w:r>
          <w:rPr>
            <w:b/>
            <w:sz w:val="24"/>
          </w:rPr>
        </w:r>
      </w:ins>
    </w:p>
    <w:p>
      <w:pPr>
        <w:pStyle w:val="Normal"/>
        <w:spacing w:lineRule="auto" w:line="240"/>
        <w:ind w:firstLine="720" w:end="0"/>
        <w:rPr>
          <w:b/>
          <w:sz w:val="24"/>
          <w:ins w:id="1349" w:author="ORPM" w:date="2001-02-16T17:11:00Z"/>
        </w:rPr>
      </w:pPr>
      <w:ins w:id="1348" w:author="ORPM" w:date="2001-02-16T17:11:00Z">
        <w:r>
          <w:rPr>
            <w:b/>
            <w:sz w:val="24"/>
          </w:rPr>
        </w:r>
      </w:ins>
    </w:p>
    <w:p>
      <w:pPr>
        <w:pStyle w:val="Normal"/>
        <w:spacing w:lineRule="auto" w:line="240"/>
        <w:ind w:firstLine="720" w:end="0"/>
        <w:rPr>
          <w:b/>
          <w:sz w:val="24"/>
          <w:ins w:id="1351" w:author="ORPM" w:date="2001-02-16T17:11:00Z"/>
        </w:rPr>
      </w:pPr>
      <w:ins w:id="1350" w:author="ORPM" w:date="2001-02-16T17:11:00Z">
        <w:r>
          <w:rPr>
            <w:b/>
            <w:sz w:val="24"/>
          </w:rPr>
        </w:r>
      </w:ins>
    </w:p>
    <w:p>
      <w:pPr>
        <w:pStyle w:val="Normal"/>
        <w:spacing w:lineRule="auto" w:line="240"/>
        <w:ind w:firstLine="720" w:end="0"/>
        <w:rPr>
          <w:b/>
          <w:sz w:val="24"/>
          <w:ins w:id="1353" w:author="ORPM" w:date="2001-02-16T17:11:00Z"/>
        </w:rPr>
      </w:pPr>
      <w:ins w:id="1352" w:author="ORPM" w:date="2001-02-16T17:11:00Z">
        <w:r>
          <w:rPr>
            <w:b/>
            <w:sz w:val="24"/>
          </w:rPr>
        </w:r>
      </w:ins>
    </w:p>
    <w:p>
      <w:pPr>
        <w:pStyle w:val="Heading7"/>
        <w:jc w:val="center"/>
        <w:rPr/>
      </w:pPr>
      <w:r>
        <w:rPr/>
        <w:t>Книги УИЦ «Гардарики»</w:t>
      </w:r>
    </w:p>
    <w:p>
      <w:pPr>
        <w:pStyle w:val="Normal"/>
        <w:spacing w:lineRule="auto" w:line="240"/>
        <w:ind w:firstLine="720" w:end="0"/>
        <w:jc w:val="center"/>
        <w:rPr>
          <w:sz w:val="24"/>
        </w:rPr>
      </w:pPr>
      <w:r>
        <w:rPr>
          <w:b/>
          <w:sz w:val="24"/>
        </w:rPr>
        <w:t>можно приобрести или заказать:</w:t>
      </w:r>
    </w:p>
    <w:p>
      <w:pPr>
        <w:pStyle w:val="Normal"/>
        <w:spacing w:lineRule="auto" w:line="240"/>
        <w:ind w:firstLine="720" w:end="0"/>
        <w:jc w:val="center"/>
        <w:rPr>
          <w:b/>
          <w:sz w:val="24"/>
        </w:rPr>
      </w:pPr>
      <w:r>
        <w:rPr>
          <w:sz w:val="24"/>
        </w:rPr>
        <w:t>107082, Москва, ул. Ф. Энгельса, д. 75,</w:t>
      </w:r>
      <w:r>
        <w:rPr>
          <w:b/>
          <w:sz w:val="24"/>
        </w:rPr>
        <w:t xml:space="preserve"> </w:t>
      </w:r>
      <w:r>
        <w:rPr>
          <w:sz w:val="24"/>
          <w:rPrChange w:id="0" w:author="ORPM" w:date="2001-02-16T17:12:00Z"/>
        </w:rPr>
        <w:t>стр. 10</w:t>
      </w:r>
    </w:p>
    <w:p>
      <w:pPr>
        <w:pStyle w:val="Normal"/>
        <w:spacing w:lineRule="auto" w:line="240"/>
        <w:ind w:firstLine="720" w:end="0"/>
        <w:jc w:val="center"/>
        <w:rPr>
          <w:sz w:val="24"/>
        </w:rPr>
      </w:pPr>
      <w:r>
        <w:rPr>
          <w:sz w:val="24"/>
        </w:rPr>
        <w:t>(ст. метро «Бауманская»)</w:t>
      </w:r>
    </w:p>
    <w:p>
      <w:pPr>
        <w:pStyle w:val="Normal"/>
        <w:spacing w:lineRule="auto" w:line="240"/>
        <w:ind w:firstLine="720" w:end="0"/>
        <w:jc w:val="center"/>
        <w:rPr>
          <w:b/>
          <w:sz w:val="24"/>
          <w:ins w:id="1357" w:author="ORPM" w:date="2001-02-16T17:13:00Z"/>
        </w:rPr>
      </w:pPr>
      <w:r>
        <w:rPr>
          <w:sz w:val="24"/>
          <w:rPrChange w:id="0" w:author="ORPM" w:date="2001-02-16T17:13:00Z"/>
        </w:rPr>
        <w:t>Тел.:</w:t>
      </w:r>
      <w:r>
        <w:rPr>
          <w:sz w:val="24"/>
        </w:rPr>
        <w:t xml:space="preserve"> (095) 261-9624, 267-7650. Факс: (095)</w:t>
      </w:r>
      <w:r>
        <w:rPr>
          <w:b/>
          <w:sz w:val="24"/>
        </w:rPr>
        <w:t xml:space="preserve"> </w:t>
      </w:r>
      <w:r>
        <w:rPr>
          <w:sz w:val="24"/>
          <w:rPrChange w:id="0" w:author="ORPM" w:date="2001-02-16T17:13:00Z"/>
        </w:rPr>
        <w:t>261-6010</w:t>
      </w:r>
    </w:p>
    <w:p>
      <w:pPr>
        <w:pStyle w:val="Normal"/>
        <w:spacing w:lineRule="auto" w:line="240"/>
        <w:ind w:firstLine="720" w:end="0"/>
        <w:jc w:val="center"/>
        <w:rPr>
          <w:sz w:val="24"/>
        </w:rPr>
      </w:pPr>
      <w:r>
        <w:rPr>
          <w:i/>
          <w:sz w:val="24"/>
        </w:rPr>
        <w:t>Опт, розница, книга-почтой, доставка</w:t>
      </w:r>
    </w:p>
    <w:p>
      <w:pPr>
        <w:pStyle w:val="Normal"/>
        <w:spacing w:lineRule="auto" w:line="240"/>
        <w:ind w:firstLine="720" w:end="0"/>
        <w:jc w:val="center"/>
        <w:rPr>
          <w:sz w:val="24"/>
        </w:rPr>
      </w:pPr>
      <w:r>
        <w:rPr>
          <w:sz w:val="24"/>
        </w:rPr>
        <w:t>Москва, ул. Знаменка, д. 10</w:t>
      </w:r>
    </w:p>
    <w:p>
      <w:pPr>
        <w:pStyle w:val="Normal"/>
        <w:spacing w:lineRule="auto" w:line="240"/>
        <w:ind w:firstLine="720" w:end="0"/>
        <w:jc w:val="center"/>
        <w:rPr>
          <w:sz w:val="24"/>
        </w:rPr>
      </w:pPr>
      <w:r>
        <w:rPr>
          <w:sz w:val="24"/>
        </w:rPr>
        <w:t>(ст. метро «Арбатская»)</w:t>
      </w:r>
    </w:p>
    <w:p>
      <w:pPr>
        <w:pStyle w:val="Normal"/>
        <w:spacing w:lineRule="auto" w:line="240"/>
        <w:ind w:firstLine="720" w:end="0"/>
        <w:jc w:val="center"/>
        <w:rPr>
          <w:sz w:val="24"/>
        </w:rPr>
      </w:pPr>
      <w:r>
        <w:rPr>
          <w:i/>
          <w:sz w:val="24"/>
        </w:rPr>
        <w:t>Розница</w:t>
      </w:r>
    </w:p>
    <w:p>
      <w:pPr>
        <w:pStyle w:val="Normal"/>
        <w:spacing w:lineRule="auto" w:line="240"/>
        <w:ind w:firstLine="720" w:end="0"/>
        <w:jc w:val="center"/>
        <w:rPr>
          <w:sz w:val="24"/>
        </w:rPr>
      </w:pPr>
      <w:r>
        <w:rPr>
          <w:sz w:val="24"/>
        </w:rPr>
        <w:t>Санкт-Петербург, Невский пр-т, д. 85/11</w:t>
      </w:r>
    </w:p>
    <w:p>
      <w:pPr>
        <w:pStyle w:val="Normal"/>
        <w:spacing w:lineRule="auto" w:line="240"/>
        <w:ind w:firstLine="720" w:end="0"/>
        <w:jc w:val="center"/>
        <w:rPr>
          <w:sz w:val="24"/>
        </w:rPr>
      </w:pPr>
      <w:r>
        <w:rPr>
          <w:sz w:val="24"/>
        </w:rPr>
        <w:t>(вход с ул. Гончарной, д. 11) Тел.: (812) 168-4928</w:t>
      </w:r>
      <w:del w:id="1358" w:author="ORPM" w:date="2001-02-16T17:13:00Z">
        <w:r>
          <w:rPr>
            <w:sz w:val="24"/>
          </w:rPr>
          <w:delText xml:space="preserve"> ^</w:delText>
        </w:r>
      </w:del>
    </w:p>
    <w:p>
      <w:pPr>
        <w:pStyle w:val="Normal"/>
        <w:spacing w:lineRule="auto" w:line="240"/>
        <w:ind w:firstLine="720" w:end="0"/>
        <w:jc w:val="center"/>
        <w:rPr>
          <w:i/>
          <w:i/>
          <w:sz w:val="24"/>
          <w:del w:id="1359" w:author="ORPM" w:date="2001-02-16T17:13:00Z"/>
        </w:rPr>
      </w:pPr>
      <w:r>
        <w:rPr>
          <w:i/>
          <w:sz w:val="24"/>
        </w:rPr>
        <w:t>Опт, розница</w:t>
      </w:r>
    </w:p>
    <w:p>
      <w:pPr>
        <w:pStyle w:val="Normal"/>
        <w:spacing w:lineRule="auto" w:line="240"/>
        <w:ind w:firstLine="720" w:end="0"/>
        <w:jc w:val="center"/>
        <w:rPr>
          <w:i/>
          <w:i/>
          <w:sz w:val="24"/>
          <w:ins w:id="1361" w:author="ORPM" w:date="2001-02-16T17:13:00Z"/>
        </w:rPr>
      </w:pPr>
      <w:ins w:id="1360" w:author="ORPM" w:date="2001-02-16T17:13:00Z">
        <w:r>
          <w:rPr>
            <w:i/>
            <w:sz w:val="24"/>
          </w:rPr>
        </w:r>
      </w:ins>
    </w:p>
    <w:p>
      <w:pPr>
        <w:pStyle w:val="Normal"/>
        <w:spacing w:lineRule="auto" w:line="240"/>
        <w:ind w:firstLine="720" w:end="0"/>
        <w:jc w:val="center"/>
        <w:rPr>
          <w:i/>
          <w:i/>
          <w:sz w:val="24"/>
          <w:ins w:id="1363" w:author="ORPM" w:date="2001-02-16T17:13:00Z"/>
        </w:rPr>
      </w:pPr>
      <w:ins w:id="1362" w:author="ORPM" w:date="2001-02-16T17:13:00Z">
        <w:r>
          <w:rPr>
            <w:i/>
            <w:sz w:val="24"/>
          </w:rPr>
        </w:r>
      </w:ins>
    </w:p>
    <w:p>
      <w:pPr>
        <w:sectPr>
          <w:footerReference w:type="default" r:id="rId105"/>
          <w:footerReference w:type="first" r:id="rId106"/>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pStyle w:val="Normal"/>
        <w:spacing w:lineRule="auto" w:line="240"/>
        <w:ind w:firstLine="720" w:end="0"/>
        <w:jc w:val="center"/>
        <w:rPr>
          <w:sz w:val="24"/>
          <w:del w:id="1365" w:author="ORPM" w:date="2001-02-16T17:13:00Z"/>
        </w:rPr>
      </w:pPr>
      <w:del w:id="1364" w:author="ORPM" w:date="2001-02-16T17:13:00Z">
        <w:r>
          <w:rPr>
            <w:sz w:val="24"/>
          </w:rPr>
        </w:r>
      </w:del>
    </w:p>
    <w:p>
      <w:pPr>
        <w:pStyle w:val="Normal"/>
        <w:spacing w:lineRule="auto" w:line="240"/>
        <w:ind w:firstLine="720" w:end="0"/>
        <w:jc w:val="center"/>
        <w:rPr>
          <w:sz w:val="24"/>
          <w:del w:id="1376" w:author="ORPM" w:date="2001-02-16T17:13:00Z"/>
        </w:rPr>
      </w:pPr>
      <w:del w:id="1366" w:author="ORPM" w:date="2001-02-16T17:13:00Z">
        <w:r>
          <w:rPr>
            <w:sz w:val="24"/>
          </w:rPr>
          <w:delText xml:space="preserve">Редактор </w:delText>
        </w:r>
      </w:del>
      <w:del w:id="1367" w:author="ORPM" w:date="2001-02-16T17:13:00Z">
        <w:r>
          <w:rPr>
            <w:i/>
            <w:sz w:val="24"/>
          </w:rPr>
          <w:delText xml:space="preserve">Н.И. Самодина </w:delText>
        </w:r>
      </w:del>
      <w:del w:id="1368" w:author="ORPM" w:date="2001-02-16T17:13:00Z">
        <w:r>
          <w:rPr>
            <w:sz w:val="24"/>
          </w:rPr>
          <w:delText xml:space="preserve">Оформление обложки </w:delText>
        </w:r>
      </w:del>
      <w:del w:id="1369" w:author="ORPM" w:date="2001-02-16T17:13:00Z">
        <w:r>
          <w:rPr>
            <w:i/>
            <w:sz w:val="24"/>
          </w:rPr>
          <w:delText xml:space="preserve">А.Л. Бондаренко </w:delText>
        </w:r>
      </w:del>
      <w:del w:id="1370" w:author="ORPM" w:date="2001-02-16T17:13:00Z">
        <w:r>
          <w:rPr>
            <w:sz w:val="24"/>
          </w:rPr>
          <w:delText xml:space="preserve">Художественный редактор </w:delText>
        </w:r>
      </w:del>
      <w:del w:id="1371" w:author="ORPM" w:date="2001-02-16T17:13:00Z">
        <w:r>
          <w:rPr>
            <w:i/>
            <w:sz w:val="24"/>
          </w:rPr>
          <w:delText xml:space="preserve">Е.Ю. Молчанов </w:delText>
        </w:r>
      </w:del>
      <w:del w:id="1372" w:author="ORPM" w:date="2001-02-16T17:13:00Z">
        <w:r>
          <w:rPr>
            <w:sz w:val="24"/>
          </w:rPr>
          <w:delText xml:space="preserve">Корректор </w:delText>
        </w:r>
      </w:del>
      <w:del w:id="1373" w:author="ORPM" w:date="2001-02-16T17:13:00Z">
        <w:r>
          <w:rPr>
            <w:i/>
            <w:sz w:val="24"/>
          </w:rPr>
          <w:delText xml:space="preserve">Г.Д. Шаровка </w:delText>
        </w:r>
      </w:del>
      <w:del w:id="1374" w:author="ORPM" w:date="2001-02-16T17:13:00Z">
        <w:r>
          <w:rPr>
            <w:sz w:val="24"/>
          </w:rPr>
          <w:delText xml:space="preserve">Компьютерная верстка </w:delText>
        </w:r>
      </w:del>
      <w:del w:id="1375" w:author="ORPM" w:date="2001-02-16T17:13:00Z">
        <w:r>
          <w:rPr>
            <w:i/>
            <w:sz w:val="24"/>
          </w:rPr>
          <w:delText>И.Г. Долгой</w:delText>
        </w:r>
      </w:del>
    </w:p>
    <w:p>
      <w:pPr>
        <w:pStyle w:val="Normal"/>
        <w:spacing w:lineRule="auto" w:line="240"/>
        <w:ind w:firstLine="720" w:end="0"/>
        <w:jc w:val="center"/>
        <w:rPr>
          <w:sz w:val="24"/>
          <w:ins w:id="1377" w:author="ORPM" w:date="2001-02-16T17:13:00Z"/>
        </w:rPr>
      </w:pPr>
      <w:r>
        <w:rPr>
          <w:sz w:val="24"/>
        </w:rPr>
        <w:t>Изд. лиц. № 066160 от 02.11.98.</w:t>
      </w:r>
    </w:p>
    <w:p>
      <w:pPr>
        <w:pStyle w:val="Normal"/>
        <w:spacing w:lineRule="auto" w:line="240"/>
        <w:ind w:firstLine="720" w:end="0"/>
        <w:jc w:val="center"/>
        <w:rPr>
          <w:sz w:val="24"/>
        </w:rPr>
      </w:pPr>
      <w:r>
        <w:rPr>
          <w:sz w:val="24"/>
        </w:rPr>
        <w:t>Подписано в печать 23.08.99. Формат 60 х 90 1/16. Гарнитура Баскервиль.</w:t>
      </w:r>
    </w:p>
    <w:p>
      <w:pPr>
        <w:pStyle w:val="Normal"/>
        <w:spacing w:lineRule="auto" w:line="240"/>
        <w:ind w:firstLine="720" w:end="0"/>
        <w:jc w:val="center"/>
        <w:rPr/>
      </w:pPr>
      <w:r>
        <w:rPr>
          <w:sz w:val="24"/>
          <w:rPrChange w:id="0" w:author="ORPM" w:date="2001-02-16T17:13:00Z"/>
        </w:rPr>
        <w:t xml:space="preserve">Печать </w:t>
      </w:r>
      <w:r>
        <w:rPr>
          <w:sz w:val="24"/>
        </w:rPr>
        <w:t>офсетная. Усл. печ. л. 16,0. Тираж 5000 экз. Заказ 1657</w:t>
      </w:r>
    </w:p>
    <w:p>
      <w:pPr>
        <w:pStyle w:val="Heading9"/>
        <w:jc w:val="center"/>
        <w:rPr/>
      </w:pPr>
      <w:r>
        <w:rPr/>
        <w:t>УИЦ «Гардарики»</w:t>
      </w:r>
    </w:p>
    <w:p>
      <w:pPr>
        <w:pStyle w:val="Normal"/>
        <w:spacing w:lineRule="auto" w:line="240"/>
        <w:ind w:firstLine="720" w:end="0"/>
        <w:jc w:val="center"/>
        <w:rPr>
          <w:sz w:val="24"/>
          <w:ins w:id="1379" w:author="ORPM" w:date="2001-02-16T17:14:00Z"/>
        </w:rPr>
      </w:pPr>
      <w:r>
        <w:rPr>
          <w:sz w:val="24"/>
        </w:rPr>
        <w:t>107120, Москва, Мельницкий пер., д. 8/1.</w:t>
      </w:r>
    </w:p>
    <w:p>
      <w:pPr>
        <w:pStyle w:val="Normal"/>
        <w:spacing w:lineRule="auto" w:line="240"/>
        <w:ind w:firstLine="720" w:end="0"/>
        <w:jc w:val="center"/>
        <w:rPr/>
      </w:pPr>
      <w:del w:id="1380" w:author="ORPM" w:date="2001-02-16T17:14:00Z">
        <w:r>
          <w:rPr>
            <w:sz w:val="24"/>
          </w:rPr>
          <w:delText xml:space="preserve">.              </w:delText>
        </w:r>
      </w:del>
      <w:r>
        <w:rPr>
          <w:sz w:val="24"/>
        </w:rPr>
        <w:t>Тел.: (095) 917-2991, 917-7144</w:t>
      </w:r>
    </w:p>
    <w:p>
      <w:pPr>
        <w:pStyle w:val="Normal"/>
        <w:spacing w:lineRule="auto" w:line="240"/>
        <w:ind w:firstLine="720" w:end="0"/>
        <w:jc w:val="center"/>
        <w:rPr>
          <w:sz w:val="24"/>
        </w:rPr>
      </w:pPr>
      <w:r>
        <w:rPr>
          <w:sz w:val="24"/>
        </w:rPr>
        <w:t>Отпечатано в полном соответствии с качеством предоставленных диапозитивов</w:t>
      </w:r>
    </w:p>
    <w:p>
      <w:pPr>
        <w:pStyle w:val="Normal"/>
        <w:spacing w:lineRule="auto" w:line="240"/>
        <w:ind w:firstLine="720" w:end="0"/>
        <w:jc w:val="center"/>
        <w:rPr>
          <w:sz w:val="24"/>
        </w:rPr>
      </w:pPr>
      <w:r>
        <w:rPr>
          <w:sz w:val="24"/>
        </w:rPr>
        <w:t>в ОАО «Можайский полиграфкомбинат»</w:t>
      </w:r>
    </w:p>
    <w:p>
      <w:pPr>
        <w:pStyle w:val="Normal"/>
        <w:spacing w:lineRule="auto" w:line="240"/>
        <w:ind w:firstLine="720" w:end="0"/>
        <w:jc w:val="center"/>
        <w:rPr>
          <w:sz w:val="24"/>
        </w:rPr>
      </w:pPr>
      <w:r>
        <w:rPr>
          <w:sz w:val="24"/>
        </w:rPr>
        <w:t>143200, г. Можайск, ул. Мира, 93</w:t>
      </w:r>
    </w:p>
    <w:p>
      <w:pPr>
        <w:pStyle w:val="Normal"/>
        <w:spacing w:lineRule="auto" w:line="240"/>
        <w:ind w:firstLine="720" w:end="0"/>
        <w:jc w:val="center"/>
        <w:rPr>
          <w:sz w:val="24"/>
          <w:lang w:val="en-US" w:eastAsia="en-US"/>
        </w:rPr>
      </w:pPr>
      <w:r>
        <w:rPr>
          <w:sz w:val="24"/>
          <w:lang w:val="en-US" w:eastAsia="en-US"/>
        </w:rPr>
        <mc:AlternateContent>
          <mc:Choice Requires="wps">
            <w:drawing>
              <wp:anchor behindDoc="0" distT="0" distB="0" distL="114935" distR="114935" simplePos="0" locked="0" layoutInCell="1" allowOverlap="1" relativeHeight="24">
                <wp:simplePos x="0" y="0"/>
                <wp:positionH relativeFrom="column">
                  <wp:posOffset>-171450</wp:posOffset>
                </wp:positionH>
                <wp:positionV relativeFrom="paragraph">
                  <wp:posOffset>36830</wp:posOffset>
                </wp:positionV>
                <wp:extent cx="6675120" cy="2468880"/>
                <wp:effectExtent l="0" t="0" r="0" b="0"/>
                <wp:wrapNone/>
                <wp:docPr id="63" name=""/>
                <a:graphic xmlns:a="http://schemas.openxmlformats.org/drawingml/2006/main">
                  <a:graphicData uri="http://schemas.microsoft.com/office/word/2010/wordprocessingShape">
                    <wps:wsp>
                      <wps:cNvSpPr/>
                      <wps:spPr>
                        <a:xfrm>
                          <a:off x="0" y="0"/>
                          <a:ext cx="6675120" cy="24688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13.5pt;margin-top:2.9pt;width:525.55pt;height:194.35pt;mso-wrap-style:none;v-text-anchor:middle">
                <v:fill o:detectmouseclick="t" type="solid" color2="black"/>
                <v:stroke color="#3465a4" joinstyle="round" endcap="flat"/>
                <w10:wrap type="none"/>
              </v:rect>
            </w:pict>
          </mc:Fallback>
        </mc:AlternateContent>
      </w:r>
    </w:p>
    <w:sectPr>
      <w:footerReference w:type="default" r:id="rId107"/>
      <w:footerReference w:type="first" r:id="rId108"/>
      <w:footnotePr>
        <w:numFmt w:val="decimal"/>
        <w:numRestart w:val="eachPage"/>
      </w:footnotePr>
      <w:endnotePr>
        <w:numFmt w:val="lowerRoman"/>
      </w:endnotePr>
      <w:type w:val="nextPage"/>
      <w:pgSz w:w="11906" w:h="16838"/>
      <w:pgMar w:left="1134" w:right="567" w:gutter="0" w:header="0" w:top="567" w:footer="720" w:bottom="776"/>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Normal"/>
        <w:spacing w:lineRule="auto" w:line="240"/>
        <w:ind w:firstLine="720" w:end="0"/>
        <w:rPr>
          <w:del w:id="1384" w:author="ORPM" w:date="2001-03-22T16:04:00Z"/>
        </w:rPr>
      </w:pPr>
      <w:del w:id="1381" w:author="ORPM" w:date="2001-03-22T16:04:00Z">
        <w:r>
          <w:rPr>
            <w:rStyle w:val="EndnoteCharacters"/>
          </w:rPr>
          <w:delText>1</w:delText>
        </w:r>
      </w:del>
      <w:del w:id="1382" w:author="ORPM" w:date="2001-03-22T16:04:00Z">
        <w:r>
          <w:rPr/>
          <w:delText xml:space="preserve"> </w:delText>
        </w:r>
      </w:del>
      <w:del w:id="1383" w:author="ORPM" w:date="2001-03-22T16:04:00Z">
        <w:r>
          <w:rPr>
            <w:sz w:val="24"/>
          </w:rPr>
          <w:delText>Все приведенные далее нормативы, характеристики и количественные данные рассчитаны на дошкольные учреждения государственного типа со средним уров-нем финансового и материально-технического обеспечения.</w:delText>
        </w:r>
      </w:del>
    </w:p>
    <w:p>
      <w:pPr>
        <w:pStyle w:val="Normal"/>
        <w:spacing w:lineRule="auto" w:line="240"/>
        <w:ind w:firstLine="720" w:end="0"/>
        <w:rPr>
          <w:sz w:val="24"/>
        </w:rPr>
      </w:pPr>
      <w:r>
        <w:rPr>
          <w:sz w:val="24"/>
        </w:rPr>
      </w:r>
    </w:p>
  </w:endnote>
  <w:endnote w:id="3">
    <w:p>
      <w:pPr>
        <w:pStyle w:val="Normal"/>
        <w:spacing w:lineRule="auto" w:line="240"/>
        <w:ind w:firstLine="720" w:end="0"/>
        <w:rPr>
          <w:del w:id="1388" w:author="ORPM" w:date="2001-03-22T16:25:00Z"/>
        </w:rPr>
      </w:pPr>
      <w:r>
        <w:rPr>
          <w:rStyle w:val="EndnoteCharacters"/>
        </w:rPr>
        <w:t>1</w:t>
      </w:r>
      <w:r>
        <w:rPr/>
        <w:t xml:space="preserve"> </w:t>
      </w:r>
      <w:del w:id="1385" w:author="ORPM" w:date="2001-03-22T16:25:00Z">
        <w:r>
          <w:rPr>
            <w:sz w:val="24"/>
          </w:rPr>
          <w:delText>Живые существа в коррекционных программах используют дозированво, при отсутствии</w:delText>
        </w:r>
      </w:del>
      <w:del w:id="1386" w:author="ORPM" w:date="2001-03-22T16:25:00Z">
        <w:r>
          <w:rPr>
            <w:sz w:val="24"/>
            <w:lang w:val="en-US"/>
          </w:rPr>
          <w:delText xml:space="preserve"> v</w:delText>
        </w:r>
      </w:del>
      <w:del w:id="1387" w:author="ORPM" w:date="2001-03-22T16:25:00Z">
        <w:r>
          <w:rPr>
            <w:sz w:val="24"/>
          </w:rPr>
          <w:delText xml:space="preserve"> оебенка аллергических иеакиий.</w:delText>
        </w:r>
      </w:del>
    </w:p>
    <w:p>
      <w:pPr>
        <w:pStyle w:val="Normal"/>
        <w:widowControl w:val="false"/>
        <w:bidi w:val="0"/>
        <w:spacing w:lineRule="auto" w:line="240"/>
        <w:ind w:firstLine="720" w:start="0" w:end="0"/>
        <w:jc w:val="both"/>
        <w:rPr>
          <w:sz w:val="24"/>
        </w:rPr>
      </w:pPr>
      <w:r>
        <w:rPr>
          <w:sz w:val="24"/>
        </w:rPr>
      </w:r>
    </w:p>
  </w:endnote>
  <w:endnote w:id="4">
    <w:p>
      <w:pPr>
        <w:pStyle w:val="EndnoteText"/>
        <w:rPr/>
      </w:pPr>
      <w:del w:id="1389" w:author="ORPM" w:date="2001-03-22T17:01:00Z">
        <w:r>
          <w:rPr>
            <w:rStyle w:val="EndnoteCharacters"/>
          </w:rPr>
          <w:delText>1</w:delText>
        </w:r>
      </w:del>
      <w:del w:id="1390" w:author="ORPM" w:date="2001-03-22T17:01:00Z">
        <w:r>
          <w:rPr/>
          <w:delText xml:space="preserve"> </w:delText>
        </w:r>
      </w:del>
      <w:del w:id="1391" w:author="ORPM" w:date="2001-03-22T17:01:00Z">
        <w:r>
          <w:rPr>
            <w:sz w:val="24"/>
            <w:lang w:val="en-US"/>
          </w:rPr>
          <w:delText>CAT (Child Ap)iei ception Test)</w:delText>
        </w:r>
      </w:del>
      <w:del w:id="1392" w:author="ORPM" w:date="2001-03-22T17:01:00Z">
        <w:r>
          <w:rPr>
            <w:sz w:val="24"/>
          </w:rPr>
          <w:delText xml:space="preserve"> - Детский апперцептивный тест.</w:delText>
        </w:r>
      </w:del>
    </w:p>
  </w:endnote>
  <w:endnote w:id="5">
    <w:p>
      <w:pPr>
        <w:pStyle w:val="Normal"/>
        <w:spacing w:lineRule="auto" w:line="240"/>
        <w:rPr/>
      </w:pPr>
      <w:r>
        <w:rPr>
          <w:rStyle w:val="EndnoteCharacters"/>
        </w:rPr>
        <w:t>2</w:t>
      </w:r>
      <w:r>
        <w:rPr/>
        <w:t xml:space="preserve"> </w:t>
      </w:r>
      <w:r>
        <w:rPr>
          <w:sz w:val="24"/>
        </w:rPr>
        <w:t>Данные требования относятся к специфическому виду психологического ин</w:t>
        <w:softHyphen/>
        <w:t>струментария.</w:t>
      </w:r>
    </w:p>
    <w:p>
      <w:pPr>
        <w:pStyle w:val="Normal"/>
        <w:spacing w:lineRule="auto" w:line="240"/>
        <w:rPr>
          <w:sz w:val="24"/>
        </w:rPr>
      </w:pPr>
      <w:r>
        <w:rPr>
          <w:sz w:val="24"/>
        </w:rPr>
      </w:r>
    </w:p>
  </w:endnote>
  <w:endnote w:id="6">
    <w:p>
      <w:pPr>
        <w:pStyle w:val="Normal"/>
        <w:spacing w:lineRule="auto" w:line="240"/>
        <w:ind w:firstLine="720" w:end="0"/>
        <w:rPr/>
      </w:pPr>
      <w:r>
        <w:rPr>
          <w:rStyle w:val="EndnoteCharacters"/>
        </w:rPr>
        <w:t>1</w:t>
      </w:r>
      <w:r>
        <w:rPr/>
        <w:t xml:space="preserve"> </w:t>
      </w:r>
      <w:r>
        <w:rPr>
          <w:sz w:val="24"/>
        </w:rPr>
        <w:t>Здесь консультирование рассматривается вне контекста профессионального пространства психолога-консультанта.</w:t>
      </w:r>
    </w:p>
    <w:p>
      <w:pPr>
        <w:pStyle w:val="Normal"/>
        <w:spacing w:lineRule="auto" w:line="240"/>
        <w:ind w:firstLine="720" w:end="0"/>
        <w:rPr>
          <w:sz w:val="24"/>
        </w:rPr>
      </w:pPr>
      <w:r>
        <w:rPr>
          <w:sz w:val="24"/>
        </w:rPr>
      </w:r>
    </w:p>
  </w:endnote>
  <w:endnote w:id="7">
    <w:p>
      <w:pPr>
        <w:pStyle w:val="Normal"/>
        <w:spacing w:lineRule="auto" w:line="240"/>
        <w:ind w:firstLine="720" w:end="0"/>
        <w:rPr>
          <w:sz w:val="24"/>
        </w:rPr>
      </w:pPr>
      <w:r>
        <w:rPr>
          <w:rStyle w:val="EndnoteCharacters"/>
        </w:rPr>
        <w:t>*</w:t>
      </w:r>
      <w:r>
        <w:rPr/>
        <w:t xml:space="preserve"> </w:t>
      </w:r>
    </w:p>
    <w:p>
      <w:pPr>
        <w:pStyle w:val="EndnoteText"/>
        <w:rPr>
          <w:sz w:val="24"/>
        </w:rPr>
      </w:pPr>
      <w:r>
        <w:rPr>
          <w:sz w:val="24"/>
        </w:rPr>
      </w:r>
    </w:p>
  </w:endnote>
  <w:endnote w:id="8">
    <w:p>
      <w:pPr>
        <w:pStyle w:val="EndnoteText"/>
        <w:rPr/>
      </w:pPr>
      <w:ins w:id="1393" w:author="ORPM" w:date="2001-02-16T16:20:00Z">
        <w:r>
          <w:rPr>
            <w:rStyle w:val="EndnoteCharacters"/>
          </w:rPr>
          <w:t>*</w:t>
        </w:r>
      </w:ins>
      <w:ins w:id="1394" w:author="ORPM" w:date="2001-02-16T16:20:00Z">
        <w:r>
          <w:rPr/>
          <w:t xml:space="preserve"> </w:t>
        </w:r>
      </w:ins>
    </w:p>
  </w:endnote>
  <w:endnote w:id="9">
    <w:p>
      <w:pPr>
        <w:pStyle w:val="EndnoteText"/>
        <w:rPr/>
      </w:pPr>
      <w:ins w:id="1395" w:author="ORPM" w:date="2001-02-16T16:44:00Z">
        <w:r>
          <w:rPr>
            <w:rStyle w:val="EndnoteCharacters"/>
          </w:rPr>
          <w:t>*</w:t>
        </w:r>
      </w:ins>
      <w:ins w:id="1396" w:author="ORPM" w:date="2001-02-16T16:44:00Z">
        <w:r>
          <w:rPr/>
          <w:t xml:space="preserve"> </w:t>
        </w:r>
      </w:ins>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3">
              <wp:simplePos x="0" y="0"/>
              <wp:positionH relativeFrom="margin">
                <wp:align>right</wp:align>
              </wp:positionH>
              <wp:positionV relativeFrom="paragraph">
                <wp:posOffset>635</wp:posOffset>
              </wp:positionV>
              <wp:extent cx="2482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2482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55pt;height:10.35pt;mso-wrap-distance-left:0pt;mso-wrap-distance-right:0pt;mso-wrap-distance-top:0pt;mso-wrap-distance-bottom:0pt;margin-top:0.05pt;mso-position-vertical-relative:text;margin-left:490.7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5">
              <wp:simplePos x="0" y="0"/>
              <wp:positionH relativeFrom="margin">
                <wp:align>right</wp:align>
              </wp:positionH>
              <wp:positionV relativeFrom="paragraph">
                <wp:posOffset>635</wp:posOffset>
              </wp:positionV>
              <wp:extent cx="248285" cy="131445"/>
              <wp:effectExtent l="0" t="0" r="0" b="0"/>
              <wp:wrapSquare wrapText="bothSides"/>
              <wp:docPr id="2" name="Frame2"/>
              <a:graphic xmlns:a="http://schemas.openxmlformats.org/drawingml/2006/main">
                <a:graphicData uri="http://schemas.microsoft.com/office/word/2010/wordprocessingShape">
                  <wps:wsp>
                    <wps:cNvSpPr txBox="1"/>
                    <wps:spPr>
                      <a:xfrm>
                        <a:off x="0" y="0"/>
                        <a:ext cx="2482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55pt;height:10.35pt;mso-wrap-distance-left:0pt;mso-wrap-distance-right:0pt;mso-wrap-distance-top:0pt;mso-wrap-distance-bottom:0pt;margin-top:0.05pt;mso-position-vertical-relative:text;margin-left:490.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7">
              <wp:simplePos x="0" y="0"/>
              <wp:positionH relativeFrom="margin">
                <wp:align>right</wp:align>
              </wp:positionH>
              <wp:positionV relativeFrom="paragraph">
                <wp:posOffset>635</wp:posOffset>
              </wp:positionV>
              <wp:extent cx="248285" cy="131445"/>
              <wp:effectExtent l="0" t="0" r="0" b="0"/>
              <wp:wrapSquare wrapText="bothSides"/>
              <wp:docPr id="3" name="Frame3"/>
              <a:graphic xmlns:a="http://schemas.openxmlformats.org/drawingml/2006/main">
                <a:graphicData uri="http://schemas.microsoft.com/office/word/2010/wordprocessingShape">
                  <wps:wsp>
                    <wps:cNvSpPr txBox="1"/>
                    <wps:spPr>
                      <a:xfrm>
                        <a:off x="0" y="0"/>
                        <a:ext cx="2482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55pt;height:10.35pt;mso-wrap-distance-left:0pt;mso-wrap-distance-right:0pt;mso-wrap-distance-top:0pt;mso-wrap-distance-bottom:0pt;margin-top:0.05pt;mso-position-vertical-relative:text;margin-left:490.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9">
              <wp:simplePos x="0" y="0"/>
              <wp:positionH relativeFrom="margin">
                <wp:align>right</wp:align>
              </wp:positionH>
              <wp:positionV relativeFrom="paragraph">
                <wp:posOffset>635</wp:posOffset>
              </wp:positionV>
              <wp:extent cx="248285" cy="131445"/>
              <wp:effectExtent l="0" t="0" r="0" b="0"/>
              <wp:wrapSquare wrapText="bothSides"/>
              <wp:docPr id="4" name="Frame4"/>
              <a:graphic xmlns:a="http://schemas.openxmlformats.org/drawingml/2006/main">
                <a:graphicData uri="http://schemas.microsoft.com/office/word/2010/wordprocessingShape">
                  <wps:wsp>
                    <wps:cNvSpPr txBox="1"/>
                    <wps:spPr>
                      <a:xfrm>
                        <a:off x="0" y="0"/>
                        <a:ext cx="2482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55pt;height:10.35pt;mso-wrap-distance-left:0pt;mso-wrap-distance-right:0pt;mso-wrap-distance-top:0pt;mso-wrap-distance-bottom:0pt;margin-top:0.05pt;mso-position-vertical-relative:text;margin-left:490.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0">
              <wp:simplePos x="0" y="0"/>
              <wp:positionH relativeFrom="margin">
                <wp:align>right</wp:align>
              </wp:positionH>
              <wp:positionV relativeFrom="paragraph">
                <wp:posOffset>635</wp:posOffset>
              </wp:positionV>
              <wp:extent cx="248285" cy="131445"/>
              <wp:effectExtent l="0" t="0" r="0" b="0"/>
              <wp:wrapSquare wrapText="bothSides"/>
              <wp:docPr id="5" name="Frame5"/>
              <a:graphic xmlns:a="http://schemas.openxmlformats.org/drawingml/2006/main">
                <a:graphicData uri="http://schemas.microsoft.com/office/word/2010/wordprocessingShape">
                  <wps:wsp>
                    <wps:cNvSpPr txBox="1"/>
                    <wps:spPr>
                      <a:xfrm>
                        <a:off x="0" y="0"/>
                        <a:ext cx="2482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9.55pt;height:10.35pt;mso-wrap-distance-left:0pt;mso-wrap-distance-right:0pt;mso-wrap-distance-top:0pt;mso-wrap-distance-bottom:0pt;margin-top:0.05pt;mso-position-vertical-relative:text;margin-left:490.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50">
              <wp:simplePos x="0" y="0"/>
              <wp:positionH relativeFrom="margin">
                <wp:align>right</wp:align>
              </wp:positionH>
              <wp:positionV relativeFrom="paragraph">
                <wp:posOffset>635</wp:posOffset>
              </wp:positionV>
              <wp:extent cx="305435" cy="131445"/>
              <wp:effectExtent l="0" t="0" r="0" b="0"/>
              <wp:wrapSquare wrapText="bothSides"/>
              <wp:docPr id="7" name="Frame6"/>
              <a:graphic xmlns:a="http://schemas.openxmlformats.org/drawingml/2006/main">
                <a:graphicData uri="http://schemas.microsoft.com/office/word/2010/wordprocessingShape">
                  <wps:wsp>
                    <wps:cNvSpPr txBox="1"/>
                    <wps:spPr>
                      <a:xfrm>
                        <a:off x="0" y="0"/>
                        <a:ext cx="3054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4.05pt;height:10.35pt;mso-wrap-distance-left:0pt;mso-wrap-distance-right:0pt;mso-wrap-distance-top:0pt;mso-wrap-distance-bottom:0pt;margin-top:0.05pt;mso-position-vertical-relative:text;margin-left:486.2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37</w:t>
                    </w:r>
                    <w:r>
                      <w:rPr>
                        <w:rStyle w:val="PageNumber"/>
                      </w:rPr>
                      <w:fldChar w:fldCharType="end"/>
                    </w:r>
                  </w:p>
                </w:txbxContent>
              </v:textbox>
              <w10:wrap type="squar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92">
              <wp:simplePos x="0" y="0"/>
              <wp:positionH relativeFrom="margin">
                <wp:align>right</wp:align>
              </wp:positionH>
              <wp:positionV relativeFrom="paragraph">
                <wp:posOffset>635</wp:posOffset>
              </wp:positionV>
              <wp:extent cx="305435" cy="131445"/>
              <wp:effectExtent l="0" t="0" r="0" b="0"/>
              <wp:wrapSquare wrapText="bothSides"/>
              <wp:docPr id="12" name="Frame7"/>
              <a:graphic xmlns:a="http://schemas.openxmlformats.org/drawingml/2006/main">
                <a:graphicData uri="http://schemas.microsoft.com/office/word/2010/wordprocessingShape">
                  <wps:wsp>
                    <wps:cNvSpPr txBox="1"/>
                    <wps:spPr>
                      <a:xfrm>
                        <a:off x="0" y="0"/>
                        <a:ext cx="30543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4.05pt;height:10.35pt;mso-wrap-distance-left:0pt;mso-wrap-distance-right:0pt;mso-wrap-distance-top:0pt;mso-wrap-distance-bottom:0pt;margin-top:0.05pt;mso-position-vertical-relative:text;margin-left:486.2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69</w:t>
                    </w:r>
                    <w:r>
                      <w:rPr>
                        <w:rStyle w:val="PageNumber"/>
                      </w:rPr>
                      <w:fldChar w:fldCharType="end"/>
                    </w:r>
                  </w:p>
                </w:txbxContent>
              </v:textbox>
              <w10:wrap type="squar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5">
              <wp:simplePos x="0" y="0"/>
              <wp:positionH relativeFrom="margin">
                <wp:align>right</wp:align>
              </wp:positionH>
              <wp:positionV relativeFrom="paragraph">
                <wp:posOffset>635</wp:posOffset>
              </wp:positionV>
              <wp:extent cx="362585" cy="131445"/>
              <wp:effectExtent l="0" t="0" r="0" b="0"/>
              <wp:wrapSquare wrapText="bothSides"/>
              <wp:docPr id="28" name="Frame8"/>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122</w:t>
                    </w:r>
                    <w:r>
                      <w:rPr>
                        <w:rStyle w:val="PageNumber"/>
                      </w:rPr>
                      <w:fldChar w:fldCharType="end"/>
                    </w:r>
                  </w:p>
                </w:txbxContent>
              </v:textbox>
              <w10:wrap type="squar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48">
              <wp:simplePos x="0" y="0"/>
              <wp:positionH relativeFrom="margin">
                <wp:align>right</wp:align>
              </wp:positionH>
              <wp:positionV relativeFrom="paragraph">
                <wp:posOffset>635</wp:posOffset>
              </wp:positionV>
              <wp:extent cx="362585" cy="131445"/>
              <wp:effectExtent l="0" t="0" r="0" b="0"/>
              <wp:wrapSquare wrapText="bothSides"/>
              <wp:docPr id="29" name="Frame9"/>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125</w:t>
                    </w:r>
                    <w:r>
                      <w:rPr>
                        <w:rStyle w:val="PageNumber"/>
                      </w:rPr>
                      <w:fldChar w:fldCharType="end"/>
                    </w:r>
                  </w:p>
                </w:txbxContent>
              </v:textbox>
              <w10:wrap type="squar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0">
              <wp:simplePos x="0" y="0"/>
              <wp:positionH relativeFrom="margin">
                <wp:align>right</wp:align>
              </wp:positionH>
              <wp:positionV relativeFrom="paragraph">
                <wp:posOffset>635</wp:posOffset>
              </wp:positionV>
              <wp:extent cx="362585" cy="131445"/>
              <wp:effectExtent l="0" t="0" r="0" b="0"/>
              <wp:wrapSquare wrapText="bothSides"/>
              <wp:docPr id="30" name="Frame10"/>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127</w:t>
                    </w:r>
                    <w:r>
                      <w:rPr>
                        <w:rStyle w:val="PageNumber"/>
                      </w:rPr>
                      <w:fldChar w:fldCharType="end"/>
                    </w:r>
                  </w:p>
                </w:txbxContent>
              </v:textbox>
              <w10:wrap type="squar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1">
              <wp:simplePos x="0" y="0"/>
              <wp:positionH relativeFrom="margin">
                <wp:align>right</wp:align>
              </wp:positionH>
              <wp:positionV relativeFrom="paragraph">
                <wp:posOffset>635</wp:posOffset>
              </wp:positionV>
              <wp:extent cx="362585" cy="131445"/>
              <wp:effectExtent l="0" t="0" r="0" b="0"/>
              <wp:wrapSquare wrapText="bothSides"/>
              <wp:docPr id="31" name="Frame11"/>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128</w:t>
                    </w:r>
                    <w:r>
                      <w:rPr>
                        <w:rStyle w:val="PageNumber"/>
                      </w:rPr>
                      <w:fldChar w:fldCharType="end"/>
                    </w:r>
                  </w:p>
                </w:txbxContent>
              </v:textbox>
              <w10:wrap type="squar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2">
              <wp:simplePos x="0" y="0"/>
              <wp:positionH relativeFrom="margin">
                <wp:align>right</wp:align>
              </wp:positionH>
              <wp:positionV relativeFrom="paragraph">
                <wp:posOffset>635</wp:posOffset>
              </wp:positionV>
              <wp:extent cx="362585" cy="131445"/>
              <wp:effectExtent l="0" t="0" r="0" b="0"/>
              <wp:wrapSquare wrapText="bothSides"/>
              <wp:docPr id="32" name="Frame12"/>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129</w:t>
                    </w:r>
                    <w:r>
                      <w:rPr>
                        <w:rStyle w:val="PageNumber"/>
                      </w:rPr>
                      <w:fldChar w:fldCharType="end"/>
                    </w:r>
                  </w:p>
                </w:txbxContent>
              </v:textbox>
              <w10:wrap type="squar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3">
              <wp:simplePos x="0" y="0"/>
              <wp:positionH relativeFrom="margin">
                <wp:align>right</wp:align>
              </wp:positionH>
              <wp:positionV relativeFrom="paragraph">
                <wp:posOffset>635</wp:posOffset>
              </wp:positionV>
              <wp:extent cx="362585" cy="131445"/>
              <wp:effectExtent l="0" t="0" r="0" b="0"/>
              <wp:wrapSquare wrapText="bothSides"/>
              <wp:docPr id="33" name="Frame13"/>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130</w:t>
                    </w:r>
                    <w:r>
                      <w:rPr>
                        <w:rStyle w:val="PageNumber"/>
                      </w:rPr>
                      <w:fldChar w:fldCharType="end"/>
                    </w:r>
                  </w:p>
                </w:txbxContent>
              </v:textbox>
              <w10:wrap type="squar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4">
              <wp:simplePos x="0" y="0"/>
              <wp:positionH relativeFrom="margin">
                <wp:align>right</wp:align>
              </wp:positionH>
              <wp:positionV relativeFrom="paragraph">
                <wp:posOffset>635</wp:posOffset>
              </wp:positionV>
              <wp:extent cx="362585" cy="131445"/>
              <wp:effectExtent l="0" t="0" r="0" b="0"/>
              <wp:wrapSquare wrapText="bothSides"/>
              <wp:docPr id="34" name="Frame14"/>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131</w:t>
                    </w:r>
                    <w:r>
                      <w:rPr>
                        <w:rStyle w:val="PageNumber"/>
                      </w:rPr>
                      <w:fldChar w:fldCharType="end"/>
                    </w:r>
                  </w:p>
                </w:txbxContent>
              </v:textbox>
              <w10:wrap type="squar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5">
              <wp:simplePos x="0" y="0"/>
              <wp:positionH relativeFrom="margin">
                <wp:align>right</wp:align>
              </wp:positionH>
              <wp:positionV relativeFrom="paragraph">
                <wp:posOffset>635</wp:posOffset>
              </wp:positionV>
              <wp:extent cx="362585" cy="131445"/>
              <wp:effectExtent l="0" t="0" r="0" b="0"/>
              <wp:wrapSquare wrapText="bothSides"/>
              <wp:docPr id="35" name="Frame15"/>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132</w:t>
                    </w:r>
                    <w:r>
                      <w:rPr>
                        <w:rStyle w:val="PageNumber"/>
                      </w:rPr>
                      <w:fldChar w:fldCharType="end"/>
                    </w:r>
                  </w:p>
                </w:txbxContent>
              </v:textbox>
              <w10:wrap type="squar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6">
              <wp:simplePos x="0" y="0"/>
              <wp:positionH relativeFrom="margin">
                <wp:align>right</wp:align>
              </wp:positionH>
              <wp:positionV relativeFrom="paragraph">
                <wp:posOffset>635</wp:posOffset>
              </wp:positionV>
              <wp:extent cx="362585" cy="131445"/>
              <wp:effectExtent l="0" t="0" r="0" b="0"/>
              <wp:wrapSquare wrapText="bothSides"/>
              <wp:docPr id="36" name="Frame16"/>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133</w:t>
                    </w:r>
                    <w:r>
                      <w:rPr>
                        <w:rStyle w:val="PageNumber"/>
                      </w:rPr>
                      <w:fldChar w:fldCharType="end"/>
                    </w:r>
                  </w:p>
                </w:txbxContent>
              </v:textbox>
              <w10:wrap type="squar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7">
              <wp:simplePos x="0" y="0"/>
              <wp:positionH relativeFrom="margin">
                <wp:align>right</wp:align>
              </wp:positionH>
              <wp:positionV relativeFrom="paragraph">
                <wp:posOffset>635</wp:posOffset>
              </wp:positionV>
              <wp:extent cx="362585" cy="131445"/>
              <wp:effectExtent l="0" t="0" r="0" b="0"/>
              <wp:wrapSquare wrapText="bothSides"/>
              <wp:docPr id="37" name="Frame17"/>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134</w:t>
                    </w:r>
                    <w:r>
                      <w:rPr>
                        <w:rStyle w:val="PageNumber"/>
                      </w:rPr>
                      <w:fldChar w:fldCharType="end"/>
                    </w:r>
                  </w:p>
                </w:txbxContent>
              </v:textbox>
              <w10:wrap type="squar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8">
              <wp:simplePos x="0" y="0"/>
              <wp:positionH relativeFrom="margin">
                <wp:align>right</wp:align>
              </wp:positionH>
              <wp:positionV relativeFrom="paragraph">
                <wp:posOffset>635</wp:posOffset>
              </wp:positionV>
              <wp:extent cx="362585" cy="131445"/>
              <wp:effectExtent l="0" t="0" r="0" b="0"/>
              <wp:wrapSquare wrapText="bothSides"/>
              <wp:docPr id="38" name="Frame18"/>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135</w:t>
                    </w:r>
                    <w:r>
                      <w:rPr>
                        <w:rStyle w:val="PageNumber"/>
                      </w:rPr>
                      <w:fldChar w:fldCharType="end"/>
                    </w:r>
                  </w:p>
                </w:txbxContent>
              </v:textbox>
              <w10:wrap type="squar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59">
              <wp:simplePos x="0" y="0"/>
              <wp:positionH relativeFrom="margin">
                <wp:align>right</wp:align>
              </wp:positionH>
              <wp:positionV relativeFrom="paragraph">
                <wp:posOffset>635</wp:posOffset>
              </wp:positionV>
              <wp:extent cx="362585" cy="131445"/>
              <wp:effectExtent l="0" t="0" r="0" b="0"/>
              <wp:wrapSquare wrapText="bothSides"/>
              <wp:docPr id="39" name="Frame19"/>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136</w:t>
                    </w:r>
                    <w:r>
                      <w:rPr>
                        <w:rStyle w:val="PageNumber"/>
                      </w:rPr>
                      <w:fldChar w:fldCharType="end"/>
                    </w:r>
                  </w:p>
                </w:txbxContent>
              </v:textbox>
              <w10:wrap type="squar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0">
              <wp:simplePos x="0" y="0"/>
              <wp:positionH relativeFrom="margin">
                <wp:align>right</wp:align>
              </wp:positionH>
              <wp:positionV relativeFrom="paragraph">
                <wp:posOffset>635</wp:posOffset>
              </wp:positionV>
              <wp:extent cx="362585" cy="131445"/>
              <wp:effectExtent l="0" t="0" r="0" b="0"/>
              <wp:wrapSquare wrapText="bothSides"/>
              <wp:docPr id="40" name="Frame20"/>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137</w:t>
                    </w:r>
                    <w:r>
                      <w:rPr>
                        <w:rStyle w:val="PageNumber"/>
                      </w:rPr>
                      <w:fldChar w:fldCharType="end"/>
                    </w:r>
                  </w:p>
                </w:txbxContent>
              </v:textbox>
              <w10:wrap type="squar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1">
              <wp:simplePos x="0" y="0"/>
              <wp:positionH relativeFrom="margin">
                <wp:align>right</wp:align>
              </wp:positionH>
              <wp:positionV relativeFrom="paragraph">
                <wp:posOffset>635</wp:posOffset>
              </wp:positionV>
              <wp:extent cx="362585" cy="131445"/>
              <wp:effectExtent l="0" t="0" r="0" b="0"/>
              <wp:wrapSquare wrapText="bothSides"/>
              <wp:docPr id="41" name="Frame21"/>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138</w:t>
                    </w:r>
                    <w:r>
                      <w:rPr>
                        <w:rStyle w:val="PageNumber"/>
                      </w:rPr>
                      <w:fldChar w:fldCharType="end"/>
                    </w:r>
                  </w:p>
                </w:txbxContent>
              </v:textbox>
              <w10:wrap type="squar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3">
              <wp:simplePos x="0" y="0"/>
              <wp:positionH relativeFrom="margin">
                <wp:align>right</wp:align>
              </wp:positionH>
              <wp:positionV relativeFrom="paragraph">
                <wp:posOffset>635</wp:posOffset>
              </wp:positionV>
              <wp:extent cx="362585" cy="131445"/>
              <wp:effectExtent l="0" t="0" r="0" b="0"/>
              <wp:wrapSquare wrapText="bothSides"/>
              <wp:docPr id="42" name="Frame22"/>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140</w:t>
                    </w:r>
                    <w:r>
                      <w:rPr>
                        <w:rStyle w:val="PageNumber"/>
                      </w:rPr>
                      <w:fldChar w:fldCharType="end"/>
                    </w:r>
                  </w:p>
                </w:txbxContent>
              </v:textbox>
              <w10:wrap type="squar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4">
              <wp:simplePos x="0" y="0"/>
              <wp:positionH relativeFrom="margin">
                <wp:align>right</wp:align>
              </wp:positionH>
              <wp:positionV relativeFrom="paragraph">
                <wp:posOffset>635</wp:posOffset>
              </wp:positionV>
              <wp:extent cx="362585" cy="131445"/>
              <wp:effectExtent l="0" t="0" r="0" b="0"/>
              <wp:wrapSquare wrapText="bothSides"/>
              <wp:docPr id="43" name="Frame23"/>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141</w:t>
                    </w:r>
                    <w:r>
                      <w:rPr>
                        <w:rStyle w:val="PageNumber"/>
                      </w:rPr>
                      <w:fldChar w:fldCharType="end"/>
                    </w:r>
                  </w:p>
                </w:txbxContent>
              </v:textbox>
              <w10:wrap type="squar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5">
              <wp:simplePos x="0" y="0"/>
              <wp:positionH relativeFrom="margin">
                <wp:align>right</wp:align>
              </wp:positionH>
              <wp:positionV relativeFrom="paragraph">
                <wp:posOffset>635</wp:posOffset>
              </wp:positionV>
              <wp:extent cx="362585" cy="131445"/>
              <wp:effectExtent l="0" t="0" r="0" b="0"/>
              <wp:wrapSquare wrapText="bothSides"/>
              <wp:docPr id="44" name="Frame24"/>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142</w:t>
                    </w:r>
                    <w:r>
                      <w:rPr>
                        <w:rStyle w:val="PageNumber"/>
                      </w:rPr>
                      <w:fldChar w:fldCharType="end"/>
                    </w:r>
                  </w:p>
                </w:txbxContent>
              </v:textbox>
              <w10:wrap type="squar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6">
              <wp:simplePos x="0" y="0"/>
              <wp:positionH relativeFrom="margin">
                <wp:align>right</wp:align>
              </wp:positionH>
              <wp:positionV relativeFrom="paragraph">
                <wp:posOffset>635</wp:posOffset>
              </wp:positionV>
              <wp:extent cx="362585" cy="131445"/>
              <wp:effectExtent l="0" t="0" r="0" b="0"/>
              <wp:wrapSquare wrapText="bothSides"/>
              <wp:docPr id="45" name="Frame25"/>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143</w:t>
                    </w:r>
                    <w:r>
                      <w:rPr>
                        <w:rStyle w:val="PageNumber"/>
                      </w:rPr>
                      <w:fldChar w:fldCharType="end"/>
                    </w:r>
                  </w:p>
                </w:txbxContent>
              </v:textbox>
              <w10:wrap type="squar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7">
              <wp:simplePos x="0" y="0"/>
              <wp:positionH relativeFrom="margin">
                <wp:align>right</wp:align>
              </wp:positionH>
              <wp:positionV relativeFrom="paragraph">
                <wp:posOffset>635</wp:posOffset>
              </wp:positionV>
              <wp:extent cx="362585" cy="131445"/>
              <wp:effectExtent l="0" t="0" r="0" b="0"/>
              <wp:wrapSquare wrapText="bothSides"/>
              <wp:docPr id="46" name="Frame26"/>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144</w:t>
                    </w:r>
                    <w:r>
                      <w:rPr>
                        <w:rStyle w:val="PageNumber"/>
                      </w:rPr>
                      <w:fldChar w:fldCharType="end"/>
                    </w:r>
                  </w:p>
                </w:txbxContent>
              </v:textbox>
              <w10:wrap type="squar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8">
              <wp:simplePos x="0" y="0"/>
              <wp:positionH relativeFrom="margin">
                <wp:align>right</wp:align>
              </wp:positionH>
              <wp:positionV relativeFrom="paragraph">
                <wp:posOffset>635</wp:posOffset>
              </wp:positionV>
              <wp:extent cx="362585" cy="131445"/>
              <wp:effectExtent l="0" t="0" r="0" b="0"/>
              <wp:wrapSquare wrapText="bothSides"/>
              <wp:docPr id="47" name="Frame27"/>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145</w:t>
                    </w:r>
                    <w:r>
                      <w:rPr>
                        <w:rStyle w:val="PageNumber"/>
                      </w:rPr>
                      <w:fldChar w:fldCharType="end"/>
                    </w:r>
                  </w:p>
                </w:txbxContent>
              </v:textbox>
              <w10:wrap type="squar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69">
              <wp:simplePos x="0" y="0"/>
              <wp:positionH relativeFrom="margin">
                <wp:align>right</wp:align>
              </wp:positionH>
              <wp:positionV relativeFrom="paragraph">
                <wp:posOffset>635</wp:posOffset>
              </wp:positionV>
              <wp:extent cx="362585" cy="131445"/>
              <wp:effectExtent l="0" t="0" r="0" b="0"/>
              <wp:wrapSquare wrapText="bothSides"/>
              <wp:docPr id="48" name="Frame28"/>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146</w:t>
                    </w:r>
                    <w:r>
                      <w:rPr>
                        <w:rStyle w:val="PageNumber"/>
                      </w:rPr>
                      <w:fldChar w:fldCharType="end"/>
                    </w:r>
                  </w:p>
                </w:txbxContent>
              </v:textbox>
              <w10:wrap type="squar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0">
              <wp:simplePos x="0" y="0"/>
              <wp:positionH relativeFrom="margin">
                <wp:align>right</wp:align>
              </wp:positionH>
              <wp:positionV relativeFrom="paragraph">
                <wp:posOffset>635</wp:posOffset>
              </wp:positionV>
              <wp:extent cx="362585" cy="131445"/>
              <wp:effectExtent l="0" t="0" r="0" b="0"/>
              <wp:wrapSquare wrapText="bothSides"/>
              <wp:docPr id="49" name="Frame29"/>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147</w:t>
                    </w:r>
                    <w:r>
                      <w:rPr>
                        <w:rStyle w:val="PageNumber"/>
                      </w:rPr>
                      <w:fldChar w:fldCharType="end"/>
                    </w:r>
                  </w:p>
                </w:txbxContent>
              </v:textbox>
              <w10:wrap type="squar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1">
              <wp:simplePos x="0" y="0"/>
              <wp:positionH relativeFrom="margin">
                <wp:align>right</wp:align>
              </wp:positionH>
              <wp:positionV relativeFrom="paragraph">
                <wp:posOffset>635</wp:posOffset>
              </wp:positionV>
              <wp:extent cx="362585" cy="131445"/>
              <wp:effectExtent l="0" t="0" r="0" b="0"/>
              <wp:wrapSquare wrapText="bothSides"/>
              <wp:docPr id="50" name="Frame30"/>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148</w:t>
                    </w:r>
                    <w:r>
                      <w:rPr>
                        <w:rStyle w:val="PageNumber"/>
                      </w:rPr>
                      <w:fldChar w:fldCharType="end"/>
                    </w:r>
                  </w:p>
                </w:txbxContent>
              </v:textbox>
              <w10:wrap type="square"/>
            </v:rect>
          </w:pict>
        </mc:Fallback>
      </mc:AlternateContent>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2">
              <wp:simplePos x="0" y="0"/>
              <wp:positionH relativeFrom="margin">
                <wp:align>right</wp:align>
              </wp:positionH>
              <wp:positionV relativeFrom="paragraph">
                <wp:posOffset>635</wp:posOffset>
              </wp:positionV>
              <wp:extent cx="362585" cy="131445"/>
              <wp:effectExtent l="0" t="0" r="0" b="0"/>
              <wp:wrapSquare wrapText="bothSides"/>
              <wp:docPr id="51" name="Frame31"/>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149</w:t>
                    </w:r>
                    <w:r>
                      <w:rPr>
                        <w:rStyle w:val="PageNumber"/>
                      </w:rPr>
                      <w:fldChar w:fldCharType="end"/>
                    </w:r>
                  </w:p>
                </w:txbxContent>
              </v:textbox>
              <w10:wrap type="squar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3">
              <wp:simplePos x="0" y="0"/>
              <wp:positionH relativeFrom="margin">
                <wp:align>right</wp:align>
              </wp:positionH>
              <wp:positionV relativeFrom="paragraph">
                <wp:posOffset>635</wp:posOffset>
              </wp:positionV>
              <wp:extent cx="362585" cy="131445"/>
              <wp:effectExtent l="0" t="0" r="0" b="0"/>
              <wp:wrapSquare wrapText="bothSides"/>
              <wp:docPr id="52" name="Frame32"/>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150</w:t>
                    </w:r>
                    <w:r>
                      <w:rPr>
                        <w:rStyle w:val="PageNumber"/>
                      </w:rPr>
                      <w:fldChar w:fldCharType="end"/>
                    </w:r>
                  </w:p>
                </w:txbxContent>
              </v:textbox>
              <w10:wrap type="squar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4">
              <wp:simplePos x="0" y="0"/>
              <wp:positionH relativeFrom="margin">
                <wp:align>right</wp:align>
              </wp:positionH>
              <wp:positionV relativeFrom="paragraph">
                <wp:posOffset>635</wp:posOffset>
              </wp:positionV>
              <wp:extent cx="362585" cy="131445"/>
              <wp:effectExtent l="0" t="0" r="0" b="0"/>
              <wp:wrapSquare wrapText="bothSides"/>
              <wp:docPr id="53" name="Frame33"/>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151</w:t>
                    </w:r>
                    <w:r>
                      <w:rPr>
                        <w:rStyle w:val="PageNumber"/>
                      </w:rPr>
                      <w:fldChar w:fldCharType="end"/>
                    </w:r>
                  </w:p>
                </w:txbxContent>
              </v:textbox>
              <w10:wrap type="square"/>
            </v:rect>
          </w:pict>
        </mc:Fallback>
      </mc:AlternateContent>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5">
              <wp:simplePos x="0" y="0"/>
              <wp:positionH relativeFrom="margin">
                <wp:align>right</wp:align>
              </wp:positionH>
              <wp:positionV relativeFrom="paragraph">
                <wp:posOffset>635</wp:posOffset>
              </wp:positionV>
              <wp:extent cx="362585" cy="131445"/>
              <wp:effectExtent l="0" t="0" r="0" b="0"/>
              <wp:wrapSquare wrapText="bothSides"/>
              <wp:docPr id="54" name="Frame34"/>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152</w:t>
                    </w:r>
                    <w:r>
                      <w:rPr>
                        <w:rStyle w:val="PageNumber"/>
                      </w:rPr>
                      <w:fldChar w:fldCharType="end"/>
                    </w:r>
                  </w:p>
                </w:txbxContent>
              </v:textbox>
              <w10:wrap type="squar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6">
              <wp:simplePos x="0" y="0"/>
              <wp:positionH relativeFrom="margin">
                <wp:align>right</wp:align>
              </wp:positionH>
              <wp:positionV relativeFrom="paragraph">
                <wp:posOffset>635</wp:posOffset>
              </wp:positionV>
              <wp:extent cx="362585" cy="131445"/>
              <wp:effectExtent l="0" t="0" r="0" b="0"/>
              <wp:wrapSquare wrapText="bothSides"/>
              <wp:docPr id="55" name="Frame35"/>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153</w:t>
                    </w:r>
                    <w:r>
                      <w:rPr>
                        <w:rStyle w:val="PageNumber"/>
                      </w:rPr>
                      <w:fldChar w:fldCharType="end"/>
                    </w:r>
                  </w:p>
                </w:txbxContent>
              </v:textbox>
              <w10:wrap type="squar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7">
              <wp:simplePos x="0" y="0"/>
              <wp:positionH relativeFrom="margin">
                <wp:align>right</wp:align>
              </wp:positionH>
              <wp:positionV relativeFrom="paragraph">
                <wp:posOffset>635</wp:posOffset>
              </wp:positionV>
              <wp:extent cx="362585" cy="131445"/>
              <wp:effectExtent l="0" t="0" r="0" b="0"/>
              <wp:wrapSquare wrapText="bothSides"/>
              <wp:docPr id="56" name="Frame36"/>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154</w:t>
                    </w:r>
                    <w:r>
                      <w:rPr>
                        <w:rStyle w:val="PageNumber"/>
                      </w:rPr>
                      <w:fldChar w:fldCharType="end"/>
                    </w:r>
                  </w:p>
                </w:txbxContent>
              </v:textbox>
              <w10:wrap type="square"/>
            </v:rect>
          </w:pict>
        </mc:Fallback>
      </mc:AlternateContent>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8">
              <wp:simplePos x="0" y="0"/>
              <wp:positionH relativeFrom="margin">
                <wp:align>right</wp:align>
              </wp:positionH>
              <wp:positionV relativeFrom="paragraph">
                <wp:posOffset>635</wp:posOffset>
              </wp:positionV>
              <wp:extent cx="362585" cy="131445"/>
              <wp:effectExtent l="0" t="0" r="0" b="0"/>
              <wp:wrapSquare wrapText="bothSides"/>
              <wp:docPr id="57" name="Frame37"/>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155</w:t>
                    </w:r>
                    <w:r>
                      <w:rPr>
                        <w:rStyle w:val="PageNumber"/>
                      </w:rPr>
                      <w:fldChar w:fldCharType="end"/>
                    </w:r>
                  </w:p>
                </w:txbxContent>
              </v:textbox>
              <w10:wrap type="squar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79">
              <wp:simplePos x="0" y="0"/>
              <wp:positionH relativeFrom="margin">
                <wp:align>right</wp:align>
              </wp:positionH>
              <wp:positionV relativeFrom="paragraph">
                <wp:posOffset>635</wp:posOffset>
              </wp:positionV>
              <wp:extent cx="362585" cy="131445"/>
              <wp:effectExtent l="0" t="0" r="0" b="0"/>
              <wp:wrapSquare wrapText="bothSides"/>
              <wp:docPr id="58" name="Frame38"/>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156</w:t>
                    </w:r>
                    <w:r>
                      <w:rPr>
                        <w:rStyle w:val="PageNumber"/>
                      </w:rPr>
                      <w:fldChar w:fldCharType="end"/>
                    </w:r>
                  </w:p>
                </w:txbxContent>
              </v:textbox>
              <w10:wrap type="squar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0">
              <wp:simplePos x="0" y="0"/>
              <wp:positionH relativeFrom="margin">
                <wp:align>right</wp:align>
              </wp:positionH>
              <wp:positionV relativeFrom="paragraph">
                <wp:posOffset>635</wp:posOffset>
              </wp:positionV>
              <wp:extent cx="362585" cy="131445"/>
              <wp:effectExtent l="0" t="0" r="0" b="0"/>
              <wp:wrapSquare wrapText="bothSides"/>
              <wp:docPr id="59" name="Frame39"/>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157</w:t>
                    </w:r>
                    <w:r>
                      <w:rPr>
                        <w:rStyle w:val="PageNumber"/>
                      </w:rPr>
                      <w:fldChar w:fldCharType="end"/>
                    </w:r>
                  </w:p>
                </w:txbxContent>
              </v:textbox>
              <w10:wrap type="square"/>
            </v:rect>
          </w:pict>
        </mc:Fallback>
      </mc:AlternateContent>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1">
              <wp:simplePos x="0" y="0"/>
              <wp:positionH relativeFrom="margin">
                <wp:align>right</wp:align>
              </wp:positionH>
              <wp:positionV relativeFrom="paragraph">
                <wp:posOffset>635</wp:posOffset>
              </wp:positionV>
              <wp:extent cx="362585" cy="131445"/>
              <wp:effectExtent l="0" t="0" r="0" b="0"/>
              <wp:wrapSquare wrapText="bothSides"/>
              <wp:docPr id="60" name="Frame40"/>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158</w:t>
                    </w:r>
                    <w:r>
                      <w:rPr>
                        <w:rStyle w:val="PageNumber"/>
                      </w:rPr>
                      <w:fldChar w:fldCharType="end"/>
                    </w:r>
                  </w:p>
                </w:txbxContent>
              </v:textbox>
              <w10:wrap type="squar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3">
              <wp:simplePos x="0" y="0"/>
              <wp:positionH relativeFrom="margin">
                <wp:align>right</wp:align>
              </wp:positionH>
              <wp:positionV relativeFrom="paragraph">
                <wp:posOffset>635</wp:posOffset>
              </wp:positionV>
              <wp:extent cx="362585" cy="131445"/>
              <wp:effectExtent l="0" t="0" r="0" b="0"/>
              <wp:wrapSquare wrapText="bothSides"/>
              <wp:docPr id="61" name="Frame41"/>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160</w:t>
                    </w:r>
                    <w:r>
                      <w:rPr>
                        <w:rStyle w:val="PageNumber"/>
                      </w:rPr>
                      <w:fldChar w:fldCharType="end"/>
                    </w:r>
                  </w:p>
                </w:txbxContent>
              </v:textbox>
              <w10:wrap type="squar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4">
              <wp:simplePos x="0" y="0"/>
              <wp:positionH relativeFrom="margin">
                <wp:align>right</wp:align>
              </wp:positionH>
              <wp:positionV relativeFrom="paragraph">
                <wp:posOffset>635</wp:posOffset>
              </wp:positionV>
              <wp:extent cx="362585" cy="131445"/>
              <wp:effectExtent l="0" t="0" r="0" b="0"/>
              <wp:wrapSquare wrapText="bothSides"/>
              <wp:docPr id="62" name="Frame42"/>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161</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161</w:t>
                    </w:r>
                    <w:r>
                      <w:rPr>
                        <w:rStyle w:val="PageNumber"/>
                      </w:rPr>
                      <w:fldChar w:fldCharType="end"/>
                    </w:r>
                  </w:p>
                </w:txbxContent>
              </v:textbox>
              <w10:wrap type="square"/>
            </v:rect>
          </w:pict>
        </mc:Fallback>
      </mc:AlternateContent>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5">
              <wp:simplePos x="0" y="0"/>
              <wp:positionH relativeFrom="margin">
                <wp:align>right</wp:align>
              </wp:positionH>
              <wp:positionV relativeFrom="paragraph">
                <wp:posOffset>635</wp:posOffset>
              </wp:positionV>
              <wp:extent cx="362585" cy="131445"/>
              <wp:effectExtent l="0" t="0" r="0" b="0"/>
              <wp:wrapSquare wrapText="bothSides"/>
              <wp:docPr id="64" name="Frame43"/>
              <a:graphic xmlns:a="http://schemas.openxmlformats.org/drawingml/2006/main">
                <a:graphicData uri="http://schemas.microsoft.com/office/word/2010/wordprocessingShape">
                  <wps:wsp>
                    <wps:cNvSpPr txBox="1"/>
                    <wps:spPr>
                      <a:xfrm>
                        <a:off x="0" y="0"/>
                        <a:ext cx="362585" cy="13144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28.55pt;height:10.35pt;mso-wrap-distance-left:0pt;mso-wrap-distance-right:0pt;mso-wrap-distance-top:0pt;mso-wrap-distance-bottom:0pt;margin-top:0.05pt;mso-position-vertical-relative:text;margin-left:481.7pt;mso-position-horizontal:right;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162</w:t>
                    </w:r>
                    <w:r>
                      <w:rPr>
                        <w:rStyle w:val="PageNumber"/>
                      </w:rPr>
                      <w:fldChar w:fldCharType="end"/>
                    </w:r>
                  </w:p>
                </w:txbxContent>
              </v:textbox>
              <w10:wrap type="squar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ind w:firstLine="720" w:end="0"/>
        <w:rPr>
          <w:sz w:val="24"/>
        </w:rPr>
      </w:pPr>
      <w:r>
        <w:rPr>
          <w:rStyle w:val="FootnoteCharacters"/>
        </w:rPr>
        <w:t>*</w:t>
      </w:r>
      <w:r>
        <w:rPr>
          <w:sz w:val="24"/>
        </w:rPr>
        <w:t>Показатели, помеченные *, фиксируются начиная с 4 лет.</w:t>
      </w:r>
    </w:p>
    <w:p>
      <w:pPr>
        <w:pStyle w:val="Normal"/>
        <w:spacing w:lineRule="auto" w:line="240"/>
        <w:ind w:firstLine="720" w:end="0"/>
        <w:rPr>
          <w:sz w:val="24"/>
        </w:rPr>
      </w:pPr>
      <w:r>
        <w:rPr>
          <w:sz w:val="24"/>
        </w:rPr>
      </w:r>
    </w:p>
  </w:footnote>
  <w:footnote w:id="3">
    <w:p>
      <w:pPr>
        <w:pStyle w:val="Normal"/>
        <w:spacing w:lineRule="auto" w:line="240"/>
        <w:ind w:firstLine="720" w:end="0"/>
        <w:rPr/>
      </w:pPr>
      <w:r>
        <w:rPr>
          <w:rStyle w:val="FootnoteCharacters"/>
        </w:rPr>
        <w:t>*</w:t>
      </w:r>
      <w:r>
        <w:rPr/>
        <w:t xml:space="preserve"> </w:t>
      </w:r>
      <w:r>
        <w:rPr>
          <w:sz w:val="24"/>
        </w:rPr>
        <w:t>Показатели, помеченные *, фиксируются с 5 лет.</w:t>
      </w:r>
    </w:p>
    <w:p>
      <w:pPr>
        <w:pStyle w:val="FootnoteText"/>
        <w:rPr>
          <w:sz w:val="24"/>
        </w:rPr>
      </w:pPr>
      <w:r>
        <w:rPr>
          <w:sz w:val="24"/>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rPr/>
    </w:lvl>
  </w:abstractNum>
  <w:abstractNum w:abstractNumId="3">
    <w:lvl w:ilvl="0">
      <w:start w:val="2"/>
      <w:numFmt w:val="bullet"/>
      <w:lvlText w:val="—"/>
      <w:lvlJc w:val="start"/>
      <w:pPr>
        <w:tabs>
          <w:tab w:val="num" w:pos="1080"/>
        </w:tabs>
        <w:ind w:start="1080" w:hanging="360"/>
      </w:pPr>
      <w:rPr>
        <w:rFonts w:ascii="Liberation Serif" w:hAnsi="Liberation Serif" w:cs="Liberation Serif" w:hint="default"/>
      </w:rPr>
    </w:lvl>
  </w:abstractNum>
  <w:abstractNum w:abstractNumId="4">
    <w:lvl w:ilvl="0">
      <w:start w:val="2"/>
      <w:numFmt w:val="decimal"/>
      <w:lvlText w:val="%1."/>
      <w:lvlJc w:val="start"/>
      <w:pPr>
        <w:tabs>
          <w:tab w:val="num" w:pos="1080"/>
        </w:tabs>
        <w:ind w:start="1080" w:hanging="360"/>
      </w:pPr>
      <w:rPr/>
    </w:lvl>
  </w:abstractNum>
  <w:abstractNum w:abstractNumId="5">
    <w:lvl w:ilvl="0">
      <w:start w:val="2"/>
      <w:numFmt w:val="decimal"/>
      <w:lvlText w:val="%1."/>
      <w:lvlJc w:val="start"/>
      <w:pPr>
        <w:tabs>
          <w:tab w:val="num" w:pos="1080"/>
        </w:tabs>
        <w:ind w:start="10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680"/>
  <w:autoHyphenation w:val="true"/>
  <w:footnotePr>
    <w:numFmt w:val="decimal"/>
    <w:numRestart w:val="eachPage"/>
    <w:footnote w:id="0"/>
    <w:footnote w:id="1"/>
  </w:footnotePr>
  <w:endnotePr>
    <w:numFmt w:val="lowerRoman"/>
    <w:endnote w:id="0"/>
    <w:endnote w:id="1"/>
  </w:end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9"/>
      <w:ind w:firstLine="300" w:start="0" w:end="0"/>
      <w:jc w:val="both"/>
    </w:pPr>
    <w:rPr>
      <w:rFonts w:ascii="Times New Roman" w:hAnsi="Times New Roman" w:eastAsia="Times New Roman" w:cs="Times New Roman"/>
      <w:color w:val="auto"/>
      <w:sz w:val="18"/>
      <w:szCs w:val="20"/>
      <w:lang w:val="ru-RU" w:eastAsia="ru-RU" w:bidi="hi-IN"/>
    </w:rPr>
  </w:style>
  <w:style w:type="paragraph" w:styleId="Heading1">
    <w:name w:val="Heading 1"/>
    <w:basedOn w:val="Normal"/>
    <w:next w:val="Normal"/>
    <w:qFormat/>
    <w:pPr>
      <w:keepNext w:val="true"/>
      <w:numPr>
        <w:ilvl w:val="0"/>
        <w:numId w:val="1"/>
      </w:numPr>
      <w:ind w:firstLine="720" w:start="0" w:end="0"/>
      <w:jc w:val="center"/>
      <w:outlineLvl w:val="0"/>
    </w:pPr>
    <w:rPr>
      <w:b/>
      <w:sz w:val="26"/>
    </w:rPr>
  </w:style>
  <w:style w:type="paragraph" w:styleId="Heading2">
    <w:name w:val="Heading 2"/>
    <w:basedOn w:val="Normal"/>
    <w:next w:val="Normal"/>
    <w:qFormat/>
    <w:pPr>
      <w:keepNext w:val="true"/>
      <w:numPr>
        <w:ilvl w:val="1"/>
        <w:numId w:val="1"/>
      </w:numPr>
      <w:ind w:firstLine="720" w:start="0" w:end="0"/>
      <w:jc w:val="center"/>
      <w:outlineLvl w:val="1"/>
    </w:pPr>
    <w:rPr>
      <w:b/>
      <w:sz w:val="26"/>
    </w:rPr>
  </w:style>
  <w:style w:type="paragraph" w:styleId="Heading3">
    <w:name w:val="Heading 3"/>
    <w:basedOn w:val="Normal"/>
    <w:next w:val="Normal"/>
    <w:qFormat/>
    <w:pPr>
      <w:keepNext w:val="true"/>
      <w:numPr>
        <w:ilvl w:val="2"/>
        <w:numId w:val="1"/>
      </w:numPr>
      <w:spacing w:lineRule="auto" w:line="240"/>
      <w:ind w:firstLine="720" w:start="0" w:end="0"/>
      <w:jc w:val="center"/>
      <w:outlineLvl w:val="2"/>
    </w:pPr>
    <w:rPr>
      <w:b/>
      <w:sz w:val="24"/>
    </w:rPr>
  </w:style>
  <w:style w:type="paragraph" w:styleId="Heading4">
    <w:name w:val="Heading 4"/>
    <w:basedOn w:val="Normal"/>
    <w:next w:val="Normal"/>
    <w:qFormat/>
    <w:pPr>
      <w:keepNext w:val="true"/>
      <w:numPr>
        <w:ilvl w:val="3"/>
        <w:numId w:val="1"/>
      </w:numPr>
      <w:spacing w:lineRule="auto" w:line="240"/>
      <w:ind w:hanging="0" w:start="0" w:end="0"/>
      <w:outlineLvl w:val="3"/>
    </w:pPr>
    <w:rPr>
      <w:sz w:val="24"/>
    </w:rPr>
  </w:style>
  <w:style w:type="paragraph" w:styleId="Heading5">
    <w:name w:val="Heading 5"/>
    <w:basedOn w:val="Normal"/>
    <w:next w:val="Normal"/>
    <w:qFormat/>
    <w:pPr>
      <w:keepNext w:val="true"/>
      <w:numPr>
        <w:ilvl w:val="4"/>
        <w:numId w:val="1"/>
      </w:numPr>
      <w:spacing w:lineRule="auto" w:line="240"/>
      <w:ind w:hanging="0" w:start="0" w:end="0"/>
      <w:jc w:val="center"/>
      <w:outlineLvl w:val="4"/>
    </w:pPr>
    <w:rPr>
      <w:sz w:val="24"/>
    </w:rPr>
  </w:style>
  <w:style w:type="paragraph" w:styleId="Heading6">
    <w:name w:val="Heading 6"/>
    <w:basedOn w:val="Normal"/>
    <w:next w:val="Normal"/>
    <w:qFormat/>
    <w:pPr>
      <w:keepNext w:val="true"/>
      <w:numPr>
        <w:ilvl w:val="5"/>
        <w:numId w:val="1"/>
      </w:numPr>
      <w:spacing w:lineRule="auto" w:line="240"/>
      <w:ind w:firstLine="720" w:start="0" w:end="0"/>
      <w:jc w:val="end"/>
      <w:outlineLvl w:val="5"/>
    </w:pPr>
    <w:rPr>
      <w:sz w:val="24"/>
    </w:rPr>
  </w:style>
  <w:style w:type="paragraph" w:styleId="Heading7">
    <w:name w:val="Heading 7"/>
    <w:basedOn w:val="Normal"/>
    <w:next w:val="Normal"/>
    <w:qFormat/>
    <w:pPr>
      <w:keepNext w:val="true"/>
      <w:numPr>
        <w:ilvl w:val="6"/>
        <w:numId w:val="1"/>
      </w:numPr>
      <w:spacing w:lineRule="auto" w:line="240"/>
      <w:ind w:firstLine="720" w:start="0" w:end="0"/>
      <w:outlineLvl w:val="6"/>
    </w:pPr>
    <w:rPr>
      <w:b/>
      <w:sz w:val="24"/>
    </w:rPr>
  </w:style>
  <w:style w:type="paragraph" w:styleId="Heading8">
    <w:name w:val="Heading 8"/>
    <w:basedOn w:val="Normal"/>
    <w:next w:val="Normal"/>
    <w:qFormat/>
    <w:pPr>
      <w:keepNext w:val="true"/>
      <w:numPr>
        <w:ilvl w:val="7"/>
        <w:numId w:val="1"/>
      </w:numPr>
      <w:spacing w:lineRule="auto" w:line="240"/>
      <w:ind w:firstLine="720" w:start="0" w:end="0"/>
      <w:jc w:val="center"/>
      <w:outlineLvl w:val="7"/>
    </w:pPr>
    <w:rPr>
      <w:i/>
      <w:sz w:val="24"/>
    </w:rPr>
  </w:style>
  <w:style w:type="paragraph" w:styleId="Heading9">
    <w:name w:val="Heading 9"/>
    <w:basedOn w:val="Normal"/>
    <w:next w:val="Normal"/>
    <w:qFormat/>
    <w:pPr>
      <w:keepNext w:val="true"/>
      <w:numPr>
        <w:ilvl w:val="8"/>
        <w:numId w:val="1"/>
      </w:numPr>
      <w:spacing w:lineRule="auto" w:line="240"/>
      <w:ind w:firstLine="720" w:start="0" w:end="0"/>
      <w:outlineLvl w:val="8"/>
    </w:pPr>
    <w:rPr>
      <w:sz w:val="24"/>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Style5">
    <w:name w:val="Основной шрифт абзаца"/>
    <w:qFormat/>
    <w:rPr/>
  </w:style>
  <w:style w:type="character" w:styleId="FootnoteCharacters">
    <w:name w:val="Footnote Characters"/>
    <w:basedOn w:val="Style5"/>
    <w:qFormat/>
    <w:rPr>
      <w:vertAlign w:val="superscript"/>
    </w:rPr>
  </w:style>
  <w:style w:type="character" w:styleId="PageNumber">
    <w:name w:val="Page Number"/>
    <w:basedOn w:val="Style5"/>
    <w:rPr/>
  </w:style>
  <w:style w:type="character" w:styleId="EndnoteCharacters">
    <w:name w:val="Endnote Characters"/>
    <w:basedOn w:val="Style5"/>
    <w:qFormat/>
    <w:rPr>
      <w:vertAlign w:val="superscript"/>
    </w:rPr>
  </w:style>
  <w:style w:type="character" w:styleId="Hyperlink">
    <w:name w:val="Hyperlink"/>
    <w:rPr>
      <w:color w:val="000080"/>
      <w:u w:val="single"/>
    </w:rPr>
  </w:style>
  <w:style w:type="character" w:styleId="IndexLink">
    <w:name w:val="Index Link"/>
    <w:qFormat/>
    <w:rPr/>
  </w:style>
  <w:style w:type="character" w:styleId="EndnoteReference">
    <w:name w:val="Endnote Reference"/>
    <w:rPr>
      <w:vertAlign w:val="superscript"/>
    </w:rPr>
  </w:style>
  <w:style w:type="character" w:styleId="FootnoteReference">
    <w:name w:val="Foot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40"/>
      <w:ind w:hanging="0" w:start="0" w:end="0"/>
    </w:pPr>
    <w:rPr>
      <w:sz w:val="24"/>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1">
    <w:name w:val="FR1"/>
    <w:qFormat/>
    <w:pPr>
      <w:widowControl w:val="false"/>
      <w:bidi w:val="0"/>
      <w:jc w:val="center"/>
    </w:pPr>
    <w:rPr>
      <w:rFonts w:ascii="Times New Roman" w:hAnsi="Times New Roman" w:eastAsia="Times New Roman" w:cs="Times New Roman"/>
      <w:color w:val="auto"/>
      <w:sz w:val="72"/>
      <w:szCs w:val="20"/>
      <w:lang w:val="ru-RU" w:eastAsia="ru-RU" w:bidi="hi-IN"/>
    </w:rPr>
  </w:style>
  <w:style w:type="paragraph" w:styleId="FR2">
    <w:name w:val="FR2"/>
    <w:qFormat/>
    <w:pPr>
      <w:widowControl w:val="false"/>
      <w:bidi w:val="0"/>
      <w:spacing w:lineRule="auto" w:line="300"/>
      <w:ind w:hanging="0" w:start="80" w:end="0"/>
      <w:jc w:val="both"/>
    </w:pPr>
    <w:rPr>
      <w:rFonts w:ascii="Times New Roman" w:hAnsi="Times New Roman" w:eastAsia="Times New Roman" w:cs="Times New Roman"/>
      <w:color w:val="auto"/>
      <w:sz w:val="56"/>
      <w:szCs w:val="20"/>
      <w:lang w:val="ru-RU" w:eastAsia="ru-RU" w:bidi="hi-IN"/>
    </w:rPr>
  </w:style>
  <w:style w:type="paragraph" w:styleId="FR3">
    <w:name w:val="FR3"/>
    <w:qFormat/>
    <w:pPr>
      <w:widowControl w:val="false"/>
      <w:bidi w:val="0"/>
      <w:jc w:val="end"/>
    </w:pPr>
    <w:rPr>
      <w:rFonts w:ascii="Arial" w:hAnsi="Arial" w:eastAsia="Times New Roman" w:cs="Arial"/>
      <w:color w:val="auto"/>
      <w:sz w:val="32"/>
      <w:szCs w:val="20"/>
      <w:lang w:val="ru-RU" w:eastAsia="ru-RU" w:bidi="hi-IN"/>
    </w:rPr>
  </w:style>
  <w:style w:type="paragraph" w:styleId="FR4">
    <w:name w:val="FR4"/>
    <w:qFormat/>
    <w:pPr>
      <w:widowControl w:val="false"/>
      <w:bidi w:val="0"/>
      <w:spacing w:lineRule="auto" w:line="480" w:before="240" w:after="0"/>
      <w:ind w:hanging="0" w:start="160" w:end="200"/>
      <w:jc w:val="center"/>
    </w:pPr>
    <w:rPr>
      <w:rFonts w:ascii="Arial" w:hAnsi="Arial" w:eastAsia="Times New Roman" w:cs="Arial"/>
      <w:i/>
      <w:color w:val="auto"/>
      <w:sz w:val="16"/>
      <w:szCs w:val="20"/>
      <w:lang w:val="ru-RU" w:eastAsia="ru-RU" w:bidi="hi-IN"/>
    </w:rPr>
  </w:style>
  <w:style w:type="paragraph" w:styleId="FR5">
    <w:name w:val="FR5"/>
    <w:qFormat/>
    <w:pPr>
      <w:widowControl w:val="false"/>
      <w:bidi w:val="0"/>
      <w:spacing w:lineRule="auto" w:line="360"/>
      <w:ind w:firstLine="300" w:start="0" w:end="0"/>
      <w:jc w:val="both"/>
    </w:pPr>
    <w:rPr>
      <w:rFonts w:ascii="Courier New" w:hAnsi="Courier New" w:eastAsia="Times New Roman" w:cs="Courier New"/>
      <w:color w:val="auto"/>
      <w:sz w:val="16"/>
      <w:szCs w:val="20"/>
      <w:lang w:val="ru-RU" w:eastAsia="ru-RU" w:bidi="hi-IN"/>
    </w:rPr>
  </w:style>
  <w:style w:type="paragraph" w:styleId="BodyTextIndent">
    <w:name w:val="Body Text Indent"/>
    <w:basedOn w:val="Normal"/>
    <w:pPr>
      <w:ind w:firstLine="720" w:start="0" w:end="0"/>
    </w:pPr>
    <w:rPr>
      <w:sz w:val="24"/>
    </w:rPr>
  </w:style>
  <w:style w:type="paragraph" w:styleId="FootnoteText">
    <w:name w:val="Footnote Text"/>
    <w:basedOn w:val="Normal"/>
    <w:pPr/>
    <w:rPr>
      <w:sz w:val="20"/>
    </w:rPr>
  </w:style>
  <w:style w:type="paragraph" w:styleId="2">
    <w:name w:val="Основной текст с отступом 2"/>
    <w:basedOn w:val="Normal"/>
    <w:qFormat/>
    <w:pPr>
      <w:spacing w:lineRule="auto" w:line="240"/>
      <w:ind w:firstLine="720" w:start="0" w:end="0"/>
      <w:jc w:val="center"/>
    </w:pPr>
    <w:rPr>
      <w:b/>
      <w:sz w:val="24"/>
    </w:rPr>
  </w:style>
  <w:style w:type="paragraph" w:styleId="Style6">
    <w:name w:val="Схема документа"/>
    <w:basedOn w:val="Normal"/>
    <w:qFormat/>
    <w:pPr>
      <w:shd w:fill="000080" w:val="clear"/>
    </w:pPr>
    <w:rPr>
      <w:rFonts w:ascii="Tahoma" w:hAnsi="Tahoma" w:cs="Tahoma"/>
    </w:rPr>
  </w:style>
  <w:style w:type="paragraph" w:styleId="21">
    <w:name w:val="Основной текст 2"/>
    <w:basedOn w:val="Normal"/>
    <w:qFormat/>
    <w:pPr>
      <w:spacing w:lineRule="auto" w:line="240"/>
      <w:ind w:hanging="0" w:start="0" w:end="0"/>
      <w:jc w:val="start"/>
    </w:pPr>
    <w:rPr>
      <w:sz w:val="24"/>
    </w:rPr>
  </w:style>
  <w:style w:type="paragraph" w:styleId="Style7">
    <w:name w:val="Название объекта"/>
    <w:basedOn w:val="Normal"/>
    <w:next w:val="Normal"/>
    <w:qFormat/>
    <w:pPr>
      <w:spacing w:lineRule="auto" w:line="240"/>
      <w:ind w:firstLine="720" w:start="0" w:end="0"/>
    </w:pPr>
    <w:rPr>
      <w:sz w:val="24"/>
    </w:rPr>
  </w:style>
  <w:style w:type="paragraph" w:styleId="TOC1">
    <w:name w:val="TOC 1"/>
    <w:basedOn w:val="Normal"/>
    <w:next w:val="Normal"/>
    <w:pPr>
      <w:spacing w:before="120" w:after="120"/>
      <w:jc w:val="start"/>
    </w:pPr>
    <w:rPr>
      <w:b/>
      <w:caps/>
      <w:sz w:val="20"/>
    </w:rPr>
  </w:style>
  <w:style w:type="paragraph" w:styleId="TOC2">
    <w:name w:val="TOC 2"/>
    <w:basedOn w:val="Normal"/>
    <w:next w:val="Normal"/>
    <w:pPr>
      <w:ind w:firstLine="300" w:start="180" w:end="0"/>
      <w:jc w:val="start"/>
    </w:pPr>
    <w:rPr>
      <w:smallCaps/>
      <w:sz w:val="20"/>
    </w:rPr>
  </w:style>
  <w:style w:type="paragraph" w:styleId="TOC3">
    <w:name w:val="TOC 3"/>
    <w:basedOn w:val="Normal"/>
    <w:next w:val="Normal"/>
    <w:pPr>
      <w:ind w:firstLine="300" w:start="360" w:end="0"/>
      <w:jc w:val="start"/>
    </w:pPr>
    <w:rPr>
      <w:i/>
      <w:sz w:val="20"/>
    </w:rPr>
  </w:style>
  <w:style w:type="paragraph" w:styleId="TOC4">
    <w:name w:val="TOC 4"/>
    <w:basedOn w:val="Normal"/>
    <w:next w:val="Normal"/>
    <w:pPr>
      <w:ind w:firstLine="300" w:start="540" w:end="0"/>
      <w:jc w:val="start"/>
    </w:pPr>
    <w:rPr/>
  </w:style>
  <w:style w:type="paragraph" w:styleId="TOC5">
    <w:name w:val="TOC 5"/>
    <w:basedOn w:val="Normal"/>
    <w:next w:val="Normal"/>
    <w:pPr>
      <w:ind w:firstLine="300" w:start="720" w:end="0"/>
      <w:jc w:val="start"/>
    </w:pPr>
    <w:rPr/>
  </w:style>
  <w:style w:type="paragraph" w:styleId="TOC6">
    <w:name w:val="TOC 6"/>
    <w:basedOn w:val="Normal"/>
    <w:next w:val="Normal"/>
    <w:pPr>
      <w:ind w:firstLine="300" w:start="900" w:end="0"/>
      <w:jc w:val="start"/>
    </w:pPr>
    <w:rPr/>
  </w:style>
  <w:style w:type="paragraph" w:styleId="TOC7">
    <w:name w:val="TOC 7"/>
    <w:basedOn w:val="Normal"/>
    <w:next w:val="Normal"/>
    <w:pPr>
      <w:ind w:firstLine="300" w:start="1080" w:end="0"/>
      <w:jc w:val="start"/>
    </w:pPr>
    <w:rPr/>
  </w:style>
  <w:style w:type="paragraph" w:styleId="TOC8">
    <w:name w:val="TOC 8"/>
    <w:basedOn w:val="Normal"/>
    <w:next w:val="Normal"/>
    <w:pPr>
      <w:ind w:firstLine="300" w:start="1260" w:end="0"/>
      <w:jc w:val="start"/>
    </w:pPr>
    <w:rPr/>
  </w:style>
  <w:style w:type="paragraph" w:styleId="TOC9">
    <w:name w:val="TOC 9"/>
    <w:basedOn w:val="Normal"/>
    <w:next w:val="Normal"/>
    <w:pPr>
      <w:ind w:firstLine="300" w:start="1440" w:end="0"/>
      <w:jc w:val="start"/>
    </w:pPr>
    <w:rPr/>
  </w:style>
  <w:style w:type="paragraph" w:styleId="HeaderandFooter">
    <w:name w:val="Header and Footer"/>
    <w:basedOn w:val="Normal"/>
    <w:qFormat/>
    <w:pPr>
      <w:suppressLineNumbers/>
      <w:tabs>
        <w:tab w:val="clear" w:pos="680"/>
        <w:tab w:val="center" w:pos="4819" w:leader="none"/>
        <w:tab w:val="right" w:pos="9638" w:leader="none"/>
      </w:tabs>
    </w:pPr>
    <w:rPr/>
  </w:style>
  <w:style w:type="paragraph" w:styleId="Footer">
    <w:name w:val="Footer"/>
    <w:basedOn w:val="Normal"/>
    <w:pPr>
      <w:tabs>
        <w:tab w:val="clear" w:pos="680"/>
        <w:tab w:val="center" w:pos="4153" w:leader="none"/>
        <w:tab w:val="right" w:pos="8306" w:leader="none"/>
      </w:tabs>
    </w:pPr>
    <w:rPr/>
  </w:style>
  <w:style w:type="paragraph" w:styleId="3">
    <w:name w:val="Основной текст с отступом 3"/>
    <w:basedOn w:val="Normal"/>
    <w:qFormat/>
    <w:pPr>
      <w:spacing w:lineRule="auto" w:line="240"/>
      <w:ind w:firstLine="720" w:start="0" w:end="0"/>
      <w:jc w:val="start"/>
    </w:pPr>
    <w:rPr>
      <w:sz w:val="24"/>
    </w:rPr>
  </w:style>
  <w:style w:type="paragraph" w:styleId="EndnoteText">
    <w:name w:val="Endnote Text"/>
    <w:basedOn w:val="Normal"/>
    <w:pPr/>
    <w:rPr>
      <w:sz w:val="20"/>
    </w:rPr>
  </w:style>
  <w:style w:type="paragraph" w:styleId="22">
    <w:name w:val="Список 2"/>
    <w:basedOn w:val="Normal"/>
    <w:qFormat/>
    <w:pPr>
      <w:ind w:hanging="283" w:start="566" w:end="0"/>
    </w:pPr>
    <w:rPr/>
  </w:style>
  <w:style w:type="paragraph" w:styleId="31">
    <w:name w:val="Основной текст 3"/>
    <w:basedOn w:val="Normal"/>
    <w:qFormat/>
    <w:pPr>
      <w:spacing w:lineRule="auto" w:line="240"/>
      <w:ind w:hanging="0" w:start="0" w:end="0"/>
      <w:jc w:val="center"/>
    </w:pPr>
    <w:rPr>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image" Target="media/image1.png"/><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image" Target="media/image2.png"/><Relationship Id="rId15" Type="http://schemas.openxmlformats.org/officeDocument/2006/relationships/oleObject" Target="embeddings/oleObject1.bin"/><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8.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0.png"/><Relationship Id="rId32" Type="http://schemas.openxmlformats.org/officeDocument/2006/relationships/image" Target="media/image13.png"/><Relationship Id="rId33" Type="http://schemas.openxmlformats.org/officeDocument/2006/relationships/image" Target="media/image12.png"/><Relationship Id="rId34" Type="http://schemas.openxmlformats.org/officeDocument/2006/relationships/image" Target="media/image10.png"/><Relationship Id="rId35" Type="http://schemas.openxmlformats.org/officeDocument/2006/relationships/image" Target="media/image14.png"/><Relationship Id="rId36" Type="http://schemas.openxmlformats.org/officeDocument/2006/relationships/image" Target="media/image12.png"/><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footer" Target="footer19.xml"/><Relationship Id="rId43" Type="http://schemas.openxmlformats.org/officeDocument/2006/relationships/footer" Target="footer20.xml"/><Relationship Id="rId44" Type="http://schemas.openxmlformats.org/officeDocument/2006/relationships/footer" Target="footer21.xml"/><Relationship Id="rId45" Type="http://schemas.openxmlformats.org/officeDocument/2006/relationships/footer" Target="footer22.xml"/><Relationship Id="rId46" Type="http://schemas.openxmlformats.org/officeDocument/2006/relationships/footer" Target="footer23.xml"/><Relationship Id="rId47" Type="http://schemas.openxmlformats.org/officeDocument/2006/relationships/footer" Target="footer24.xml"/><Relationship Id="rId48" Type="http://schemas.openxmlformats.org/officeDocument/2006/relationships/footer" Target="footer25.xml"/><Relationship Id="rId49" Type="http://schemas.openxmlformats.org/officeDocument/2006/relationships/footer" Target="footer26.xml"/><Relationship Id="rId50" Type="http://schemas.openxmlformats.org/officeDocument/2006/relationships/footer" Target="footer27.xml"/><Relationship Id="rId51" Type="http://schemas.openxmlformats.org/officeDocument/2006/relationships/footer" Target="footer28.xml"/><Relationship Id="rId52" Type="http://schemas.openxmlformats.org/officeDocument/2006/relationships/footer" Target="footer29.xml"/><Relationship Id="rId53" Type="http://schemas.openxmlformats.org/officeDocument/2006/relationships/footer" Target="footer30.xml"/><Relationship Id="rId54" Type="http://schemas.openxmlformats.org/officeDocument/2006/relationships/footer" Target="footer31.xml"/><Relationship Id="rId55" Type="http://schemas.openxmlformats.org/officeDocument/2006/relationships/footer" Target="footer32.xml"/><Relationship Id="rId56" Type="http://schemas.openxmlformats.org/officeDocument/2006/relationships/footer" Target="footer33.xml"/><Relationship Id="rId57" Type="http://schemas.openxmlformats.org/officeDocument/2006/relationships/footer" Target="footer34.xml"/><Relationship Id="rId58" Type="http://schemas.openxmlformats.org/officeDocument/2006/relationships/footer" Target="footer35.xml"/><Relationship Id="rId59" Type="http://schemas.openxmlformats.org/officeDocument/2006/relationships/footer" Target="footer36.xml"/><Relationship Id="rId60" Type="http://schemas.openxmlformats.org/officeDocument/2006/relationships/footer" Target="footer37.xml"/><Relationship Id="rId61" Type="http://schemas.openxmlformats.org/officeDocument/2006/relationships/footer" Target="footer38.xml"/><Relationship Id="rId62" Type="http://schemas.openxmlformats.org/officeDocument/2006/relationships/footer" Target="footer39.xml"/><Relationship Id="rId63" Type="http://schemas.openxmlformats.org/officeDocument/2006/relationships/footer" Target="footer40.xml"/><Relationship Id="rId64" Type="http://schemas.openxmlformats.org/officeDocument/2006/relationships/footer" Target="footer41.xml"/><Relationship Id="rId65" Type="http://schemas.openxmlformats.org/officeDocument/2006/relationships/footer" Target="footer42.xml"/><Relationship Id="rId66" Type="http://schemas.openxmlformats.org/officeDocument/2006/relationships/footer" Target="footer43.xml"/><Relationship Id="rId67" Type="http://schemas.openxmlformats.org/officeDocument/2006/relationships/footer" Target="footer44.xml"/><Relationship Id="rId68" Type="http://schemas.openxmlformats.org/officeDocument/2006/relationships/footer" Target="footer45.xml"/><Relationship Id="rId69" Type="http://schemas.openxmlformats.org/officeDocument/2006/relationships/footer" Target="footer46.xml"/><Relationship Id="rId70" Type="http://schemas.openxmlformats.org/officeDocument/2006/relationships/footer" Target="footer47.xml"/><Relationship Id="rId71" Type="http://schemas.openxmlformats.org/officeDocument/2006/relationships/footer" Target="footer48.xml"/><Relationship Id="rId72" Type="http://schemas.openxmlformats.org/officeDocument/2006/relationships/footer" Target="footer49.xml"/><Relationship Id="rId73" Type="http://schemas.openxmlformats.org/officeDocument/2006/relationships/footer" Target="footer50.xml"/><Relationship Id="rId74" Type="http://schemas.openxmlformats.org/officeDocument/2006/relationships/footer" Target="footer51.xml"/><Relationship Id="rId75" Type="http://schemas.openxmlformats.org/officeDocument/2006/relationships/footer" Target="footer52.xml"/><Relationship Id="rId76" Type="http://schemas.openxmlformats.org/officeDocument/2006/relationships/footer" Target="footer53.xml"/><Relationship Id="rId77" Type="http://schemas.openxmlformats.org/officeDocument/2006/relationships/footer" Target="footer54.xml"/><Relationship Id="rId78" Type="http://schemas.openxmlformats.org/officeDocument/2006/relationships/footer" Target="footer55.xml"/><Relationship Id="rId79" Type="http://schemas.openxmlformats.org/officeDocument/2006/relationships/footer" Target="footer56.xml"/><Relationship Id="rId80" Type="http://schemas.openxmlformats.org/officeDocument/2006/relationships/footer" Target="footer57.xml"/><Relationship Id="rId81" Type="http://schemas.openxmlformats.org/officeDocument/2006/relationships/footer" Target="footer58.xml"/><Relationship Id="rId82" Type="http://schemas.openxmlformats.org/officeDocument/2006/relationships/footer" Target="footer59.xml"/><Relationship Id="rId83" Type="http://schemas.openxmlformats.org/officeDocument/2006/relationships/footer" Target="footer60.xml"/><Relationship Id="rId84" Type="http://schemas.openxmlformats.org/officeDocument/2006/relationships/footer" Target="footer61.xml"/><Relationship Id="rId85" Type="http://schemas.openxmlformats.org/officeDocument/2006/relationships/footer" Target="footer62.xml"/><Relationship Id="rId86" Type="http://schemas.openxmlformats.org/officeDocument/2006/relationships/footer" Target="footer63.xml"/><Relationship Id="rId87" Type="http://schemas.openxmlformats.org/officeDocument/2006/relationships/footer" Target="footer64.xml"/><Relationship Id="rId88" Type="http://schemas.openxmlformats.org/officeDocument/2006/relationships/footer" Target="footer65.xml"/><Relationship Id="rId89" Type="http://schemas.openxmlformats.org/officeDocument/2006/relationships/footer" Target="footer66.xml"/><Relationship Id="rId90" Type="http://schemas.openxmlformats.org/officeDocument/2006/relationships/footer" Target="footer67.xml"/><Relationship Id="rId91" Type="http://schemas.openxmlformats.org/officeDocument/2006/relationships/footer" Target="footer68.xml"/><Relationship Id="rId92" Type="http://schemas.openxmlformats.org/officeDocument/2006/relationships/footer" Target="footer69.xml"/><Relationship Id="rId93" Type="http://schemas.openxmlformats.org/officeDocument/2006/relationships/footer" Target="footer70.xml"/><Relationship Id="rId94" Type="http://schemas.openxmlformats.org/officeDocument/2006/relationships/footer" Target="footer71.xml"/><Relationship Id="rId95" Type="http://schemas.openxmlformats.org/officeDocument/2006/relationships/footer" Target="footer72.xml"/><Relationship Id="rId96" Type="http://schemas.openxmlformats.org/officeDocument/2006/relationships/footer" Target="footer73.xml"/><Relationship Id="rId97" Type="http://schemas.openxmlformats.org/officeDocument/2006/relationships/footer" Target="footer74.xml"/><Relationship Id="rId98" Type="http://schemas.openxmlformats.org/officeDocument/2006/relationships/footer" Target="footer75.xml"/><Relationship Id="rId99" Type="http://schemas.openxmlformats.org/officeDocument/2006/relationships/footer" Target="footer76.xml"/><Relationship Id="rId100" Type="http://schemas.openxmlformats.org/officeDocument/2006/relationships/footer" Target="footer77.xml"/><Relationship Id="rId101" Type="http://schemas.openxmlformats.org/officeDocument/2006/relationships/footer" Target="footer78.xml"/><Relationship Id="rId102" Type="http://schemas.openxmlformats.org/officeDocument/2006/relationships/footer" Target="footer79.xml"/><Relationship Id="rId103" Type="http://schemas.openxmlformats.org/officeDocument/2006/relationships/footer" Target="footer80.xml"/><Relationship Id="rId104" Type="http://schemas.openxmlformats.org/officeDocument/2006/relationships/footer" Target="footer81.xml"/><Relationship Id="rId105" Type="http://schemas.openxmlformats.org/officeDocument/2006/relationships/footer" Target="footer82.xml"/><Relationship Id="rId106" Type="http://schemas.openxmlformats.org/officeDocument/2006/relationships/footer" Target="footer83.xml"/><Relationship Id="rId107" Type="http://schemas.openxmlformats.org/officeDocument/2006/relationships/footer" Target="footer84.xml"/><Relationship Id="rId108" Type="http://schemas.openxmlformats.org/officeDocument/2006/relationships/footer" Target="footer85.xml"/><Relationship Id="rId109" Type="http://schemas.openxmlformats.org/officeDocument/2006/relationships/footnotes" Target="footnotes.xml"/><Relationship Id="rId110" Type="http://schemas.openxmlformats.org/officeDocument/2006/relationships/endnotes" Target="endnotes.xml"/><Relationship Id="rId111" Type="http://schemas.openxmlformats.org/officeDocument/2006/relationships/numbering" Target="numbering.xml"/><Relationship Id="rId112" Type="http://schemas.openxmlformats.org/officeDocument/2006/relationships/fontTable" Target="fontTable.xml"/><Relationship Id="rId113" Type="http://schemas.openxmlformats.org/officeDocument/2006/relationships/settings" Target="settings.xml"/><Relationship Id="rId1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2001-09-20T11:35:00Z</dcterms:created>
  <dc:creator>ORPM</dc:creator>
  <dc:description/>
  <dc:language>en-US</dc:language>
  <cp:lastModifiedBy>1</cp:lastModifiedBy>
  <dcterms:modified xsi:type="dcterms:W3CDTF">2001-09-20T11:35:00Z</dcterms:modified>
  <cp:revision>2</cp:revision>
  <dc:subject/>
  <dc:title>ДЕТСКАЯ</dc:title>
</cp:coreProperties>
</file>